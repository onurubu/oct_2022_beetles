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ZOTERO_TRANSFER_DOCUMENT</w:t>
      </w:r>
    </w:p>
    <w:p>
      <w:pPr>
        <w:pStyle w:val="BodyText"/>
        <w:spacing w:lineRule="auto" w:line="360"/>
        <w:rPr/>
      </w:pPr>
      <w:r>
        <w:rPr/>
      </w:r>
    </w:p>
    <w:p>
      <w:pPr>
        <w:pStyle w:val="Title"/>
        <w:spacing w:lineRule="auto" w:line="360"/>
        <w:rPr/>
      </w:pPr>
      <w:r>
        <w:rPr/>
        <w:t>The Zotero citations in this document have been converted to a format that can be safely transferred between word processors. Open this document in a supported word processor and press Refresh in the Zotero plugin to continue working with the citations.</w:t>
      </w:r>
    </w:p>
    <w:p>
      <w:pPr>
        <w:pStyle w:val="BodyText"/>
        <w:spacing w:lineRule="auto" w:line="360"/>
        <w:rPr/>
      </w:pPr>
      <w:r>
        <w:rPr/>
      </w:r>
    </w:p>
    <w:p>
      <w:pPr>
        <w:pStyle w:val="Title"/>
        <w:spacing w:lineRule="auto" w:line="360"/>
        <w:rPr/>
      </w:pPr>
      <w:r>
        <w:rPr/>
        <w:t xml:space="preserve">Chapter 1: </w:t>
      </w:r>
    </w:p>
    <w:p>
      <w:pPr>
        <w:pStyle w:val="Heading1"/>
        <w:spacing w:lineRule="auto" w:line="360"/>
        <w:ind w:hanging="0" w:start="0"/>
        <w:rPr/>
      </w:pPr>
      <w:r>
        <w:rPr/>
        <w:t>Introduction</w:t>
      </w:r>
    </w:p>
    <w:p>
      <w:pPr>
        <w:pStyle w:val="Heading2"/>
        <w:numPr>
          <w:ilvl w:val="1"/>
          <w:numId w:val="2"/>
        </w:numPr>
        <w:spacing w:lineRule="auto" w:line="360"/>
        <w:rPr/>
      </w:pPr>
      <w:r>
        <w:rPr/>
        <w:t>Insect decline and conservation bias</w:t>
      </w:r>
    </w:p>
    <w:p>
      <w:pPr>
        <w:pStyle w:val="BodyText"/>
        <w:rPr/>
      </w:pPr>
      <w:r>
        <w:rPr>
          <w:color w:val="000000"/>
        </w:rPr>
        <w:t xml:space="preserve">There has been an estimated 58% decline in global abundance for </w:t>
      </w:r>
      <w:r>
        <w:rPr/>
        <w:t>vertebrates</w:t>
      </w:r>
      <w:r>
        <w:rPr>
          <w:color w:val="000000"/>
        </w:rPr>
        <w:t xml:space="preserve"> over the last 50 years </w:t>
      </w:r>
      <w:hyperlink r:id="rId2">
        <w:r>
          <w:rPr>
            <w:rStyle w:val="Hyperlink"/>
            <w:color w:val="000000"/>
          </w:rPr>
          <w:t>ITEM CSL_CITATION {"citationID":"s3vcKKuU","properties":{"formattedCitation":"(WWF, 2016)","plainCitation":"(WWF, 2016)","noteIndex":0},"citationItems":[{"id":783,"uris":["http://zotero.org/users/9696131/items/QUTJ3QQ8"],"itemData":{"id":783,"type":"report","publisher-place":"WWF International, Gland, Switzerland.","title":"Living Planet Report 2016. Risk and resilience in a new era.","author":[{"family":"WWF","given":""}],"issued":{"date-parts":[["2016"]]}}}],"schema":"https://github.com/citation-style-language/schema/raw/master/csl-citation.json"}</w:t>
        </w:r>
      </w:hyperlink>
      <w:r>
        <w:rPr>
          <w:color w:val="000000"/>
        </w:rPr>
        <w:t>. However</w:t>
      </w:r>
      <w:r>
        <w:rPr>
          <w:color w:val="000000"/>
          <w:lang w:val="en-US"/>
        </w:rPr>
        <w:t>,</w:t>
      </w:r>
      <w:r>
        <w:rPr>
          <w:color w:val="000000"/>
        </w:rPr>
        <w:t xml:space="preserve"> the pace of decline </w:t>
      </w:r>
      <w:r>
        <w:rPr>
          <w:color w:val="000000"/>
          <w:lang w:val="en-US"/>
        </w:rPr>
        <w:t>in invertebrates, particularly</w:t>
      </w:r>
      <w:r>
        <w:rPr>
          <w:color w:val="000000"/>
        </w:rPr>
        <w:t xml:space="preserve"> </w:t>
      </w:r>
      <w:r>
        <w:rPr>
          <w:color w:val="000000"/>
          <w:lang w:val="en-US"/>
        </w:rPr>
        <w:t xml:space="preserve">insects, </w:t>
      </w:r>
      <w:r>
        <w:rPr>
          <w:color w:val="000000"/>
        </w:rPr>
        <w:t xml:space="preserve">reported by many studies </w:t>
      </w:r>
      <w:r>
        <w:rPr>
          <w:color w:val="000000"/>
          <w:lang w:val="en-US"/>
        </w:rPr>
        <w:t xml:space="preserve">far </w:t>
      </w:r>
      <w:r>
        <w:rPr>
          <w:color w:val="000000"/>
        </w:rPr>
        <w:t xml:space="preserve">exceeds that </w:t>
      </w:r>
      <w:r>
        <w:rPr>
          <w:color w:val="000000"/>
          <w:lang w:val="en-US"/>
        </w:rPr>
        <w:t>of</w:t>
      </w:r>
      <w:r>
        <w:rPr>
          <w:color w:val="000000"/>
        </w:rPr>
        <w:t xml:space="preserve"> vertebrates </w:t>
      </w:r>
      <w:hyperlink r:id="rId3">
        <w:r>
          <w:rPr>
            <w:rStyle w:val="Hyperlink"/>
            <w:color w:val="000000"/>
          </w:rPr>
          <w:t>ITEM CSL_CITATION {"citationID":"7EwQQGCY","properties":{"formattedCitation":"(Thomas {\\i{}et al.}, 2004; Hallmann {\\i{}et al.}, 2017)","plainCitation":"(Thomas et al., 2004; Hallmann et al., 2017)","noteIndex":0},"citationItems":[{"id":774,"uris":["http://zotero.org/users/9696131/items/WD3SZBWN"],"itemData":{"id":774,"type":"article-journal","abstract":"There is growing concern about increased population, regional, and global extinctions of species. A key question is whether extinction rates for one group of organisms are representative of other taxa. We present a comparison at the national scale of population and regional extinctions of birds, butterflies, and vascular plants from Britain in recent decades. Butterflies experienced the greatest net losses, disappearing on average from 13% of their previously occupied 10-kilometer squares. If insects elsewhere in the world are similarly sensitive, the known global extinction rates of vertebrate and plant species have an unrecorded parallel among the invertebrates, strengthening the hypothesis that the natural world is experiencing the sixth major extinction event in its history.","container-title":"Science","DOI":"10.1126/science.1095046","ISSN":"1095-9203","issue":"5665","journalAbbreviation":"Science","language":"eng","page":"1879-1881","PMID":"15031508","publisher-place":"New York, N.Y.","source":"PubMed","title":"Comparative losses of British butterflies, birds, and plants and the global extinction crisis","volume":"303","author":[{"family":"Thomas","given":"J. A."},{"family":"Telfer","given":"M. G."},{"family":"Roy","given":"D. B."},{"family":"Preston","given":"C. D."},{"family":"Greenwood","given":"J. J. D."},{"family":"Asher","given":"J."},{"family":"Fox","given":"R."},{"family":"Clarke","given":"R. T."},{"family":"Lawton","given":"J. H."}],"issued":{"date-parts":[["2004",3,19]]}}},{"id":683,"uris":["http://zotero.org/users/9696131/items/H8U3N2R5"],"itemData":{"id":683,"type":"article-journal","abstract":"Global declines in insects have sparked wide interest among scientists, politicians, and the general public. Loss of insect diversity and abundance is expected to provoke cascading effects on food webs and to jeopardize ecosystem services. Our understanding of the extent and underlying causes of this decline is based on the abundance of single species or taxonomic groups only, rather than changes in insect biomass which is more relevant for ecological functioning. Here, we used a standardized protocol to measure total insect biomass using Malaise traps, deployed over 27 years in 63 nature protection areas in Germany (96 unique location-year combinations) to infer on the status and trend of local entomofauna. Our analysis estimates a seasonal decline of 76%, and mid-summer decline of 82% in flying insect biomass over the 27 years of study. We show that this decline is apparent regardless of habitat type, while changes in weather, land use, and habitat characteristics cannot explain this overall decline. This yet unrecognized loss of insect biomass must be taken into account in evaluating declines in abundance of species depending on insects as a food source, and ecosystem functioning in the European landscape.","container-title":"PLOS ONE","DOI":"10.1371/journal.pone.0185809","ISSN":"1932-6203","issue":"10","journalAbbreviation":"PLOS ONE","language":"en","page":"e0185809","publisher":"Public Library of Science","source":"PLoS Journals","title":"More than 75 percent decline over 27 years in total flying insect biomass in protected areas","volume":"12","author":[{"family":"Hallmann","given":"Caspar A."},{"family":"Sorg","given":"Martin"},{"family":"Jongejans","given":"Eelke"},{"family":"Siepel","given":"Henk"},{"family":"Hofland","given":"Nick"},{"family":"Schwan","given":"Heinz"},{"family":"Stenmans","given":"Werner"},{"family":"Müller","given":"Andreas"},{"family":"Sumser","given":"Hubert"},{"family":"Hörren","given":"Thomas"},{"family":"Goulson","given":"Dave"},{"family":"Kroon","given":"Hans","dropping-particle":"de"}],"issued":{"date-parts":[["2017",10,18]]}}}],"schema":"https://github.com/citation-style-language/schema/raw/master/csl-citation.json"}</w:t>
        </w:r>
      </w:hyperlink>
      <w:r>
        <w:rPr>
          <w:color w:val="000000"/>
        </w:rPr>
        <w:t xml:space="preserve">. It is estimated that 40% of the world’s insect species could become extinct over the next few decades </w:t>
      </w:r>
      <w:hyperlink r:id="rId4">
        <w:r>
          <w:rPr>
            <w:rStyle w:val="Hyperlink"/>
            <w:color w:val="000000"/>
          </w:rPr>
          <w:t>ITEM CSL_CITATION {"citationID":"3LQ3IDcD","properties":{"formattedCitation":"(S\\uc0\\u225{}nchez-Bayo and Wyckhuys, 2019)","plainCitation":"(Sánchez-Bayo and Wyckhuys, 2019)","noteIndex":0},"citationItems":[{"id":63,"uris":["http://zotero.org/users/9696131/items/WP8JKUMY"],"itemData":{"id":63,"type":"article-journal","abstract":"Biodiversity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G."}],"issued":{"date-parts":[["2019",4,1]]}}}],"schema":"https://github.com/citation-style-language/schema/raw/master/csl-citation.json"}</w:t>
        </w:r>
      </w:hyperlink>
      <w:r>
        <w:rPr>
          <w:color w:val="000000"/>
        </w:rPr>
        <w:t xml:space="preserve">. Studies have already shown that there has been mass declines in insect diversity and abundance in various groups across different countries. </w:t>
      </w:r>
      <w:r>
        <w:rPr>
          <w:color w:val="000000"/>
          <w:lang w:val="en-US"/>
        </w:rPr>
        <w:t>For example, a</w:t>
      </w:r>
      <w:r>
        <w:rPr>
          <w:color w:val="000000"/>
        </w:rPr>
        <w:t xml:space="preserve"> long-term study assessing insect populations in German protected areas reported that flying insect (Lepidoptera and Hymenoptera) abundance declined by 75% in 27 years </w:t>
      </w:r>
      <w:hyperlink r:id="rId5">
        <w:r>
          <w:rPr>
            <w:rStyle w:val="Hyperlink"/>
            <w:color w:val="000000"/>
          </w:rPr>
          <w:t>ITEM CSL_CITATION {"citationID":"hKW9pUBl","properties":{"formattedCitation":"(Hallmann {\\i{}et al.}, 2017)","plainCitation":"(Hallmann et al., 2017)","noteIndex":0},"citationItems":[{"id":683,"uris":["http://zotero.org/users/9696131/items/H8U3N2R5"],"itemData":{"id":683,"type":"article-journal","abstract":"Global declines in insects have sparked wide interest among scientists, politicians, and the general public. Loss of insect diversity and abundance is expected to provoke cascading effects on food webs and to jeopardize ecosystem services. Our understanding of the extent and underlying causes of this decline is based on the abundance of single species or taxonomic groups only, rather than changes in insect biomass which is more relevant for ecological functioning. Here, we used a standardized protocol to measure total insect biomass using Malaise traps, deployed over 27 years in 63 nature protection areas in Germany (96 unique location-year combinations) to infer on the status and trend of local entomofauna. Our analysis estimates a seasonal decline of 76%, and mid-summer decline of 82% in flying insect biomass over the 27 years of study. We show that this decline is apparent regardless of habitat type, while changes in weather, land use, and habitat characteristics cannot explain this overall decline. This yet unrecognized loss of insect biomass must be taken into account in evaluating declines in abundance of species depending on insects as a food source, and ecosystem functioning in the European landscape.","container-title":"PLOS ONE","DOI":"10.1371/journal.pone.0185809","ISSN":"1932-6203","issue":"10","journalAbbreviation":"PLOS ONE","language":"en","page":"e0185809","publisher":"Public Library of Science","source":"PLoS Journals","title":"More than 75 percent decline over 27 years in total flying insect biomass in protected areas","volume":"12","author":[{"family":"Hallmann","given":"Caspar A."},{"family":"Sorg","given":"Martin"},{"family":"Jongejans","given":"Eelke"},{"family":"Siepel","given":"Henk"},{"family":"Hofland","given":"Nick"},{"family":"Schwan","given":"Heinz"},{"family":"Stenmans","given":"Werner"},{"family":"Müller","given":"Andreas"},{"family":"Sumser","given":"Hubert"},{"family":"Hörren","given":"Thomas"},{"family":"Goulson","given":"Dave"},{"family":"Kroon","given":"Hans","dropping-particle":"de"}],"issued":{"date-parts":[["2017",10,18]]}}}],"schema":"https://github.com/citation-style-language/schema/raw/master/csl-citation.json"}</w:t>
        </w:r>
      </w:hyperlink>
      <w:r>
        <w:rPr>
          <w:color w:val="000000"/>
        </w:rPr>
        <w:t xml:space="preserve">. Similar results were also observed in the </w:t>
      </w:r>
      <w:r>
        <w:rPr/>
        <w:t>Netherlands</w:t>
      </w:r>
      <w:r>
        <w:rPr>
          <w:color w:val="000000"/>
        </w:rPr>
        <w:t xml:space="preserve">, with long-term sampling indicating that moths declined by 61% and ground beetles by 42% across 27 years of monitoring </w:t>
      </w:r>
      <w:hyperlink r:id="rId6">
        <w:r>
          <w:rPr>
            <w:rStyle w:val="Hyperlink"/>
            <w:color w:val="000000"/>
          </w:rPr>
          <w:t>ITEM CSL_CITATION {"citationID":"K4IkgKLq","properties":{"formattedCitation":"(Hallmann {\\i{}et al.}, 2020)","plainCitation":"(Hallmann et al., 2020)","noteIndex":0},"citationItems":[{"id":784,"uris":["http://zotero.org/users/9696131/items/8AGH3EI8"],"itemData":{"id":784,"type":"article-journal","abstract":"We quantified long term trends in abundance andbiomass of macro-moths, beetles, caddisflies, mayflies, true bugs and lacewingsin two Dutch nature reserves, using pitfalls and light traps.\nUsing ligh...","container-title":"Insect Conservation and Diversity","DOI":"10.1111/icad.12377","ISSN":"1752-4598","issue":"2","language":"en","page":"127-139","publisher":"John Wiley &amp; Sons, Ltd","source":"resjournals.onlinelibrary.wiley.com","title":"Declining abundance of beetles, moths and caddisflies in the Netherlands","volume":"13","author":[{"family":"Hallmann","given":"Caspar A."},{"family":"Zeegers","given":"Theo"},{"family":"Klink","given":"Roel","dropping-particle":"van"},{"family":"Vermeulen","given":"Rikjan"},{"family":"Wielink","given":"Paul","dropping-particle":"van"},{"family":"Spijkers","given":"Henk"},{"family":"Deijk","given":"Jurriën","dropping-particle":"van"},{"family":"Steenis","given":"Wouter","dropping-particle":"van"},{"family":"Jongejans","given":"Eelke"}],"issued":{"date-parts":[["2020",3,1]]}}}],"schema":"https://github.com/citation-style-language/schema/raw/master/csl-citation.json"}</w:t>
        </w:r>
      </w:hyperlink>
      <w:r>
        <w:rPr>
          <w:color w:val="000000"/>
        </w:rPr>
        <w:t>. Outside of Europe, a 36-year study showed declines in biomass, ranging from 78% to 98% depending on the insect group</w:t>
      </w:r>
      <w:r>
        <w:rPr>
          <w:color w:val="000000"/>
          <w:lang w:val="en-US"/>
        </w:rPr>
        <w:t>. Together, these studies</w:t>
      </w:r>
      <w:r>
        <w:rPr>
          <w:color w:val="000000"/>
        </w:rPr>
        <w:t xml:space="preserve"> </w:t>
      </w:r>
      <w:r>
        <w:rPr>
          <w:color w:val="000000"/>
          <w:lang w:val="en-US"/>
        </w:rPr>
        <w:t>indicate</w:t>
      </w:r>
      <w:r>
        <w:rPr>
          <w:color w:val="000000"/>
        </w:rPr>
        <w:t xml:space="preserve"> that these declines are being reported in tropical as well </w:t>
      </w:r>
      <w:r>
        <w:rPr>
          <w:color w:val="000000"/>
          <w:lang w:val="en-US"/>
        </w:rPr>
        <w:t xml:space="preserve">as </w:t>
      </w:r>
      <w:r>
        <w:rPr>
          <w:color w:val="000000"/>
        </w:rPr>
        <w:t xml:space="preserve">temperate </w:t>
      </w:r>
      <w:r>
        <w:rPr>
          <w:color w:val="000000"/>
          <w:lang w:val="en-US"/>
        </w:rPr>
        <w:t>region</w:t>
      </w:r>
      <w:r>
        <w:rPr>
          <w:color w:val="000000"/>
        </w:rPr>
        <w:t xml:space="preserve">s </w:t>
      </w:r>
      <w:hyperlink r:id="rId7">
        <w:r>
          <w:rPr>
            <w:rStyle w:val="Hyperlink"/>
            <w:color w:val="000000"/>
          </w:rPr>
          <w:t>ITEM CSL_CITATION {"citationID":"QrG2rgnx","properties":{"formattedCitation":"(Lister and Garcia, 2018)","plainCitation":"(Lister and Garcia, 2018)","noteIndex":0},"citationItems":[{"id":786,"uris":["http://zotero.org/users/9696131/items/ST2LAZEB"],"itemData":{"id":786,"type":"article-journal","abstract":"A number of studies indicate that tropical arthropods should be particularly vulnerable to climate warming. If these predictions are realized, climate warming may have a more profound impact on the functioning and diversity of tropical forests than currently anticipated. Although arthropods comprise over two-thirds of terrestrial species, information on their abundance and extinction rates in tropical habitats is severely limited. Here we analyze data on arthropod and insectivore abundances taken between 1976 and 2012 at two midelevation habitats in Puerto Rico’s Luquillo rainforest. During this time, mean maximum temperatures have risen by 2.0 °C. Using the same study area and methods employed by Lister in the 1970s, we discovered that the dry weight biomass of arthropods captured in sweep samples had declined 4 to 8 times, and 30 to 60 times in sticky traps. Analysis of long-term data on canopy arthropods and walking sticks taken as part of the Luquillo Long-Term Ecological Research program revealed sustained declines in abundance over two decades, as well as negative regressions of abundance on mean maximum temperatures. We also document parallel decreases in Luquillo’s insectivorous lizards, frogs, and birds. While El Niño/Southern Oscillation influences the abundance of forest arthropods, climate warming is the major driver of reductions in arthropod abundance, indirectly precipitating a bottom-up trophic cascade and consequent collapse of the forest food web.","container-title":"Proceedings of the National Academy of Sciences","DOI":"10.1073/pnas.1722477115","issue":"44","page":"E10397-E10406","publisher":"Proceedings of the National Academy of Sciences","source":"pnas.org (Atypon)","title":"Climate-driven declines in arthropod abundance restructure a rainforest food web","volume":"115","author":[{"family":"Lister","given":"Bradford C."},{"family":"Garcia","given":"Andres"}],"issued":{"date-parts":[["2018",10,30]]}}}],"schema":"https://github.com/citation-style-language/schema/raw/master/csl-citation.json"}</w:t>
        </w:r>
      </w:hyperlink>
      <w:r>
        <w:rPr>
          <w:color w:val="000000"/>
        </w:rPr>
        <w:t>. The main proposed reasons for these observed insects declines are due to habitat loss, environmental pollution</w:t>
      </w:r>
      <w:r>
        <w:rPr>
          <w:color w:val="000000"/>
          <w:lang w:val="en-US"/>
        </w:rPr>
        <w:t>,</w:t>
      </w:r>
      <w:r>
        <w:rPr>
          <w:color w:val="000000"/>
        </w:rPr>
        <w:t xml:space="preserve"> pesticides, pathogens, invasive species, and climate change </w:t>
      </w:r>
      <w:hyperlink r:id="rId8">
        <w:r>
          <w:rPr>
            <w:rStyle w:val="Hyperlink"/>
            <w:color w:val="000000"/>
          </w:rPr>
          <w:t>ITEM CSL_CITATION {"citationID":"bpFietpZ","properties":{"formattedCitation":"(S\\uc0\\u225{}nchez-Bayo and Wyckhuys, 2019)","plainCitation":"(Sánchez-Bayo and Wyckhuys, 2019)","noteIndex":0},"citationItems":[{"id":63,"uris":["http://zotero.org/users/9696131/items/WP8JKUMY"],"itemData":{"id":63,"type":"article-journal","abstract":"Biodiversity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G."}],"issued":{"date-parts":[["2019",4,1]]}}}],"schema":"https://github.com/citation-style-language/schema/raw/master/csl-citation.json"}</w:t>
        </w:r>
      </w:hyperlink>
      <w:r>
        <w:rPr/>
        <w:t>.</w:t>
      </w:r>
    </w:p>
    <w:p>
      <w:pPr>
        <w:pStyle w:val="BodyText"/>
        <w:rPr/>
      </w:pPr>
      <w:r>
        <w:rPr>
          <w:color w:val="000000"/>
        </w:rPr>
        <w:t xml:space="preserve">This proportionately accelerated insect decline has been </w:t>
      </w:r>
      <w:r>
        <w:rPr/>
        <w:t>attributed to various</w:t>
      </w:r>
      <w:r>
        <w:rPr>
          <w:color w:val="000000"/>
        </w:rPr>
        <w:t xml:space="preserve"> factors. Some examples are that insects might be more sensitive to gradual small-scale environmental changes that occur in their surrounding environments</w:t>
      </w:r>
      <w:r>
        <w:rPr>
          <w:color w:val="000000"/>
          <w:lang w:val="en-US"/>
        </w:rPr>
        <w:t>, meaning</w:t>
      </w:r>
      <w:r>
        <w:rPr>
          <w:color w:val="000000"/>
        </w:rPr>
        <w:t xml:space="preserve"> their populations respond </w:t>
      </w:r>
      <w:r>
        <w:rPr>
          <w:color w:val="000000"/>
          <w:lang w:val="en-US"/>
        </w:rPr>
        <w:t xml:space="preserve">more quickly to disturbances than those of large </w:t>
      </w:r>
      <w:r>
        <w:rPr>
          <w:color w:val="000000"/>
        </w:rPr>
        <w:t xml:space="preserve">organisms </w:t>
      </w:r>
      <w:hyperlink r:id="rId9">
        <w:r>
          <w:rPr>
            <w:rStyle w:val="Hyperlink"/>
            <w:color w:val="000000"/>
          </w:rPr>
          <w:t>ITEM CSL_CITATION {"citationID":"zZ8aCiNX","properties":{"formattedCitation":"(Goulson, 2019)","plainCitation":"(Goulson, 2019)","noteIndex":0},"citationItems":[{"id":788,"uris":["http://zotero.org/users/9696131/items/3SPLIVFS"],"itemData":{"id":788,"type":"article-journal","abstract":"&lt;h2&gt;Summary&lt;/h2&gt;&lt;p&gt;The majority of conservation efforts and public attention are focused on large, charismatic mammals and birds such as tigers, pandas and penguins, yet the bulk of animal life, whether measured by biomass, numerical abundance or numbers of species, consists of invertebrates such as insects. Arguably, these innumerable little creatures are far more important for the functioning of ecosystems than their furry or feathered brethren, but until recently we had few long-term data on their population trends. Recent studies from Germany and Puerto Rico suggest that insects may be in a state of catastrophic population collapse: the German data describe a 76% decline in biomass over 26 years, while the Puerto Rican study estimates a decline of between 75% and 98% over 35 years. Corroborative evidence, for example from butterflies in Europe and California (which both show slightly less dramatic reductions in abundance), suggest that these declines are not isolated. The causes are much debated, but almost certainly include habitat loss, chronic exposure to pesticides, and climate change. The consequences are clear; insects are integral to every terrestrial food web, being food for numerous birds, bats, reptiles, amphibians and fish, and performing vital roles such as pollination, pest control and nutrient recycling. Terrestrial and freshwater ecosystems will collapse without insects. These studies are a warning that we may have failed to appreciate the full scale and pace of environmental degradation caused by human activities in the Anthropocene.&lt;/p&gt;","container-title":"Current Biology","DOI":"10.1016/j.cub.2019.06.069","ISSN":"0960-9822","issue":"19","journalAbbreviation":"Current Biology","language":"English","page":"R967-R971","PMID":"31593678","publisher":"Elsevier","source":"www.cell.com","title":"The insect apocalypse, and why it matters","volume":"29","author":[{"family":"Goulson","given":"Dave"}],"issued":{"date-parts":[["2019",10,7]]}}}],"schema":"https://github.com/citation-style-language/schema/raw/master/csl-citation.json"}</w:t>
        </w:r>
      </w:hyperlink>
      <w:r>
        <w:rPr>
          <w:color w:val="000000"/>
        </w:rPr>
        <w:t xml:space="preserve">. There has also been less effort placed into monitoring and conserving insects in particular, with other groups of fauna and flora all having conservation strategies targeting them </w:t>
      </w:r>
      <w:hyperlink r:id="rId10">
        <w:r>
          <w:rPr>
            <w:rStyle w:val="Hyperlink"/>
            <w:color w:val="000000"/>
          </w:rPr>
          <w:t>ITEM CSL_CITATION {"citationID":"7HIa2vlZ","properties":{"formattedCitation":"(van der Sluijs, 2020)","plainCitation":"(van der Sluijs, 2020)","noteIndex":0},"citationItems":[{"id":770,"uris":["http://zotero.org/users/9696131/items/X4QF5DYN"],"itemData":{"id":770,"type":"article-journal","abstract":"The Earth’s entomofauna seems in an ongoing state of collapse. Insect decline could pose a global risk to key insect-mediated ecosystem functions and services such as soil and freshwater functions (nutrient cycling, soil formation, decomposition, and water purification), biological pest control, pollination services and food web support that all are critical to ecosystem functioning, human health and human survival. At present the attention for insect decline is low in all domains, ranging from scientific research to policy-making to nature conservation. Scientists made urgent calls to prioritise insect conservation. An international treaty for global pollinator stewardship and pollinator ecosystem restoration is urgently needed to counteract the current crisis. A review of insect pollinator conservation policies found that despite scientific calls and public outcry to develop polices that addresses declines, governments have not delivered such legislation, nor have they met basic monitoring needs recommended by experts.","collection-title":"Reflections on advances in health and environment research in the context of the COVID-19 pandemic","container-title":"Current Opinion in Environmental Sustainability","DOI":"10.1016/j.cosust.2020.08.012","ISSN":"1877-3435","journalAbbreviation":"Current Opinion in Environmental Sustainability","page":"39-42","source":"ScienceDirect","title":"Insect decline, an emerging global environmental risk","volume":"46","author":[{"family":"Sluijs","given":"Jeroen P","non-dropping-particle":"van der"}],"issued":{"date-parts":[["2020",10,1]]}}}],"schema":"https://github.com/citation-style-language/schema/raw/master/csl-citation.json"}</w:t>
        </w:r>
      </w:hyperlink>
      <w:r>
        <w:rPr>
          <w:color w:val="000000"/>
        </w:rPr>
        <w:t xml:space="preserve">. Public knowledge and perception of the importance of insects have been suggested as a possible reason why there has been such a disparity in conservation efforts </w:t>
      </w:r>
      <w:hyperlink r:id="rId11">
        <w:r>
          <w:rPr>
            <w:rStyle w:val="Hyperlink"/>
            <w:color w:val="000000"/>
          </w:rPr>
          <w:t>ITEM CSL_CITATION {"citationID":"Zg5e4Hk3","properties":{"formattedCitation":"(Goulson, 2019)","plainCitation":"(Goulson, 2019)","noteIndex":0},"citationItems":[{"id":788,"uris":["http://zotero.org/users/9696131/items/3SPLIVFS"],"itemData":{"id":788,"type":"article-journal","abstract":"&lt;h2&gt;Summary&lt;/h2&gt;&lt;p&gt;The majority of conservation efforts and public attention are focused on large, charismatic mammals and birds such as tigers, pandas and penguins, yet the bulk of animal life, whether measured by biomass, numerical abundance or numbers of species, consists of invertebrates such as insects. Arguably, these innumerable little creatures are far more important for the functioning of ecosystems than their furry or feathered brethren, but until recently we had few long-term data on their population trends. Recent studies from Germany and Puerto Rico suggest that insects may be in a state of catastrophic population collapse: the German data describe a 76% decline in biomass over 26 years, while the Puerto Rican study estimates a decline of between 75% and 98% over 35 years. Corroborative evidence, for example from butterflies in Europe and California (which both show slightly less dramatic reductions in abundance), suggest that these declines are not isolated. The causes are much debated, but almost certainly include habitat loss, chronic exposure to pesticides, and climate change. The consequences are clear; insects are integral to every terrestrial food web, being food for numerous birds, bats, reptiles, amphibians and fish, and performing vital roles such as pollination, pest control and nutrient recycling. Terrestrial and freshwater ecosystems will collapse without insects. These studies are a warning that we may have failed to appreciate the full scale and pace of environmental degradation caused by human activities in the Anthropocene.&lt;/p&gt;","container-title":"Current Biology","DOI":"10.1016/j.cub.2019.06.069","ISSN":"0960-9822","issue":"19","journalAbbreviation":"Current Biology","language":"English","page":"R967-R971","PMID":"31593678","publisher":"Elsevier","source":"www.cell.com","title":"The insect apocalypse, and why it matters","volume":"29","author":[{"family":"Goulson","given":"Dave"}],"issued":{"date-parts":[["2019",10,7]]}}}],"schema":"https://github.com/citation-style-language/schema/raw/master/csl-citation.json"}</w:t>
        </w:r>
      </w:hyperlink>
      <w:r>
        <w:rPr>
          <w:color w:val="000000"/>
        </w:rPr>
        <w:t xml:space="preserve">. In the most recent United Nations global biodiversity conservation plan, many different vertebrate and plant groups have been selected as conservation targets and indicators for biodiversity health, but insects are still </w:t>
      </w:r>
      <w:r>
        <w:rPr>
          <w:color w:val="000000"/>
          <w:lang w:val="en-US"/>
        </w:rPr>
        <w:t>largely overlooked</w:t>
      </w:r>
      <w:r>
        <w:rPr>
          <w:color w:val="000000"/>
        </w:rPr>
        <w:t xml:space="preserve"> </w:t>
      </w:r>
      <w:hyperlink r:id="rId12">
        <w:r>
          <w:rPr>
            <w:rStyle w:val="Hyperlink"/>
            <w:color w:val="000000"/>
          </w:rPr>
          <w:t>ITEM CSL_CITATION {"citationID":"tzBSxQOu","properties":{"formattedCitation":"(CBD/COP/15/17, 2023)","plainCitation":"(CBD/COP/15/17, 2023)","noteIndex":0},"citationItems":[{"id":773,"uris":["http://zotero.org/users/9696131/items/7C6R8JFV"],"itemData":{"id":773,"type":"article-journal","page":"292 p. :","publisher":"UN,","publisher-place":"Nairobi :. 2023-10-20","title":"Report of the Conference of the Parties to the Convention on Biological Diversity on the 2nd part of its 15th meeting, Part II and resumed part II, Montreal, Canada, 7-19 December 2022, Nairobi, 19 and 20 October 2023","title-short":"Kunming-Montreal","author":[{"family":"CBD/COP/15/17","given":""}],"issued":{"date-parts":[["2023",10]]}}}],"schema":"https://github.com/citation-style-language/schema/raw/master/csl-citation.json"}</w:t>
        </w:r>
      </w:hyperlink>
      <w:r>
        <w:rPr>
          <w:color w:val="000000"/>
        </w:rPr>
        <w:t>.</w:t>
      </w:r>
    </w:p>
    <w:p>
      <w:pPr>
        <w:pStyle w:val="BodyText"/>
        <w:rPr/>
      </w:pPr>
      <w:r>
        <w:rPr>
          <w:color w:val="000000"/>
        </w:rPr>
        <w:t xml:space="preserve">Insects provide a wide range of valuable ecosystem services to the environments that they inhabit. Therefore, any declines in diversity or abundance could result in cascading effects across many trophic levels and eventual collapse of the vital ecosystem services that occur in these environments </w:t>
      </w:r>
      <w:hyperlink r:id="rId13">
        <w:r>
          <w:rPr>
            <w:rStyle w:val="Hyperlink"/>
            <w:color w:val="000000"/>
          </w:rPr>
          <w:t>ITEM CSL_CITATION {"citationID":"a7IH2DOv","properties":{"formattedCitation":"(Wagner, 2020)","plainCitation":"(Wagner, 2020)","noteIndex":0},"citationItems":[{"id":794,"uris":["http://zotero.org/users/9696131/items/ICM8W8N9"],"itemData":{"id":794,"type":"article-journal","abstract":"Insect declines are being reported worldwide for flying, ground, and aquatic lineages. Most reports come from western and northern Europe, where the insect fauna is well-studied and there are considerable demographic data for many taxonomically disparate lineages. Additional cases of faunal losses have been noted from Asia, North America, the Arctic, the Neotropics, and elsewhere. While this review addresses both species loss and population declines, its emphasis is on the latter. Declines of abundant species can be especially worrisome, given that they anchor trophic interactions and shoulder many of the essential ecosystem services of their respective communities. A review of the factors believed to be responsible for observed collapses and those perceived to be especially threatening to insects form the core of this treatment. In addition to widely recognized threats to insect biodiversity, e.g., habitat destruction, agricultural intensification (including pesticide use), climate change, and invasive species, this assessment highlights a few less commonly considered factors such as atmospheric nitrification from the burning of fossil fuels and the effects of droughts and changing precipitation patterns. Because the geographic extent and magnitude of insect declines are largely unknown, there is an urgent need for monitoring efforts, especially across ecological gradients, which will help to identify important causal factors in declines. This review also considers the status of vertebrate insectivores, reporting bias, challenges inherent in collecting and interpreting insect demographic data, and cases of increasing insect abundance.","container-title":"Annual Review of Entomology","DOI":"10.1146/annurev-ento-011019-025151","ISSN":"0066-4170, 1545-4487","issue":"1","journalAbbreviation":"Annu. Rev. Entomol.","language":"en","page":"457-480","source":"DOI.org (Crossref)","title":"Insect Declines in the Anthropocene","volume":"65","author":[{"family":"Wagner","given":"David L."}],"issued":{"date-parts":[["2020",1,7]]}}}],"schema":"https://github.com/citation-style-language/schema/raw/master/csl-citation.json"}</w:t>
        </w:r>
      </w:hyperlink>
      <w:r>
        <w:rPr>
          <w:color w:val="000000"/>
        </w:rPr>
        <w:t xml:space="preserve">. </w:t>
      </w:r>
      <w:r>
        <w:rPr>
          <w:color w:val="000000"/>
          <w:lang w:val="en-US"/>
        </w:rPr>
        <w:t>Most</w:t>
      </w:r>
      <w:r>
        <w:rPr>
          <w:color w:val="000000"/>
        </w:rPr>
        <w:t xml:space="preserve"> flowering plants are pollinated by animals,</w:t>
      </w:r>
      <w:r>
        <w:rPr>
          <w:color w:val="000000"/>
          <w:lang w:val="en-US"/>
        </w:rPr>
        <w:t xml:space="preserve"> and insects make up the</w:t>
      </w:r>
      <w:r>
        <w:rPr>
          <w:color w:val="000000"/>
        </w:rPr>
        <w:t xml:space="preserve"> majority of </w:t>
      </w:r>
      <w:r>
        <w:rPr>
          <w:color w:val="000000"/>
          <w:lang w:val="en-US"/>
        </w:rPr>
        <w:t>these pollinators</w:t>
      </w:r>
      <w:r>
        <w:rPr>
          <w:color w:val="000000"/>
        </w:rPr>
        <w:t xml:space="preserve"> </w:t>
      </w:r>
      <w:hyperlink r:id="rId14">
        <w:r>
          <w:rPr>
            <w:rStyle w:val="Hyperlink"/>
            <w:color w:val="000000"/>
          </w:rPr>
          <w:t>ITEM CSL_CITATION {"citationID":"TiUVltcg","properties":{"formattedCitation":"(Ollerton, Winfree and Tarrant, 2011)","plainCitation":"(Ollerton, Winfree and Tarrant, 2011)","noteIndex":0},"citationItems":[{"id":796,"uris":["http://zotero.org/users/9696131/items/BYUZ2YRM"],"itemData":{"id":796,"type":"article-journal","abstract":"It is clear that the majority of flowering plants are pollinated by insects and other animals, with a minority utilising abiotic pollen vectors, mainly wind. However there is no accurate published ca...","container-title":"Oikos","DOI":"10.1111/j.1600-0706.2010.18644.x","ISSN":"1600-0706","issue":"3","language":"en","page":"321-326","publisher":"John Wiley &amp; Sons, Ltd","source":"nsojournals.onlinelibrary.wiley.com","title":"How many flowering plants are pollinated by animals?","volume":"120","author":[{"family":"Ollerton","given":"Jeff"},{"family":"Winfree","given":"Rachael"},{"family":"Tarrant","given":"Sam"}],"issued":{"date-parts":[["2011",3,1]]}}}],"schema":"https://github.com/citation-style-language/schema/raw/master/csl-citation.json"}</w:t>
        </w:r>
      </w:hyperlink>
      <w:r>
        <w:rPr>
          <w:color w:val="000000"/>
        </w:rPr>
        <w:t xml:space="preserve">. In terms of insects’ direct effect on human lives, 35% of the food produced globally for human consumption relies on insect pollination </w:t>
      </w:r>
      <w:hyperlink r:id="rId15">
        <w:r>
          <w:rPr>
            <w:rStyle w:val="Hyperlink"/>
            <w:color w:val="000000"/>
          </w:rPr>
          <w:t>ITEM CSL_CITATION {"citationID":"rxepj6gb","properties":{"formattedCitation":"(van der Sluijs and Vaage, 2016)","plainCitation":"(van der Sluijs and Vaage, 2016)","noteIndex":0},"citationItems":[{"id":797,"uris":["http://zotero.org/users/9696131/items/YNGZI8XQ"],"itemData":{"id":797,"type":"article-journal","abstract":"Over the past decades, both wild and domesticated insect pollinators are in dramatic decline, which puts at stake the existence of species, ecosystem resilience and global food security. Globally, 87 of major food crops depend on animal pollination. Together these account for 35 % of the world food production volume. Pollinator mediated crops are indispensable for essential micronutrients in the human diet. Many ornamental plants as well as crops for fibre, fodder, biofuels, timber and phytopharmaceuticals also depend on insect pollinators. This article aims to map the current situation of pollinators worldwide, with a focus on the critical role of pollinators in the human food chain and ecosystem sustainability, their intrinsic and extrinsic value, as well as the causes of their declines and the interventions needed to conserve them, in order to develop an argument for the importance of conserving and restoring pollinator populations and diversity. The present pollinator crisis threatens global and local food security, can worsen the problems of hidden hunger, erodes ecosystem resilience, and can destabilise ecosystems that form our life support system. An integrated approach that simultaneously addresses the key drivers is needed. This includes creation and restoration of floral and nesting resources, a global phase out of prophylactic use of neonicotinoids and fipronil, improvement of test protocols in authorisation of agrochemicals, and restoration and maintenance of independence in regulatory science. The authors argue that an international treaty for global pollinator stewardship and pollinator ecosystem restoration should be initiated in order to systemically counteract the current crisis.","container-title":"Food Ethics","DOI":"10.1007/s41055-016-0003-z","ISSN":"2364-6861","issue":"1","journalAbbreviation":"Food ethics","language":"en","page":"75-91","source":"Springer Link","title":"Pollinators and Global Food Security: the Need for Holistic Global Stewardship","title-short":"Pollinators and Global Food Security","volume":"1","author":[{"family":"Sluijs","given":"Jeroen P.","non-dropping-particle":"van der"},{"family":"Vaage","given":"Nora S."}],"issued":{"date-parts":[["2016",6,1]]}}}],"schema":"https://github.com/citation-style-language/schema/raw/master/csl-citation.json"}</w:t>
        </w:r>
      </w:hyperlink>
      <w:r>
        <w:rPr>
          <w:color w:val="000000"/>
        </w:rPr>
        <w:t xml:space="preserve">. Almost the entirety of certain essential micronutrients in human diets </w:t>
      </w:r>
      <w:r>
        <w:rPr>
          <w:color w:val="000000"/>
          <w:lang w:val="en-US"/>
        </w:rPr>
        <w:t>is</w:t>
      </w:r>
      <w:r>
        <w:rPr>
          <w:color w:val="000000"/>
        </w:rPr>
        <w:t xml:space="preserve"> provided by these pollinator-mediated crops </w:t>
      </w:r>
      <w:hyperlink r:id="rId16">
        <w:r>
          <w:rPr>
            <w:rStyle w:val="Hyperlink"/>
            <w:color w:val="000000"/>
          </w:rPr>
          <w:t>ITEM CSL_CITATION {"citationID":"v0TxFkJB","properties":{"formattedCitation":"(Eilers {\\i{}et al.}, 2011)","plainCitation":"(Eilers et al., 2011)","noteIndex":0},"citationItems":[{"id":790,"uris":["http://zotero.org/users/9696131/items/X93UGMU4"],"itemData":{"id":790,"type":"article-journal","abstract":"The contribution of nutrients from animal pollinated world crops has not previously been evaluated as a biophysical measure for the value of pollination services. This study evaluates the nutritional composition of animal-pollinated world crops. We calculated pollinator dependent and independent proportions of different nutrients of world crops, employing FAO data for crop production, USDA data for nutritional composition, and pollinator dependency data according to Klein et al. (2007). Crop plants that depend fully or partially on animal pollinators contain more than 90% of vitamin C, the whole quantity of Lycopene and almost the full quantity of the antioxidants β-cryptoxanthin and β-tocopherol, the majority of the lipid, vitamin A and related carotenoids, calcium and fluoride, and a large portion of folic acid. Ongoing pollinator decline may thus exacerbate current difficulties of providing a nutritionally adequate diet for the global human population.","container-title":"PLOS ONE","DOI":"10.1371/journal.pone.0021363","ISSN":"1932-6203","issue":"6","journalAbbreviation":"PLOS ONE","language":"en","page":"e21363","publisher":"Public Library of Science","source":"PLoS Journals","title":"Contribution of Pollinator-Mediated Crops to Nutrients in the Human Food Supply","volume":"6","author":[{"family":"Eilers","given":"Elisabeth J."},{"family":"Kremen","given":"Claire"},{"family":"Greenleaf","given":"Sarah Smith"},{"family":"Garber","given":"Andrea K."},{"family":"Klein","given":"Alexandra-Maria"}],"issued":{"date-parts":[["2011",6,22]]}}}],"schema":"https://github.com/citation-style-language/schema/raw/master/csl-citation.json"}</w:t>
        </w:r>
      </w:hyperlink>
      <w:r>
        <w:rPr>
          <w:color w:val="000000"/>
        </w:rPr>
        <w:t xml:space="preserve">. The decline and partial disappearance of pollinating insects are expected to cause global health problems due to nutritional deficiencies </w:t>
      </w:r>
      <w:hyperlink r:id="rId17">
        <w:r>
          <w:rPr>
            <w:rStyle w:val="Hyperlink"/>
            <w:color w:val="000000"/>
          </w:rPr>
          <w:t>ITEM CSL_CITATION {"citationID":"ypoEk8U0","properties":{"formattedCitation":"(Daily and Karp, 2015; Smith {\\i{}et al.}, 2015)","plainCitation":"(Daily and Karp, 2015; Smith et al., 2015)","noteIndex":0},"citationItems":[{"id":799,"uris":["http://zotero.org/users/9696131/items/I4C7NE78"],"itemData":{"id":799,"type":"article-journal","container-title":"The Lancet","DOI":"10.1016/S0140-6736(15)61244-2","ISSN":"0140-6736","issue":"10007","journalAbbreviation":"The Lancet","page":"1925-1927","source":"ScienceDirect","title":"Nature's bounties: reliance on pollinators for health","title-short":"Nature's bounties","volume":"386","author":[{"family":"Daily","given":"Gretchen C"},{"family":"Karp","given":"Daniel S"}],"issued":{"date-parts":[["2015",11,14]]}}},{"id":792,"uris":["http://zotero.org/users/9696131/items/5UQJZ5IR"],"itemData":{"id":792,"type":"article-journal","container-title":"The Lancet","DOI":"10.1016/S0140-6736(15)61085-6","ISSN":"0140-6736, 1474-547X","issue":"10007","journalAbbreviation":"The Lancet","language":"English","page":"1964-1972","PMID":"26188748","publisher":"Elsevier","source":"www.thelancet.com","title":"Effects of decreases of animal pollinators on human nutrition and global health: a modelling analysis","title-short":"Effects of decreases of animal pollinators on human nutrition and global health","volume":"386","author":[{"family":"Smith","given":"Matthew R."},{"family":"Singh","given":"Gitanjali M."},{"family":"Mozaffarian","given":"Dariush"},{"family":"Myers","given":"Samuel S."}],"issued":{"date-parts":[["2015",11,14]]}}}],"schema":"https://github.com/citation-style-language/schema/raw/master/csl-citation.json"}</w:t>
        </w:r>
      </w:hyperlink>
      <w:r>
        <w:rPr>
          <w:color w:val="000000"/>
        </w:rPr>
        <w:t xml:space="preserve">. In addition to their benefits towards humans, insects also provide vital services to natural environments. They provide natural pest control, decomposition, ecosystem maintenance, and also provide a vast biomass that can feed other organisms present within those environments </w:t>
      </w:r>
      <w:hyperlink r:id="rId18">
        <w:r>
          <w:rPr>
            <w:rStyle w:val="Hyperlink"/>
            <w:color w:val="000000"/>
          </w:rPr>
          <w:t>ITEM CSL_CITATION {"citationID":"GGNnhKeC","properties":{"formattedCitation":"(Kremen and Chaplin-Kramer, 2007; Oberhauser and Guiney, 2009)","plainCitation":"(Kremen and Chaplin-Kramer, 2007; Oberhauser and Guiney, 2009)","noteIndex":0},"citationItems":[{"id":42,"uris":["http://zotero.org/users/9696131/items/YVH8JF8K"],"itemData":{"id":42,"type":"chapter","container-title":"Insect Conservation Biology","ISBN":"978-1-84593-254-1","language":"en","note":"DOI: 10.1079/9781845932541.0000","page":"349-382","publisher":"CAB International","publisher-place":"UK","source":"DOI.org (Crossref)","title":"Insects as Providers of Ecosystem Services: Crop Pollination and Pest Control","URL":"http://www.cabidigitallibrary.org/doi/book/10.1079/9781845932541.0000","author":[{"family":"Kremen","given":"Claire"},{"family":"Chaplin-Kramer","given":"Rebecca"}],"accessed":{"date-parts":[["2023",6,18]]},"issued":{"date-parts":[["2007",6,27]]}}},{"id":49,"uris":["http://zotero.org/users/9696131/items/JBNZLHQ5"],"itemData":{"id":49,"type":"article-journal","abstract":"Abstract\n              Insect conservation has generally received less public attention than vertebrate conservation. Less is known about threats to invertebrates, and invertebrates generally have less public charisma than vertebrates and thus engender less concern. We argue that an additional reason is that invertebrates are rarely used as flagship conservation species, and that increased focus on invertebrate conservation in public campaigns would benefit this important group of species and conservation efforts in general. We describe conservation efforts focused on three groups: charismatic insects, endangered insects, and insects that provide important ecological services. In each of these cases, we provide a case study that illustrates ways in which these efforts have wide-reaching conservation and education impacts. Our goals are to expand insect conservation efforts and to motivate entomologists and conservationists in general to utilize appropriate insect species to garner support for conservation efforts.","container-title":"Terrestrial Arthropod Reviews","DOI":"10.1163/187498308X414733","ISSN":"1874-9828, 1874-9836","issue":"2","journalAbbreviation":"Terr Arthropod Rev","page":"111-123","source":"DOI.org (Crossref)","title":"Insects as flagship conservation species","volume":"1","author":[{"family":"Oberhauser","given":"Karen"},{"family":"Guiney","given":"Margaret"}],"issued":{"date-parts":[["2009"]]}}}],"schema":"https://github.com/citation-style-language/schema/raw/master/csl-citation.json"}</w:t>
        </w:r>
      </w:hyperlink>
      <w:r>
        <w:rPr>
          <w:color w:val="000000"/>
        </w:rPr>
        <w:t xml:space="preserve">. Many of these ecosystem functions include highly unique relationships that insects have developed over time with their environments and are not </w:t>
      </w:r>
      <w:r>
        <w:rPr>
          <w:color w:val="000000"/>
          <w:lang w:val="en-US"/>
        </w:rPr>
        <w:t xml:space="preserve">easily </w:t>
      </w:r>
      <w:r>
        <w:rPr>
          <w:color w:val="000000"/>
        </w:rPr>
        <w:t>replaceable in their respective ecosystems. The decline or disappearance of these services can result in the breakdown of those ecosystems</w:t>
      </w:r>
      <w:r>
        <w:rPr>
          <w:color w:val="000000"/>
          <w:lang w:val="en-US"/>
        </w:rPr>
        <w:t>,</w:t>
      </w:r>
      <w:r>
        <w:rPr>
          <w:color w:val="000000"/>
        </w:rPr>
        <w:t xml:space="preserve"> resulting in mass, multi-level losses in biodiversity </w:t>
      </w:r>
      <w:hyperlink r:id="rId19">
        <w:r>
          <w:rPr>
            <w:rStyle w:val="Hyperlink"/>
            <w:color w:val="000000"/>
          </w:rPr>
          <w:t>ITEM CSL_CITATION {"citationID":"VXe7vwZO","properties":{"formattedCitation":"(Cardoso {\\i{}et al.}, 2020)","plainCitation":"(Cardoso et al., 2020)","noteIndex":0},"citationItems":[{"id":680,"uris":["http://zotero.org/users/9696131/items/HKR3D2F8"],"itemData":{"id":680,"type":"article-journal","abstract":"Here we build on the manifesto ‘World Scientists’ Warning to Humanity, issued by the Alliance of World Scientists. As a group of conservation biologists deeply concerned about the decline of insect populations, we here review what we know about the drivers of insect extinctions, their consequences, and how extinctions can negatively impact humanity. We are causing insect extinctions by driving habitat loss, degradation, and fragmentation, use of polluting and harmful substances, the spread of invasive species, global climate change, direct overexploitation, and co-extinction of species dependent on other species. With insect extinctions, we lose much more than species. We lose abundance and biomass of insects, diversity across space and time with consequent homogenization, large parts of the tree of life, unique ecological functions and traits, and fundamental parts of extensive networks of biotic interactions. Such losses lead to the decline of key ecosystem services on which humanity depends. From pollination and decomposition, to being resources for new medicines, habitat quality indication and many others, insects provide essential and irreplaceable services. We appeal for urgent action to close key knowledge gaps and curb insect extinctions. An investment in research programs that generate local, regional and global strategies that counter this trend is essential. Solutions are available and implementable, but urgent action is needed now to match our intentions.","container-title":"Biological Conservation","DOI":"10.1016/j.biocon.2020.108426","ISSN":"0006-3207","journalAbbreviation":"Biological Conservation","page":"108426","source":"ScienceDirect","title":"Scientists' warning to humanity on insect extinctions","volume":"242","author":[{"family":"Cardoso","given":"Pedro"},{"family":"Barton","given":"Philip S."},{"family":"Birkhofer","given":"Klaus"},{"family":"Chichorro","given":"Filipe"},{"family":"Deacon","given":"Charl"},{"family":"Fartmann","given":"Thomas"},{"family":"Fukushima","given":"Caroline S."},{"family":"Gaigher","given":"René"},{"family":"Habel","given":"Jan C."},{"family":"Hallmann","given":"Caspar A."},{"family":"Hill","given":"Matthew J."},{"family":"Hochkirch","given":"Axel"},{"family":"Kwak","given":"Mackenzie L."},{"family":"Mammola","given":"Stefano"},{"family":"Ari Noriega","given":"Jorge"},{"family":"Orfinger","given":"Alexander B."},{"family":"Pedraza","given":"Fernando"},{"family":"Pryke","given":"James S."},{"family":"Roque","given":"Fabio O."},{"family":"Settele","given":"Josef"},{"family":"Simaika","given":"John P."},{"family":"Stork","given":"Nigel E."},{"family":"Suhling","given":"Frank"},{"family":"Vorster","given":"Carlien"},{"family":"Samways","given":"Michael J."}],"issued":{"date-parts":[["2020",2,1]]}}}],"schema":"https://github.com/citation-style-language/schema/raw/master/csl-citation.json"}</w:t>
        </w:r>
      </w:hyperlink>
      <w:r>
        <w:rPr/>
        <w:t>.</w:t>
      </w:r>
    </w:p>
    <w:p>
      <w:pPr>
        <w:pStyle w:val="BodyText"/>
        <w:rPr/>
      </w:pPr>
      <w:r>
        <w:rPr>
          <w:color w:val="000000"/>
        </w:rPr>
        <w:t xml:space="preserve">The prediction of the extent of insect decline, coupled with their environmental importance, implies a necessity to conserve insect taxa that are under threat. However, the baseline data necessary to assess the status of insect decline are not comprehensive globally, and are especially lacking in the Southern Hemisphere </w:t>
      </w:r>
      <w:hyperlink r:id="rId20">
        <w:r>
          <w:rPr>
            <w:rStyle w:val="Hyperlink"/>
            <w:color w:val="000000"/>
          </w:rPr>
          <w:t>ITEM CSL_CITATION {"citationID":"B1Mv1PdV","properties":{"formattedCitation":"(Samways, Hamer and Veldtman, 2012)","plainCitation":"(Samways, Hamer and Veldtman, 2012)","noteIndex":0},"citationItems":[{"id":45,"uris":["http://zotero.org/users/9696131/items/6A5TJEC9"],"itemData":{"id":45,"type":"chapter","container-title":"Insect Conservation: Past, Present and Prospects","ISBN":"978-94-007-2962-9","language":"en","note":"DOI: 10.1007/978-94-007-2963-6_11","page":"245-278","publisher":"Springer Netherlands","publisher-place":"Dordrecht","source":"DOI.org (Crossref)","title":"Development and Future of Insect Conservation in South Africa","URL":"https://link.springer.com/10.1007/978-94-007-2963-6_11","editor":[{"family":"New","given":"Tim R."}],"author":[{"family":"Samways","given":"Michael J."},{"family":"Hamer","given":"Michelle"},{"family":"Veldtman","given":"Ruan"}],"accessed":{"date-parts":[["2023",6,9]]},"issued":{"date-parts":[["2012"]]}}}],"schema":"https://github.com/citation-style-language/schema/raw/master/csl-citation.json"}</w:t>
        </w:r>
      </w:hyperlink>
      <w:r>
        <w:rPr>
          <w:color w:val="000000"/>
        </w:rPr>
        <w:t xml:space="preserve">. Therefore, studies that track the ecological standing of insects over time could provide insight to assess the risks South Africa’s ecosystems may face regarding insect decline </w:t>
      </w:r>
      <w:hyperlink r:id="rId21">
        <w:r>
          <w:rPr>
            <w:rStyle w:val="Hyperlink"/>
            <w:color w:val="000000"/>
          </w:rPr>
          <w:t>ITEM CSL_CITATION {"citationID":"LHxqFpLa","properties":{"formattedCitation":"(Chambers {\\i{}et al.}, 2017)","plainCitation":"(Chambers et al., 2017)","noteIndex":0},"citationItems":[{"id":44,"uris":["http://zotero.org/users/9696131/items/WN9YVYIW"],"itemData":{"id":44,"type":"article-journal","abstract":"Long-term datasets needed to detect the impacts of global change on southern biodiversity are still scarce and often incomplete, challenging adaptation planning and conservation management. Biological data are probably most limited in arid countries and from the oceans, where natural environmental variability (‘noise’) means that long time series are required to detect the ‘signal’ of directional change. Significant national and international investment and collaboration are needed for most southern nations to reliably track biodiversity trends and improve conservation adaptation to rapid climate change. Emerging early warning systems for biodiversity, incorporating regional environmental change drivers, citizen science and regional partnerships, can all help to compensate for existing information gaps and contribute to adaptation planning.","container-title":"Austral Ecology","DOI":"10.1111/aec.12391","ISSN":"1442-9993","issue":"1","language":"en","license":"© 2016 Ecological Society of Australia","note":"_eprint: https://onlinelibrary.wiley.com/doi/pdf/10.1111/aec.12391","page":"20-30","source":"Wiley Online Library","title":"Southern Hemisphere biodiversity and global change: Data gaps and strategies","title-short":"Southern Hemisphere biodiversity and global change","volume":"42","author":[{"family":"Chambers","given":"Lynda E."},{"family":"Barnard","given":"Phoebe"},{"family":"Poloczanska","given":"Elvira S."},{"family":"Hobday","given":"Alistair J."},{"family":"Keatley","given":"Marie R."},{"family":"Allsopp","given":"Nicky"},{"family":"Underhill","given":"Les G."}],"issued":{"date-parts":[["2017"]]}}}],"schema":"https://github.com/citation-style-language/schema/raw/master/csl-citation.json"}</w:t>
        </w:r>
      </w:hyperlink>
      <w:r>
        <w:rPr/>
        <w:t>.</w:t>
      </w:r>
    </w:p>
    <w:p>
      <w:pPr>
        <w:pStyle w:val="BodyText"/>
        <w:rPr/>
      </w:pPr>
      <w:r>
        <w:rPr>
          <w:color w:val="000000"/>
        </w:rPr>
        <w:t xml:space="preserve">Compared to the Northern Hemisphere, </w:t>
      </w:r>
      <w:r>
        <w:rPr>
          <w:color w:val="000000"/>
          <w:lang w:val="en-US"/>
        </w:rPr>
        <w:t>little is known</w:t>
      </w:r>
      <w:r>
        <w:rPr>
          <w:color w:val="000000"/>
        </w:rPr>
        <w:t xml:space="preserve"> </w:t>
      </w:r>
      <w:r>
        <w:rPr>
          <w:color w:val="000000"/>
          <w:lang w:val="en-US"/>
        </w:rPr>
        <w:t>about</w:t>
      </w:r>
      <w:r>
        <w:rPr>
          <w:color w:val="000000"/>
        </w:rPr>
        <w:t xml:space="preserve"> the current and predicted effects of climate change on insect biodiversity in the Southern Hemisphere </w:t>
      </w:r>
      <w:hyperlink r:id="rId22">
        <w:r>
          <w:rPr>
            <w:rStyle w:val="Hyperlink"/>
            <w:color w:val="000000"/>
          </w:rPr>
          <w:t>ITEM CSL_CITATION {"citationID":"3qaBRiEl","properties":{"formattedCitation":"(Chambers {\\i{}et al.}, 2017)","plainCitation":"(Chambers et al., 2017)","noteIndex":0},"citationItems":[{"id":44,"uris":["http://zotero.org/users/9696131/items/WN9YVYIW"],"itemData":{"id":44,"type":"article-journal","abstract":"Long-term datasets needed to detect the impacts of global change on southern biodiversity are still scarce and often incomplete, challenging adaptation planning and conservation management. Biological data are probably most limited in arid countries and from the oceans, where natural environmental variability (‘noise’) means that long time series are required to detect the ‘signal’ of directional change. Significant national and international investment and collaboration are needed for most southern nations to reliably track biodiversity trends and improve conservation adaptation to rapid climate change. Emerging early warning systems for biodiversity, incorporating regional environmental change drivers, citizen science and regional partnerships, can all help to compensate for existing information gaps and contribute to adaptation planning.","container-title":"Austral Ecology","DOI":"10.1111/aec.12391","ISSN":"1442-9993","issue":"1","language":"en","license":"© 2016 Ecological Society of Australia","note":"_eprint: https://onlinelibrary.wiley.com/doi/pdf/10.1111/aec.12391","page":"20-30","source":"Wiley Online Library","title":"Southern Hemisphere biodiversity and global change: Data gaps and strategies","title-short":"Southern Hemisphere biodiversity and global change","volume":"42","author":[{"family":"Chambers","given":"Lynda E."},{"family":"Barnard","given":"Phoebe"},{"family":"Poloczanska","given":"Elvira S."},{"family":"Hobday","given":"Alistair J."},{"family":"Keatley","given":"Marie R."},{"family":"Allsopp","given":"Nicky"},{"family":"Underhill","given":"Les G."}],"issued":{"date-parts":[["2017"]]}}}],"schema":"https://github.com/citation-style-language/schema/raw/master/csl-citation.json"}</w:t>
        </w:r>
      </w:hyperlink>
      <w:r>
        <w:rPr>
          <w:color w:val="000000"/>
        </w:rPr>
        <w:t>. Insect conservation efforts in the Southern Hemisphere</w:t>
      </w:r>
      <w:r>
        <w:rPr>
          <w:color w:val="000000"/>
          <w:lang w:val="en-US"/>
        </w:rPr>
        <w:t>,</w:t>
      </w:r>
      <w:r>
        <w:rPr>
          <w:color w:val="000000"/>
        </w:rPr>
        <w:t xml:space="preserve"> therefore</w:t>
      </w:r>
      <w:r>
        <w:rPr>
          <w:color w:val="000000"/>
          <w:lang w:val="en-US"/>
        </w:rPr>
        <w:t>,</w:t>
      </w:r>
      <w:r>
        <w:rPr>
          <w:color w:val="000000"/>
        </w:rPr>
        <w:t xml:space="preserve"> have a heavy reliance on observing ongoing global changes and usually do not have long-term historical data from which to draw comparisons </w:t>
      </w:r>
      <w:hyperlink r:id="rId23">
        <w:r>
          <w:rPr>
            <w:rStyle w:val="Hyperlink"/>
            <w:color w:val="000000"/>
          </w:rPr>
          <w:t>ITEM CSL_CITATION {"citationID":"IYRU0D7J","properties":{"formattedCitation":"(New, 2022)","plainCitation":"(New, 2022)","noteIndex":0},"citationItems":[{"id":43,"uris":["http://zotero.org/users/9696131/items/AQB96NNM"],"itemData":{"id":43,"type":"chapter","container-title":"Insect Diversity, Declines and Conservation in Australia","ISBN":"978-3-030-90133-2","language":"en","note":"collection-title: Fascinating Life Sciences\nDOI: 10.1007/978-3-030-90134-9_6","page":"99-116","publisher":"Springer International Publishing","publisher-place":"Cham","source":"DOI.org (Crossref)","title":"Insect Conservation Need in the Southern Hemisphere","URL":"https://link.springer.com/10.1007/978-3-030-90134-9_6","container-author":[{"family":"New","given":"Tim R."}],"author":[{"family":"New","given":"Tim R."}],"accessed":{"date-parts":[["2023",6,9]]},"issued":{"date-parts":[["2022"]]}}}],"schema":"https://github.com/citation-style-language/schema/raw/master/csl-citation.json"}</w:t>
        </w:r>
      </w:hyperlink>
      <w:r>
        <w:rPr>
          <w:color w:val="000000"/>
        </w:rPr>
        <w:t xml:space="preserve">. For example, the Rothamsted Insect Survey, which has been operated in the UK since 1968, allowed for the long-term population trends of large moths to be quantified over time. These efforts allowed for the determination that there was a spatially asymmetrical population decline in certain areas of the country with very strong evidence </w:t>
      </w:r>
      <w:hyperlink r:id="rId24">
        <w:r>
          <w:rPr>
            <w:rStyle w:val="Hyperlink"/>
            <w:color w:val="000000"/>
          </w:rPr>
          <w:t>ITEM CSL_CITATION {"citationID":"pykyyOZB","properties":{"formattedCitation":"(Conrad {\\i{}et al.}, 2004)","plainCitation":"(Conrad et al., 2004)","noteIndex":0},"citationItems":[{"id":778,"uris":["http://zotero.org/users/9696131/items/6P5ZGWXC"],"itemData":{"id":778,"type":"article-journal","abstract":"The Rothamsted Insect Survey has operated a Great Britain-wide network of light-traps since 1968. From these data we estimated the first ever national abundance indices and 35-year population trends for 338 species of common macro-moths. Although the number of trap sites which run each year is not constant, there is a representative, well-distributed core of traps that have run for ≥ 15 years. The proportion of operating sites catching a species and the annual geometric mean catch of successful traps were used to provide estimates of species range and absolute abundance. T, an index of long-term population trends, was used to compare trends among species. T was not biased by trap site turnover. The percentage of species displaying significant decreases (54%) was more than double that displaying increases (22%). Species found throughout Great Britain are decreasing most rapidly in the south and especially the southeast but species with a southerly distribution are increasing. Results of a preliminary overview suggest habitat and climate change may both play a role in changing species dynamics. The existence of estimates of abundances and trends for such a large species pool opens the way for much further research, linking trends with land-use changes, climate change and inter-specific dynamics.","container-title":"Journal of Insect Conservation","DOI":"10.1023/B:JICO.0000045810.36433.c6","ISSN":"1572-9753","issue":"2","journalAbbreviation":"Journal of Insect Conservation","language":"en","page":"119-136","source":"Springer Link","title":"Long-term population trends in widespread British moths","volume":"8","author":[{"family":"Conrad","given":"Kelvin F."},{"family":"Woiwod","given":"Ian P."},{"family":"Parsons","given":"Mark"},{"family":"Fox","given":"Richard"},{"family":"Warren","given":"Martin S."}],"issued":{"date-parts":[["2004",6,1]]}}}],"schema":"https://github.com/citation-style-language/schema/raw/master/csl-citation.json"}</w:t>
        </w:r>
      </w:hyperlink>
      <w:r>
        <w:rPr>
          <w:color w:val="000000"/>
        </w:rPr>
        <w:t xml:space="preserve">. For other studies, population declines reported over longer periods of time would be undetectable or regarded as not significant if the populations were only monitored f shorter time periods </w:t>
      </w:r>
      <w:hyperlink r:id="rId25">
        <w:r>
          <w:rPr>
            <w:rStyle w:val="Hyperlink"/>
            <w:color w:val="000000"/>
          </w:rPr>
          <w:t>ITEM CSL_CITATION {"citationID":"eihZjB7v","properties":{"formattedCitation":"(Hallmann {\\i{}et al.}, 2017; S\\uc0\\u225{}nchez-Bayo and Wyckhuys, 2019)","plainCitation":"(Hallmann et al., 2017; Sánchez-Bayo and Wyckhuys, 2019)","noteIndex":0},"citationItems":[{"id":683,"uris":["http://zotero.org/users/9696131/items/H8U3N2R5"],"itemData":{"id":683,"type":"article-journal","abstract":"Global declines in insects have sparked wide interest among scientists, politicians, and the general public. Loss of insect diversity and abundance is expected to provoke cascading effects on food webs and to jeopardize ecosystem services. Our understanding of the extent and underlying causes of this decline is based on the abundance of single species or taxonomic groups only, rather than changes in insect biomass which is more relevant for ecological functioning. Here, we used a standardized protocol to measure total insect biomass using Malaise traps, deployed over 27 years in 63 nature protection areas in Germany (96 unique location-year combinations) to infer on the status and trend of local entomofauna. Our analysis estimates a seasonal decline of 76%, and mid-summer decline of 82% in flying insect biomass over the 27 years of study. We show that this decline is apparent regardless of habitat type, while changes in weather, land use, and habitat characteristics cannot explain this overall decline. This yet unrecognized loss of insect biomass must be taken into account in evaluating declines in abundance of species depending on insects as a food source, and ecosystem functioning in the European landscape.","container-title":"PLOS ONE","DOI":"10.1371/journal.pone.0185809","ISSN":"1932-6203","issue":"10","journalAbbreviation":"PLOS ONE","language":"en","page":"e0185809","publisher":"Public Library of Science","source":"PLoS Journals","title":"More than 75 percent decline over 27 years in total flying insect biomass in protected areas","volume":"12","author":[{"family":"Hallmann","given":"Caspar A."},{"family":"Sorg","given":"Martin"},{"family":"Jongejans","given":"Eelke"},{"family":"Siepel","given":"Henk"},{"family":"Hofland","given":"Nick"},{"family":"Schwan","given":"Heinz"},{"family":"Stenmans","given":"Werner"},{"family":"Müller","given":"Andreas"},{"family":"Sumser","given":"Hubert"},{"family":"Hörren","given":"Thomas"},{"family":"Goulson","given":"Dave"},{"family":"Kroon","given":"Hans","dropping-particle":"de"}],"issued":{"date-parts":[["2017",10,18]]}}},{"id":63,"uris":["http://zotero.org/users/9696131/items/WP8JKUMY"],"itemData":{"id":63,"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G."}],"issued":{"date-parts":[["2019",4,1]]}}}],"schema":"https://github.com/citation-style-language/schema/raw/master/csl-citation.json"}</w:t>
        </w:r>
      </w:hyperlink>
      <w:r>
        <w:rPr>
          <w:color w:val="000000"/>
        </w:rPr>
        <w:t>. More data are required to truly understand how the insect populations of South Africa are faring, and whether urgent conservation interventions may be necessary. Long-term studies are useful in gaining knowledge of insect diversity, however</w:t>
      </w:r>
      <w:r>
        <w:rPr>
          <w:color w:val="000000"/>
          <w:lang w:val="en-US"/>
        </w:rPr>
        <w:t>,</w:t>
      </w:r>
      <w:r>
        <w:rPr>
          <w:color w:val="000000"/>
        </w:rPr>
        <w:t xml:space="preserve"> they are not ideal should rapid interventions be required </w:t>
      </w:r>
      <w:hyperlink r:id="rId26">
        <w:r>
          <w:rPr>
            <w:rStyle w:val="Hyperlink"/>
            <w:color w:val="000000"/>
          </w:rPr>
          <w:t>ITEM CSL_CITATION {"citationID":"yh4xGa8f","properties":{"formattedCitation":"(Weisser {\\i{}et al.}, 2023)","plainCitation":"(Weisser et al., 2023)","noteIndex":0},"citationItems":[{"id":64,"uris":["http://zotero.org/users/9696131/items/PFKRGHBT"],"itemData":{"id":64,"type":"article-journal","abstract":"Sparked by reports of insect declines of unexpected extent, there has been a surge in the compilation and analysis of insect time series data. While this effort has led to valuable databases, disagreement remains as to whether, where and why insects are declining. The ‘why’ question is particularly important because successful insect conservation will need to address the most important drivers of decline. Despite repeated calls for more long-term data, new time series will have to run for decades to quantitatively surpass those currently available. Here we argue that experimentation in addition to quantitative analysis of existing data is needed to identify the most important drivers of insect decline. While most potential drivers of insect population change are likely to have already been identified, their relative importance is largely unknown. Researchers should thus unite and use statistical insight to set up suitable experiments to be able to rank drivers by their importance. Such a coordinated effort is needed to produce the knowledge necessary for conservation action and will also result in increased monitoring and new time series.","container-title":"Biology Letters","DOI":"10.1098/rsbl.2022.0500","issue":"2","note":"publisher: Royal Society","page":"20220500","source":"royalsocietypublishing.org (Atypon)","title":"Experiments are needed to quantify the main causes of insect decline","volume":"19","author":[{"family":"Weisser","given":"Wolfgang"},{"family":"Blüthgen","given":"Nico"},{"family":"Staab","given":"Michael"},{"family":"Achury","given":"Rafael"},{"family":"Müller","given":"Jörg"}],"issued":{"date-parts":[["2023",2,15]]}}}],"schema":"https://github.com/citation-style-language/schema/raw/master/csl-citation.json"}</w:t>
        </w:r>
      </w:hyperlink>
      <w:r>
        <w:rPr/>
        <w:t xml:space="preserve">. The continued threat of climate change creates urgency to increase understanding of how various aspects of biodiversity are expected to change over time. However, the number of studies that focus on changes of assemblages over time mainly focus on spatial gradients </w:t>
      </w:r>
      <w:hyperlink r:id="rId27">
        <w:r>
          <w:rPr>
            <w:rStyle w:val="Hyperlink"/>
          </w:rPr>
          <w:t>ITEM CSL_CITATION {"citationID":"neiy8dQE","properties":{"formattedCitation":"(Foord and Dippenaar-Schoeman, 2016)","plainCitation":"(Foord and Dippenaar-Schoeman, 2016)","noteIndex":0},"citationItems":[{"id":72,"uris":["http://zotero.org/users/9696131/items/QSF6UA3P"],"itemData":{"id":72,"type":"article-journal","container-title":"Journal of Biogeography","DOI":"10.1111/jbi.12817","ISSN":"03050270","issue":"12","journalAbbreviation":"J. Biogeogr.","language":"en","page":"2354-2365","source":"DOI.org (Crossref)","title":"The effect of elevation and time on mountain spider diversity: a view of two aspects in the Cederberg mountains of South Africa","title-short":"The effect of elevation and time on mountain spider diversity","volume":"43","author":[{"family":"Foord","given":"Stefan H."},{"family":"Dippenaar-Schoeman","given":"Anna S."}],"issued":{"date-parts":[["2016",12]]}}}],"schema":"https://github.com/citation-style-language/schema/raw/master/csl-citation.json"}</w:t>
        </w:r>
      </w:hyperlink>
      <w:r>
        <w:rPr/>
        <w:t>.</w:t>
      </w:r>
    </w:p>
    <w:p>
      <w:pPr>
        <w:pStyle w:val="BodyText"/>
        <w:rPr/>
      </w:pPr>
      <w:r>
        <w:rPr>
          <w:color w:val="000000"/>
        </w:rPr>
        <w:t xml:space="preserve">The varied insect species found between the two latitudinal hemispheres on Earth have shown past trends of responding differently to climatic conditions and changes. For example, in cold climates, insects in the Southern Hemisphere have predominantly exhibited freeze tolerance, while those in the Northern Hemisphere utilise freeze avoidance strategies </w:t>
      </w:r>
      <w:hyperlink r:id="rId28">
        <w:r>
          <w:rPr>
            <w:rStyle w:val="Hyperlink"/>
            <w:color w:val="000000"/>
          </w:rPr>
          <w:t>ITEM CSL_CITATION {"citationID":"rrYfsC2U","properties":{"formattedCitation":"(Sinclair and Chown, 2005)","plainCitation":"(Sinclair and Chown, 2005)","noteIndex":0},"citationItems":[{"id":46,"uris":["http://zotero.org/users/9696131/items/LXZ3NWTQ"],"itemData":{"id":46,"type":"article-journal","container-title":"Functional Ecology","DOI":"10.1111/j.1365-2435.2005.00962.x","ISSN":"0269-8463, 1365-2435","issue":"2","journalAbbreviation":"Funct Ecology","language":"en","page":"214-221","source":"DOI.org (Crossref)","title":"Climatic variability and hemispheric differences in insect cold tolerance: support from southern Africa","title-short":"Climatic variability and hemispheric differences in insect cold tolerance","volume":"19","author":[{"family":"Sinclair","given":"B. J."},{"family":"Chown","given":"S. L."}],"issued":{"date-parts":[["2005",4]]}}}],"schema":"https://github.com/citation-style-language/schema/raw/master/csl-citation.json"}</w:t>
        </w:r>
      </w:hyperlink>
      <w:r>
        <w:rPr>
          <w:color w:val="000000"/>
        </w:rPr>
        <w:t xml:space="preserve">. The reason behind such differences </w:t>
      </w:r>
      <w:r>
        <w:rPr>
          <w:color w:val="000000"/>
          <w:lang w:val="en-US"/>
        </w:rPr>
        <w:t>is</w:t>
      </w:r>
      <w:r>
        <w:rPr>
          <w:color w:val="000000"/>
        </w:rPr>
        <w:t xml:space="preserve"> due to the different climate trends present in the Southern Hemisphere, where seasonal variation is reduced and climatic extremes are not as pronounced </w:t>
      </w:r>
      <w:hyperlink r:id="rId29">
        <w:r>
          <w:rPr>
            <w:rStyle w:val="Hyperlink"/>
            <w:color w:val="000000"/>
          </w:rPr>
          <w:t>ITEM CSL_CITATION {"citationID":"5um3BBdv","properties":{"formattedCitation":"(Chown {\\i{}et al.}, 2004)","plainCitation":"(Chown et al., 2004)","noteIndex":0},"citationItems":[{"id":763,"uris":["http://zotero.org/users/9696131/items/6HC9IIRF"],"itemData":{"id":763,"type":"article-journal","container-title":"PLoS Biology","DOI":"10.1371/journal.pbio.0020406","ISSN":"1545-7885","issue":"11","journalAbbreviation":"PLoS Biol","language":"en","page":"e406","source":"DOI.org (Crossref)","title":"Hemispheric Asymmetries in Biodiversity—A Serious Matter for Ecology","volume":"2","author":[{"family":"Chown","given":"Steven L"},{"family":"Sinclair","given":"Brent J"},{"family":"Leinaas","given":"Hans P"},{"family":"Gaston","given":"Kevin J"}],"issued":{"date-parts":[["2004",11,16]]}}}],"schema":"https://github.com/citation-style-language/schema/raw/master/csl-citation.json"}</w:t>
        </w:r>
      </w:hyperlink>
      <w:r>
        <w:rPr/>
        <w:t xml:space="preserve">. This is due to the Southern Hemisphere being mostly ocean-dominated instead of continental </w:t>
      </w:r>
      <w:hyperlink r:id="rId30">
        <w:r>
          <w:rPr>
            <w:rStyle w:val="Hyperlink"/>
          </w:rPr>
          <w:t>ITEM CSL_CITATION {"citationID":"6J65yIXB","properties":{"formattedCitation":"(Bonan, 2016)","plainCitation":"(Bonan, 2016)","noteIndex":0},"citationItems":[{"id":765,"uris":["http://zotero.org/users/9696131/items/36DF7GBE"],"itemData":{"id":765,"type":"book","call-number":"QK754.5 .B66 2016","edition":"Third edition","ISBN":"978-1-107-04377-0","number-of-pages":"692","publisher":"Cambridge University Press","publisher-place":"New York, NY, USA","source":"Library of Congress ISBN","title":"Ecological climatology: concepts and applications","title-short":"Ecological climatology","author":[{"family":"Bonan","given":"Gordon B."}],"issued":{"date-parts":[["2016"]]}}}],"schema":"https://github.com/citation-style-language/schema/raw/master/csl-citation.json"}</w:t>
        </w:r>
      </w:hyperlink>
      <w:r>
        <w:rPr/>
        <w:t>. Therefore, the predictions and hypotheses proposed by most of the existing and established knowledge on conservation under climate change may not be fully appropriate to guide conservation decisions in South Africa. This poses an urgency to expand our understanding of current and future predicted changes in biodiversity and environmental conditions, and to create a localised conservation framework that will potentially be more successful in guiding conservation decisions.</w:t>
      </w:r>
    </w:p>
    <w:p>
      <w:pPr>
        <w:pStyle w:val="BodyText"/>
        <w:bidi w:val="0"/>
        <w:rPr/>
      </w:pPr>
      <w:commentRangeStart w:id="0"/>
      <w:r>
        <w:rPr>
          <w:color w:val="000000"/>
        </w:rPr>
        <w:t xml:space="preserve">Arthropods are relatively understudied when compared to more “charismatic” biological groups, and this disparity is especially exacerbated in developing countries which might not have the necessary resources allocated to research endeavours </w:t>
      </w:r>
      <w:hyperlink r:id="rId31">
        <w:r>
          <w:rPr>
            <w:rStyle w:val="Hyperlink"/>
            <w:color w:val="000000"/>
          </w:rPr>
          <w:t>ITEM CSL_CITATION {"citationID":"tatbEujj","properties":{"formattedCitation":"(Titley, Snaddon and Turner, 2017)","plainCitation":"(Titley, Snaddon and Turner, 2017)","noteIndex":0},"citationItems":[{"id":62,"uris":["http://zotero.org/users/9696131/items/QHPEEW3L"],"itemData":{"id":62,"type":"article-journal","container-title":"PLOS ONE","DOI":"10.1371/journal.pone.0189577","ISSN":"1932-6203","issue":"12","journalAbbreviation":"PLoS ONE","language":"en","page":"e0189577","source":"DOI.org (Crossref)","title":"Scientific research on animal biodiversity is systematically biased towards vertebrates and temperate regions","volume":"12","author":[{"family":"Titley","given":"Mark A."},{"family":"Snaddon","given":"Jake L."},{"family":"Turner","given":"Edgar C."}],"editor":[{"family":"Schierwater","given":"Bernd"}],"issued":{"date-parts":[["2017",12,14]]}}}],"schema":"https://github.com/citation-style-language/schema/raw/master/csl-citation.json"}</w:t>
        </w:r>
      </w:hyperlink>
      <w:r>
        <w:rPr>
          <w:color w:val="000000"/>
        </w:rPr>
        <w:t xml:space="preserve">. Even in regions such as Europe, where there are far more economic and social resources available for research and conservation, only 0.12% of insect species have legal conservation protections </w:t>
      </w:r>
      <w:hyperlink r:id="rId32">
        <w:r>
          <w:rPr>
            <w:rStyle w:val="Hyperlink"/>
            <w:color w:val="000000"/>
          </w:rPr>
          <w:t>ITEM CSL_CITATION {"citationID":"7qHvQ4Jn","properties":{"formattedCitation":"(Leandro, Jay-Robert and Vergnes, 2017)","plainCitation":"(Leandro, Jay-Robert and Vergnes, 2017)","noteIndex":0},"citationItems":[{"id":53,"uris":["http://zotero.org/users/9696131/items/AWDGMDNU"],"itemData":{"id":53,"type":"article-journal","abstract":"Insects are among the most diverse and abundant organisms on Earth, and they play a major role in ecosystem functioning. To protect them from decline, some conservation measures have been put in place, based primarily on threatened species lists. This is the case in Europe, where 123 of the 105,000 known European insect species are currently protected. Yet how were these few species selected? Are those species representative of the European entomofauna? Is it possible for a conservation policy based on the protection of only 0.12% of described species to be effective? In this study, we aimed to measure bias in the selection of species for conservation by comparing protected and unprotected species in Europe. To this end, we considered 15 characteristics divided into five main categories: ‘Taxonomy’, ‘Morphology’, ‘Diet’, ‘Knowledge’ and ‘Distribution’. We investigated bias in species selection and found that protected species were significantly larger, better known, more widespread and more multicoloured than a randomly selected set of unprotected species. Moreover, butterflies, dragonflies and grasshoppers were overrepresented, as were nectarivorous and saproxylophagous species. In contrast, Hymenopterans and Dipterans, together representing &gt;40% of European entomofauna, do not appear on the current list of protected species. To address this bias, we propose recommendations to improve the protection of insects at the European scale, including making lists more ‘dynamic’, introducing new criteria, and a paradigm shift towards conserving assemblages and ecological function. Existing technical and societal means could be used to achieve an integrative conservation approach for insects.","container-title":"Biological Conservation","DOI":"10.1016/j.biocon.2017.07.033","ISSN":"0006-3207","journalAbbreviation":"Biological Conservation","language":"en","page":"213-224","source":"ScienceDirect","title":"Bias and perspectives in insect conservation: A European scale analysis","title-short":"Bias and perspectives in insect conservation","volume":"215","author":[{"family":"Leandro","given":"Camila"},{"family":"Jay-Robert","given":"Pierre"},{"family":"Vergnes","given":"Alan"}],"issued":{"date-parts":[["2017",11,1]]}}}],"schema":"https://github.com/citation-style-language/schema/raw/master/csl-citation.json"}</w:t>
        </w:r>
      </w:hyperlink>
      <w:r>
        <w:rPr>
          <w:color w:val="000000"/>
        </w:rPr>
        <w:t xml:space="preserve">. Many laypeople are unaware of the value insects hold ecologically </w:t>
      </w:r>
      <w:hyperlink r:id="rId33">
        <w:r>
          <w:rPr>
            <w:rStyle w:val="Hyperlink"/>
            <w:color w:val="000000"/>
          </w:rPr>
          <w:t>ITEM CSL_CITATION {"citationID":"QoWAeQrD","properties":{"formattedCitation":"(Donkersley {\\i{}et al.}, 2022)","plainCitation":"(Donkersley et al., 2022)","noteIndex":0},"citationItems":[{"id":67,"uris":["http://zotero.org/users/9696131/items/JLRXE4VU"],"itemData":{"id":67,"type":"article-journal","abstract":"The Millennium Ecosystem Assessment assessed ecosystem change, human wellbeing and scientific evidence for sustainable use of biological systems. Despite intergovernmental acknowledgement of the problem, global ecological decline has continued, including declines in insect biodiversity, which has received much media attention in recent years. Several roadmaps to averting biological declines have failed due to various economic and political factors, and so biodiversity loss continues, driven by several interacting human pressures. Humans are innately linked with nature but tend to take it for granted. The benefits we gain from the insect world are broad, yet aversion or phobias of invertebrates are common, and stand firmly in the path of their successful conservation. Providing an integrated synthesis for policy teams, conservation NGOs, academic researchers and those interested in public engagement, this article considers: (1) The lack of progress to preserve and protect insects. (2) Examples relating to insect decline and contributions insects make to people worldwide, and consequently what we stand to lose. (3) How to engage the public, governmental organizations and researchers through “insect contributions to people” to better address insect declines. International political will has consistently acknowledged the existence of biodiversity decline, but apart from a few narrow cases of charismatic megafauna, little meaningful change has been achieved. Public values are reflected in political willpower, the progress being made across the world, changing views on insects in the public should initiate a much-needed political sea-change. Taking both existing activity and required future actions, we outline an entomologist's “battle plan” to enormously expand our efforts and become the champions of insect conservation that the natural world needs.","container-title":"Ecology and Evolution","DOI":"10.1002/ece3.9417","ISSN":"2045-7758","issue":"10","language":"en","note":"_eprint: https://onlinelibrary.wiley.com/doi/pdf/10.1002/ece3.9417","page":"e9417","source":"Wiley Online Library","title":"Global insect decline is the result of wilful political failure: A battle plan for entomology","title-short":"Global insect decline is the result of wilful political failure","volume":"12","author":[{"family":"Donkersley","given":"Philip"},{"family":"Ashton","given":"Louise"},{"family":"Lamarre","given":"Greg P. A."},{"family":"Segar","given":"Simon"}],"issued":{"date-parts":[["2022"]]}}}],"schema":"https://github.com/citation-style-language/schema/raw/master/csl-citation.json"}</w:t>
        </w:r>
      </w:hyperlink>
      <w:r>
        <w:rPr>
          <w:color w:val="000000"/>
        </w:rPr>
        <w:t xml:space="preserve">. Therefore, they are not always considered and included when conservation strategies are implemented </w:t>
      </w:r>
      <w:hyperlink r:id="rId34">
        <w:r>
          <w:rPr>
            <w:rStyle w:val="Hyperlink"/>
            <w:color w:val="000000"/>
          </w:rPr>
          <w:t>ITEM CSL_CITATION {"citationID":"Wrcls9ki","properties":{"formattedCitation":"(van der Sluijs, 2020)","plainCitation":"(van der Sluijs, 2020)","noteIndex":0},"citationItems":[{"id":770,"uris":["http://zotero.org/users/9696131/items/X4QF5DYN"],"itemData":{"id":770,"type":"article-journal","abstract":"The Earth’s entomofauna seems in an ongoing state of collapse. Insect decline could pose a global risk to key insect-mediated ecosystem functions and services such as soil and freshwater functions (nutrient cycling, soil formation, decomposition, and water purification), biological pest control, pollination services and food web support that all are critical to ecosystem functioning, human health and human survival. At present the attention for insect decline is low in all domains, ranging from scientific research to policy-making to nature conservation. Scientists made urgent calls to prioritise insect conservation. An international treaty for global pollinator stewardship and pollinator ecosystem restoration is urgently needed to counteract the current crisis. A review of insect pollinator conservation policies found that despite scientific calls and public outcry to develop polices that addresses declines, governments have not delivered such legislation, nor have they met basic monitoring needs recommended by experts.","collection-title":"Reflections on advances in health and environment research in the context of the COVID-19 pandemic","container-title":"Current Opinion in Environmental Sustainability","DOI":"10.1016/j.cosust.2020.08.012","ISSN":"1877-3435","journalAbbreviation":"Current Opinion in Environmental Sustainability","page":"39-42","source":"ScienceDirect","title":"Insect decline, an emerging global environmental risk","volume":"46","author":[{"family":"Sluijs","given":"Jeroen P","non-dropping-particle":"van der"}],"issued":{"date-parts":[["2020",10,1]]}}}],"schema":"https://github.com/citation-style-language/schema/raw/master/csl-citation.json"}</w:t>
        </w:r>
      </w:hyperlink>
      <w:r>
        <w:rPr>
          <w:color w:val="000000"/>
        </w:rPr>
        <w:t xml:space="preserve">. </w:t>
      </w:r>
      <w:ins w:id="0" w:author="Unknown Author" w:date="2026-04-06T01:12:16Z">
        <w:r>
          <w:rPr>
            <w:color w:val="000000"/>
          </w:rPr>
          <w:t>However, there has been a growing amount of research and conservation interest in several</w:t>
        </w:r>
      </w:ins>
      <w:ins w:id="1" w:author="Unknown Author" w:date="2026-04-06T01:13:34Z">
        <w:r>
          <w:rPr>
            <w:color w:val="000000"/>
          </w:rPr>
          <w:t xml:space="preserve"> insect groups. Charismatic species such as Odonata, Orthoptera, and Lepidoptera, as well groups that attract specialist attention such as some Coleoptera, have all been of greater focus in more recent years</w:t>
        </w:r>
      </w:ins>
      <w:del w:id="2" w:author="Unknown Author" w:date="2026-04-06T01:16:09Z">
        <w:r>
          <w:rPr>
            <w:color w:val="000000"/>
          </w:rPr>
          <w:delText>Even w</w:delText>
        </w:r>
      </w:del>
      <w:del w:id="3" w:author="Unknown Author" w:date="2026-04-06T01:16:09Z">
        <w:r>
          <w:rPr>
            <w:color w:val="000000"/>
            <w:lang w:val="en-US"/>
          </w:rPr>
          <w:delText>ith direct focus on</w:delText>
        </w:r>
      </w:del>
      <w:del w:id="4" w:author="Unknown Author" w:date="2026-04-06T01:16:09Z">
        <w:r>
          <w:rPr>
            <w:color w:val="000000"/>
          </w:rPr>
          <w:delText xml:space="preserve"> arthropods, there is </w:delText>
        </w:r>
      </w:del>
      <w:del w:id="5" w:author="Unknown Author" w:date="2026-04-06T01:16:09Z">
        <w:r>
          <w:rPr/>
          <w:delText>still a bias</w:delText>
        </w:r>
      </w:del>
      <w:del w:id="6" w:author="Unknown Author" w:date="2026-04-06T01:16:09Z">
        <w:r>
          <w:rPr>
            <w:color w:val="000000"/>
          </w:rPr>
          <w:delText xml:space="preserve"> towards researching and conserving charismatic and large taxa, such as</w:delText>
        </w:r>
      </w:del>
      <w:r>
        <w:rPr>
          <w:color w:val="000000"/>
        </w:rPr>
        <w:t xml:space="preserve"> </w:t>
      </w:r>
      <w:del w:id="7" w:author="Unknown Author" w:date="2026-04-06T01:14:01Z">
        <w:r>
          <w:rPr>
            <w:color w:val="000000"/>
          </w:rPr>
          <w:delText xml:space="preserve">Odonata, </w:delText>
        </w:r>
      </w:del>
      <w:del w:id="8" w:author="Unknown Author" w:date="2026-04-06T01:14:01Z">
        <w:r>
          <w:rPr>
            <w:color w:val="000000"/>
          </w:rPr>
          <w:delText>Orthoptera,</w:delText>
        </w:r>
      </w:del>
      <w:del w:id="9" w:author="Unknown Author" w:date="2026-04-06T01:14:01Z">
        <w:r>
          <w:rPr>
            <w:color w:val="000000"/>
          </w:rPr>
          <w:delText xml:space="preserve"> and Lepidoptera </w:delText>
        </w:r>
      </w:del>
      <w:hyperlink r:id="rId35">
        <w:r>
          <w:rPr>
            <w:rStyle w:val="Hyperlink"/>
            <w:color w:val="000000"/>
          </w:rPr>
          <w:t>ITEM CSL_CITATION {"citationID":"lIn9Z5Cb","properties":{"formattedCitation":"(Lewis, New and Stewart, 2007)","plainCitation":"(Lewis, New and Stewart, 2007)","noteIndex":0},"citationItems":[{"id":41,"uris":["http://zotero.org/users/9696131/items/XBI2ULI6"],"itemData":{"id":41,"type":"chapter","container-title":"Insect Conservation Biology","ISBN":"978-1-84593-254-1","language":"en","note":"DOI: 10.1079/9781845932541.0000","page":"431-436","publisher":"CAB International","publisher-place":"UK","source":"DOI.org (Crossref)","title":"Insect conservation: Progress and prospects","URL":"http://www.cabidigitallibrary.org/doi/book/10.1079/9781845932541.0000","author":[{"family":"Lewis","given":"Owen T."},{"family":"New","given":"Tim R."},{"family":"Stewart","given":"Alan J.A."}],"accessed":{"date-parts":[["2023",6,18]]},"issued":{"date-parts":[["2007",6,27]]}}}],"schema":"https://github.com/citation-style-language/schema/raw/master/csl-citation.json"}</w:t>
        </w:r>
      </w:hyperlink>
      <w:del w:id="10" w:author="Unknown Author" w:date="2026-04-06T01:14:01Z">
        <w:r>
          <w:rPr>
            <w:color w:val="000000"/>
          </w:rPr>
          <w:delText xml:space="preserve">. </w:delText>
        </w:r>
      </w:del>
      <w:del w:id="11" w:author="Unknown Author" w:date="2026-04-06T01:14:01Z">
        <w:r>
          <w:rPr>
            <w:color w:val="000000"/>
            <w:lang w:val="en-US"/>
          </w:rPr>
          <w:delText>Many other taxa, including beetles, which are the most diverse group of arthropods, are neglected</w:delText>
        </w:r>
      </w:del>
      <w:r>
        <w:rPr>
          <w:color w:val="000000"/>
          <w:lang w:val="en-US"/>
        </w:rPr>
        <w:t>.</w:t>
      </w:r>
      <w:r>
        <w:rPr>
          <w:color w:val="000000"/>
        </w:rPr>
      </w:r>
      <w:commentRangeEnd w:id="0"/>
      <w:r>
        <w:commentReference w:id="0"/>
      </w:r>
      <w:ins w:id="12" w:author="Unknown Author" w:date="2026-04-06T01:21:09Z">
        <w:r>
          <w:rPr>
            <w:color w:val="000000"/>
          </w:rPr>
          <w:commentReference w:id="1"/>
        </w:r>
      </w:ins>
      <w:ins w:id="13" w:author="Unknown Author" w:date="2026-04-06T01:16:38Z">
        <w:r>
          <w:rPr>
            <w:color w:val="000000"/>
          </w:rPr>
          <w:t xml:space="preserve"> </w:t>
        </w:r>
      </w:ins>
      <w:ins w:id="14" w:author="Unknown Author" w:date="2026-04-06T01:18:28Z">
        <w:r>
          <w:rPr>
            <w:color w:val="000000"/>
          </w:rPr>
          <w:t xml:space="preserve">Beetles have an importance in conservation due to factors such as their ecological diversity, presence as both pests and </w:t>
        </w:r>
      </w:ins>
      <w:ins w:id="15" w:author="Unknown Author" w:date="2026-04-06T01:19:29Z">
        <w:r>
          <w:rPr>
            <w:color w:val="000000"/>
          </w:rPr>
          <w:t>predators of pests, and presence in the fossil record, have all meant that they have been a useful group to analyse long-term faunal changes</w:t>
        </w:r>
      </w:ins>
      <w:ins w:id="16" w:author="Unknown Author" w:date="2026-04-06T01:20:30Z">
        <w:r>
          <w:rPr>
            <w:color w:val="000000"/>
          </w:rPr>
          <w:t xml:space="preserve"> </w:t>
        </w:r>
      </w:ins>
      <w:hyperlink r:id="rId36">
        <w:r>
          <w:rPr>
            <w:rStyle w:val="Hyperlink"/>
            <w:color w:val="000000"/>
          </w:rPr>
          <w:t>ITEM CSL_CITATION {"citationID":"jlyZ6MHo","properties":{"formattedCitation":"(New, 2007)","plainCitation":"(New, 2007)","noteIndex":0},"citationItems":[{"id":817,"uris":["http://zotero.org/users/9696131/items/CTYA5GBP"],"itemData":{"id":817,"type":"chapter","abstract":"Many biologists claim that beetles are the most diverse of all animal groups, with the number of described forms commonly cited as around 350,000. Whether or not they will prove eventually to be outnumbered in species by Hymenoptera (with their vast array of tiny parasitic taxa still largely not enumerated), Coleoptera are undoubtedly enormously rich in species and widespread in many terrestrial and freshwater environments throughout the world. As a consequence of the widespread knowledge that Charles Darwin was a beetle enthusiast as a young man, of Haldane’s comment about the likings of the Creator, and of Erwin’s (1982) focus on tropical beetles to estimate wider species abundance, as well as around two centuries of hobbyist and collector interests, beetles are amongst the most popular insects. Their richness is acknowledged widely as valuable both per se and in wider evaluations of ecological condition. Beetles are important also in a variety of other applied and more esoteric contexts.","container-title":"Beetle Conservation","DOI":"10.1007/978-1-4020-6047-2_1","ISBN":"978-1-4020-6047-2","language":"en","page":"1-4","publisher":"Springer Netherlands","publisher-place":"Dordrecht","source":"Springer Link","title":"Beetles and conservation","URL":"https://doi.org/10.1007/978-1-4020-6047-2_1","author":[{"family":"New","given":"T. R."}],"editor":[{"family":"New","given":"T. R."}],"accessed":{"date-parts":[["2026",4,6]]},"issued":{"date-parts":[["2007"]]}}}],"schema":"https://github.com/citation-style-language/schema/raw/master/csl-citation.json"}</w:t>
        </w:r>
      </w:hyperlink>
      <w:ins w:id="17" w:author="Unknown Author" w:date="2026-04-06T01:20:30Z">
        <w:r>
          <w:rPr>
            <w:color w:val="000000"/>
          </w:rPr>
          <w:t>.</w:t>
        </w:r>
      </w:ins>
    </w:p>
    <w:p>
      <w:pPr>
        <w:pStyle w:val="BodyText"/>
        <w:rPr/>
      </w:pPr>
      <w:r>
        <w:rPr>
          <w:color w:val="000000"/>
        </w:rPr>
        <w:t>Beetles comprise the single largest order of animals globally, with an approximate 350</w:t>
      </w:r>
      <w:r>
        <w:rPr>
          <w:color w:val="000000"/>
          <w:lang w:val="en-US"/>
        </w:rPr>
        <w:t>,</w:t>
      </w:r>
      <w:r>
        <w:rPr>
          <w:color w:val="000000"/>
        </w:rPr>
        <w:t xml:space="preserve">000 named species, and approximately a million more undescribed ones </w:t>
      </w:r>
      <w:hyperlink r:id="rId37">
        <w:r>
          <w:rPr>
            <w:rStyle w:val="Hyperlink"/>
            <w:color w:val="000000"/>
          </w:rPr>
          <w:t>ITEM CSL_CITATION {"citationID":"qr4PtpGP","properties":{"formattedCitation":"(Stork {\\i{}et al.}, 2015)","plainCitation":"(Stork et al., 2015)","noteIndex":0},"citationItems":[{"id":779,"uris":["http://zotero.org/users/9696131/items/FTJXCLAM"],"itemData":{"id":779,"type":"article-journal","abstract":"Significance\n            Many suggest we are approaching a sixth mass extinction event, and yet estimates of how many species exist, and thus how many might become extinct, vary by as much as an order of magnitude. There are few statistically robust methods to estimate global species richness, and here we introduce several new methods, including one that builds on the observation that larger species are often described before smaller species. We combine these, giving equal weight to each, to provide mean global species estimates for the most speciose order, class, and phylum on Earth, beetles, insects, and arthropods (terrestrial). We attempt to aid conservation planning by broadening the range of methods used and bringing greater stability to global estimates for these taxa.\n          , \n            \n              It has been suggested that we do not know within an order of magnitude the number of all species on Earth [May RM (1988)\n              Science\n              241(4872):1441–1449]. Roughly 1.5 million valid species of all organisms have been named and described [Costello MJ, Wilson S, Houlding B (2012)\n              Syst Biol\n              61(5):871–883]. Given Kingdom Animalia numerically dominates this list and virtually all terrestrial vertebrates have been described, the question of how many terrestrial species exist is all but reduced to one of how many arthropod species there are. With beetles alone accounting for about 40% of all described arthropod species, the truly pertinent question is how many beetle species exist. Here we present four new and independent estimates of beetle species richness, which produce a mean estimate of 1.5 million beetle species. We argue that the surprisingly narrow range (0.9–2.1 million) of these four autonomous estimates—derived from host-specificity relationships, ratios with other taxa, plant:beetle ratios, and a completely novel body-size approach—represents a major advance in honing in on the richness of this most significant taxon, and is thus of considerable importance to the debate on how many species exist. Using analogous approaches, we also produce independent estimates for all insects, mean: 5.5 million species (range 2.6–7.8 million), and for terrestrial arthropods, mean: 6.8 million species (range 5.9–7.8 million), which suggest that estimates for the world’s insects and their relatives are narrowing considerably.","container-title":"Proceedings of the National Academy of Sciences","DOI":"10.1073/pnas.1502408112","ISSN":"0027-8424, 1091-6490","issue":"24","journalAbbreviation":"Proc. Natl. Acad. Sci. U.S.A.","language":"en","page":"7519-7523","source":"DOI.org (Crossref)","title":"New approaches narrow global species estimates for beetles, insects, and terrestrial arthropods","volume":"112","author":[{"family":"Stork","given":"Nigel E."},{"family":"McBroom","given":"James"},{"family":"Gely","given":"Claire"},{"family":"Hamilton","given":"Andrew J."}],"issued":{"date-parts":[["2015",6,16]]}}}],"schema":"https://github.com/citation-style-language/schema/raw/master/csl-citation.json"}</w:t>
        </w:r>
      </w:hyperlink>
      <w:r>
        <w:rPr>
          <w:color w:val="000000"/>
        </w:rPr>
        <w:t>. They also hold a high level of ecological influence due to their extreme ubiquity allowing for a great number of interactions with other forms of life that are present around them. Due to their vast ecological diversity, beetles provide a wide range of ecosystem services. For example, beetles facilitate many processes of decomposition</w:t>
      </w:r>
      <w:r>
        <w:rPr>
          <w:color w:val="000000"/>
          <w:lang w:val="en-US"/>
        </w:rPr>
        <w:t>, pollination and seed dispersal (REF)</w:t>
      </w:r>
      <w:r>
        <w:rPr>
          <w:color w:val="000000"/>
        </w:rPr>
        <w:t xml:space="preserve">. </w:t>
      </w:r>
      <w:r>
        <w:rPr>
          <w:color w:val="000000"/>
          <w:lang w:val="en-US"/>
        </w:rPr>
        <w:t xml:space="preserve">They are also very useful bioindicators of environmental change (REF). </w:t>
      </w:r>
      <w:r>
        <w:rPr>
          <w:color w:val="000000"/>
        </w:rPr>
        <w:t xml:space="preserve">In South Africa, they act as vital pollinators for a number of different plants that are found within important biodiversity hotspots </w:t>
      </w:r>
      <w:hyperlink r:id="rId38">
        <w:r>
          <w:rPr>
            <w:rStyle w:val="Hyperlink"/>
            <w:color w:val="000000"/>
          </w:rPr>
          <w:t>ITEM CSL_CITATION {"citationID":"K1ARsoy6","properties":{"formattedCitation":"(van Kleunen {\\i{}et al.}, 2007)","plainCitation":"(van Kleunen et al., 2007)","noteIndex":0},"citationItems":[{"id":6,"uris":["http://zotero.org/users/9696131/items/9HLUARPU"],"itemData":{"id":6,"type":"article-journal","container-title":"Annals of Botany","DOI":"10.1093/aob/mcm256","ISSN":"0305-7364, 1095-8290","issue":"7","journalAbbreviation":"Annals of Botany","language":"en","page":"1483-1489","source":"DOI.org (Crossref)","title":"The Role of Beetle Marks and Flower Colour on Visitation by Monkey Beetles (Hopliini) in the Greater Cape Floral Region, South Africa","volume":"100","author":[{"family":"Kleunen","given":"M.","non-dropping-particle":"van"},{"family":"Nanni","given":"I."},{"family":"Donaldson","given":"J. S."},{"family":"Manning","given":"J. C."}],"issued":{"date-parts":[["2007",9,19]]}}}],"schema":"https://github.com/citation-style-language/schema/raw/master/csl-citation.json"}</w:t>
        </w:r>
      </w:hyperlink>
      <w:r>
        <w:rPr>
          <w:color w:val="000000"/>
        </w:rPr>
        <w:t>. For example, certain</w:t>
      </w:r>
      <w:r>
        <w:rPr>
          <w:i/>
          <w:iCs/>
          <w:color w:val="000000"/>
        </w:rPr>
        <w:t xml:space="preserve"> Protea</w:t>
      </w:r>
      <w:r>
        <w:rPr>
          <w:color w:val="000000"/>
        </w:rPr>
        <w:t xml:space="preserve"> </w:t>
      </w:r>
      <w:commentRangeStart w:id="2"/>
      <w:r>
        <w:rPr>
          <w:color w:val="000000"/>
        </w:rPr>
        <w:t>species</w:t>
      </w:r>
      <w:ins w:id="18" w:author="Unknown Author" w:date="2026-04-06T00:57:53Z">
        <w:r>
          <w:rPr>
            <w:color w:val="000000"/>
          </w:rPr>
          <w:t xml:space="preserve"> </w:t>
        </w:r>
      </w:ins>
      <w:ins w:id="19" w:author="Unknown Author" w:date="2026-04-06T00:57:53Z">
        <w:r>
          <w:rPr>
            <w:color w:val="000000"/>
          </w:rPr>
          <w:t>in KwaZulu-Natal</w:t>
        </w:r>
      </w:ins>
      <w:r>
        <w:rPr>
          <w:color w:val="000000"/>
        </w:rPr>
        <w:t xml:space="preserve"> </w:t>
      </w:r>
      <w:r>
        <w:rPr>
          <w:color w:val="000000"/>
        </w:rPr>
        <w:commentReference w:id="3"/>
      </w:r>
      <w:commentRangeEnd w:id="2"/>
      <w:r>
        <w:commentReference w:id="2"/>
      </w:r>
      <w:r>
        <w:rPr>
          <w:color w:val="000000"/>
        </w:rPr>
        <w:t xml:space="preserve">were found to be most often pollinated by </w:t>
      </w:r>
      <w:commentRangeStart w:id="4"/>
      <w:del w:id="20" w:author="Unknown Author" w:date="2026-04-06T00:55:00Z">
        <w:r>
          <w:rPr>
            <w:color w:val="000000"/>
          </w:rPr>
          <w:delText>cetoniine</w:delText>
        </w:r>
      </w:del>
      <w:ins w:id="21" w:author="Unknown Author" w:date="2026-04-06T00:55:00Z">
        <w:r>
          <w:rPr>
            <w:color w:val="000000"/>
          </w:rPr>
          <w:t>flower chafer</w:t>
        </w:r>
      </w:ins>
      <w:r>
        <w:rPr>
          <w:color w:val="000000"/>
        </w:rPr>
        <w:t xml:space="preserve"> </w:t>
      </w:r>
      <w:r>
        <w:rPr>
          <w:color w:val="000000"/>
        </w:rPr>
        <w:commentReference w:id="5"/>
      </w:r>
      <w:commentRangeEnd w:id="4"/>
      <w:r>
        <w:commentReference w:id="4"/>
      </w:r>
      <w:r>
        <w:rPr>
          <w:color w:val="000000"/>
        </w:rPr>
        <w:t>beetles</w:t>
      </w:r>
      <w:ins w:id="22" w:author="Unknown Author" w:date="2026-04-06T00:55:06Z">
        <w:r>
          <w:rPr>
            <w:color w:val="000000"/>
          </w:rPr>
          <w:t xml:space="preserve"> </w:t>
        </w:r>
      </w:ins>
      <w:ins w:id="23" w:author="Unknown Author" w:date="2026-04-06T00:55:06Z">
        <w:r>
          <w:rPr>
            <w:color w:val="000000"/>
          </w:rPr>
          <w:t>(family: Scarabidae, subfamily: Cetoniinae)</w:t>
        </w:r>
      </w:ins>
      <w:r>
        <w:rPr>
          <w:color w:val="000000"/>
        </w:rPr>
        <w:t xml:space="preserve"> compared to other animal groups </w:t>
      </w:r>
      <w:hyperlink r:id="rId39">
        <w:r>
          <w:rPr>
            <w:rStyle w:val="Hyperlink"/>
            <w:color w:val="000000"/>
          </w:rPr>
          <w:t>ITEM CSL_CITATION {"citationID":"veCXjeCx","properties":{"formattedCitation":"(Steenhuisen and Johnson, 2012)","plainCitation":"(Steenhuisen and Johnson, 2012)","noteIndex":0},"citationItems":[{"id":781,"uris":["http://zotero.org/users/9696131/items/VQKR8TSW"],"itemData":{"id":781,"type":"article-journal","container-title":"Plant Systematics and Evolution","DOI":"10.1007/s00606-012-0589-5","ISSN":"0378-2697, 1615-6110","issue":"5","journalAbbreviation":"Plant Syst Evol","language":"en","license":"http://www.springer.com/tdm","page":"857-869","source":"DOI.org (Crossref)","title":"Evidence for beetle pollination in the African grassland sugarbushes (Protea: Proteaceae)","title-short":"Evidence for beetle pollination in the African grassland sugarbushes (Protea","volume":"298","author":[{"family":"Steenhuisen","given":"Sandy-Lynn"},{"family":"Johnson","given":"Steven D."}],"issued":{"date-parts":[["2012",5]]}}}],"schema":"https://github.com/citation-style-language/schema/raw/master/csl-citation.json"}</w:t>
        </w:r>
      </w:hyperlink>
      <w:r>
        <w:rPr>
          <w:color w:val="000000"/>
        </w:rPr>
        <w:t>.</w:t>
      </w:r>
    </w:p>
    <w:p>
      <w:pPr>
        <w:pStyle w:val="BodyText"/>
        <w:rPr/>
      </w:pPr>
      <w:r>
        <w:rPr>
          <w:color w:val="000000"/>
          <w:lang w:val="en-US"/>
        </w:rPr>
        <w:t>Beetles</w:t>
      </w:r>
      <w:r>
        <w:rPr>
          <w:color w:val="000000"/>
        </w:rPr>
        <w:t xml:space="preserve">They act as detritivores </w:t>
      </w:r>
      <w:r>
        <w:rPr>
          <w:color w:val="000000"/>
          <w:lang w:val="en-US"/>
        </w:rPr>
        <w:t xml:space="preserve">by </w:t>
      </w:r>
      <w:r>
        <w:rPr>
          <w:color w:val="000000"/>
        </w:rPr>
        <w:t>reducing litter, provid</w:t>
      </w:r>
      <w:r>
        <w:rPr>
          <w:color w:val="000000"/>
          <w:lang w:val="en-US"/>
        </w:rPr>
        <w:t>ing</w:t>
      </w:r>
      <w:r>
        <w:rPr>
          <w:color w:val="000000"/>
        </w:rPr>
        <w:t xml:space="preserve">e immense biomass for other organisms with a higher trophic level and also act as predators themselves </w:t>
      </w:r>
      <w:hyperlink r:id="rId40">
        <w:r>
          <w:rPr>
            <w:rStyle w:val="Hyperlink"/>
            <w:color w:val="000000"/>
          </w:rPr>
          <w:t>ITEM CSL_CITATION {"citationID":"gu0c235K","properties":{"formattedCitation":"(McKenna and Farrell, 2009)","plainCitation":"(McKenna and Farrell, 2009)","noteIndex":0},"citationItems":[{"id":7,"uris":["http://zotero.org/users/9696131/items/P8BRTC9W"],"itemData":{"id":7,"type":"chapter","container-title":"Timetree of Life","ISBN":"978-0-19-156015-6","language":"eng","page":"278-289","publisher":"Oxford University Press","publisher-place":"Oxford","source":"K10plus ISBN","title":"Beetles (Coleoptera)","author":[{"family":"McKenna","given":"Duane D."},{"family":"Farrell","given":"Brian D."}],"editor":[{"family":"Hedges","given":"S. Blair"},{"family":"Kumar","given":"Sudhir"}],"issued":{"date-parts":[["2009"]]}}}],"schema":"https://github.com/citation-style-language/schema/raw/master/csl-citation.json"}</w:t>
        </w:r>
      </w:hyperlink>
      <w:r>
        <w:rPr>
          <w:color w:val="000000"/>
        </w:rPr>
        <w:t>.</w:t>
      </w:r>
      <w:r>
        <w:rPr>
          <w:color w:val="000000"/>
          <w:lang w:val="en-US"/>
        </w:rPr>
        <w:t xml:space="preserve"> </w:t>
      </w:r>
      <w:r>
        <w:rPr>
          <w:color w:val="000000"/>
        </w:rPr>
        <w:t xml:space="preserve">Macrodetritivores, such as tenebrionid beetles, are the main consumers of plant litter and are the primary organisms responsible for the decomposition and nutrient cycling of litter back into soil </w:t>
      </w:r>
      <w:hyperlink r:id="rId41">
        <w:r>
          <w:rPr>
            <w:rStyle w:val="Hyperlink"/>
            <w:color w:val="000000"/>
          </w:rPr>
          <w:t>ITEM CSL_CITATION {"citationID":"vprk3Nsd","properties":{"formattedCitation":"(Mordkovich and Afanas\\uc0\\u8217{}ev, 1980; Cheli, Bosco and Flores, 2022)","plainCitation":"(Mordkovich and Afanas’ev, 1980; Cheli, Bosco and Flores, 2022)","noteIndex":0},"citationItems":[{"id":21,"uris":["http://zotero.org/users/9696131/items/VTIDNQA3"],"itemData":{"id":21,"type":"article-journal","container-title":"Ekologiya","ISSN":"0096-7807","issue":"3","page":"175-180","title":"Transformation of steppe litter by darkling-beetles (Coleoptera, Tenebrionidae).","volume":"11","author":[{"family":"Mordkovich","given":"Vyacheslav G."},{"family":"Afanas'ev","given":"N. A."}],"issued":{"date-parts":[["1980",5]]}}},{"id":26,"uris":["http://zotero.org/users/9696131/items/HUF5G5CS"],"itemData":{"id":26,"type":"article-journal","abstract":"Decomposition of organic matter and soil properties linked to carbon (C) and nitrogen (N) cycling are considered key processes in soil fertility. In arid ecosystems, most plant litter remains intact for long periods and is gradually consumed by macrodetritivore arthropods. Tenebrionid beetles (Coleoptera: Tenebrionidae) are the most abundant macrodetritivores in many arid environments worldwide, and it is widely suggested that these beetles are responsible for most of the nutrient cycling from accumulated litter in warm and dry seasons in these ecosystems. In this study, the role of Nyctelia circumundata Lesne (Coleoptera: Tenebrionidae) on soil fertility and litter fragmentation during the warm-dry season was experimentally evaluated in northeastern Patagonia, using microcosm experiments in the laboratory. Our results showed that the presence of litter alone is not enough to incorporate organic matter (OM), as well as nitrogen (N) or carbon (C) into the soil. Adult individuals of N. circumundata consumed a significant fraction of the litter offered in the experimental pots (∼10 %) and this activity was also associated to increased soil N, C, and OM contents, and the C/N ratio. These facts highlighted that litter fragmentation, consumption, and its subsequent conversion into feces by N. circumundata positively affects soil fertility in northeastern Patagonia. Considering that tenebrionid beetles are a major group of primary consumers in deserts, these beetles play an important role in aboveground food web and a key energy conduit from plants (as litter) to higher trophic levels in this region. Finally, taking into account the ecological relevance of tenebrionid beetles for soil nutrient cycling (both at local and ecosytem scales) demonstrated in this work, we recommend incorporating these beetle assemblages into future conservation strategies for arid Patagonia.","container-title":"Geoderma","DOI":"10.1016/j.geoderma.2022.115770","ISSN":"0016-7061","journalAbbreviation":"Geoderma","page":"115770","source":"ScienceDirect","title":"The role of &lt;i&gt;Nyctelia circumundata&lt;/i&gt; (Coleoptera: Tenebrionidae) on litter fragmentation processes and soil fertility in northeastern arid patagonia","title-short":"The role of &lt;i&gt;Nyctelia circumundata&lt;/i&gt; (Coleoptera","volume":"415","author":[{"family":"Cheli","given":"Germán Horacio"},{"family":"Bosco","given":"Tomas"},{"family":"Flores","given":"Gustavo Ernesto"}],"issued":{"date-parts":[["2022",6,1]]}}}],"schema":"https://github.com/citation-style-language/schema/raw/master/csl-citation.json"}</w:t>
        </w:r>
      </w:hyperlink>
      <w:r>
        <w:rPr>
          <w:color w:val="000000"/>
        </w:rPr>
        <w:t>. Thus</w:t>
      </w:r>
      <w:r>
        <w:rPr>
          <w:color w:val="000000"/>
          <w:lang w:val="en-US"/>
        </w:rPr>
        <w:t>,</w:t>
      </w:r>
      <w:r>
        <w:rPr>
          <w:color w:val="000000"/>
        </w:rPr>
        <w:t xml:space="preserve"> tenebrionids </w:t>
      </w:r>
      <w:r>
        <w:rPr>
          <w:color w:val="000000"/>
          <w:lang w:val="en-US"/>
        </w:rPr>
        <w:t>are</w:t>
      </w:r>
      <w:r>
        <w:rPr>
          <w:color w:val="000000"/>
        </w:rPr>
        <w:t xml:space="preserve"> essential ecosystem engineers and crucial for the maintenance of reliant environments and the trophic complexity found therein </w:t>
      </w:r>
      <w:hyperlink r:id="rId42">
        <w:r>
          <w:rPr>
            <w:rStyle w:val="Hyperlink"/>
            <w:color w:val="000000"/>
          </w:rPr>
          <w:t>ITEM CSL_CITATION {"citationID":"SuDQcRqC","properties":{"formattedCitation":"(Cheli, Bosco and Flores, 2022)","plainCitation":"(Cheli, Bosco and Flores, 2022)","noteIndex":0},"citationItems":[{"id":26,"uris":["http://zotero.org/users/9696131/items/HUF5G5CS"],"itemData":{"id":26,"type":"article-journal","abstract":"Decomposition of organic matter and soil properties linked to carbon (C) and nitrogen (N) cycling are considered key processes in soil fertility. In arid ecosystems, most plant litter remains intact for long periods and is gradually consumed by macrodetritivore arthropods. Tenebrionid beetles (Coleoptera: Tenebrionidae) are the most abundant macrodetritivores in many arid environments worldwide, and it is widely suggested that these beetles are responsible for most of the nutrient cycling from accumulated litter in warm and dry seasons in these ecosystems. In this study, the role of Nyctelia circumundata Lesne (Coleoptera: Tenebrionidae) on soil fertility and litter fragmentation during the warm-dry season was experimentally evaluated in northeastern Patagonia, using microcosm experiments in the laboratory. Our results showed that the presence of litter alone is not enough to incorporate organic matter (OM), as well as nitrogen (N) or carbon (C) into the soil. Adult individuals of N. circumundata consumed a significant fraction of the litter offered in the experimental pots (∼10 %) and this activity was also associated to increased soil N, C, and OM contents, and the C/N ratio. These facts highlighted that litter fragmentation, consumption, and its subsequent conversion into feces by N. circumundata positively affects soil fertility in northeastern Patagonia. Considering that tenebrionid beetles are a major group of primary consumers in deserts, these beetles play an important role in aboveground food web and a key energy conduit from plants (as litter) to higher trophic levels in this region. Finally, taking into account the ecological relevance of tenebrionid beetles for soil nutrient cycling (both at local and ecosytem scales) demonstrated in this work, we recommend incorporating these beetle assemblages into future conservation strategies for arid Patagonia.","container-title":"Geoderma","DOI":"10.1016/j.geoderma.2022.115770","ISSN":"0016-7061","journalAbbreviation":"Geoderma","page":"115770","source":"ScienceDirect","title":"The role of &lt;i&gt;Nyctelia circumundata&lt;/i&gt; (Coleoptera: Tenebrionidae) on litter fragmentation processes and soil fertility in northeastern arid patagonia","title-short":"The role of &lt;i&gt;Nyctelia circumundata&lt;/i&gt; (Coleoptera","volume":"415","author":[{"family":"Cheli","given":"Germán Horacio"},{"family":"Bosco","given":"Tomas"},{"family":"Flores","given":"Gustavo Ernesto"}],"issued":{"date-parts":[["2022",6,1]]}}}],"schema":"https://github.com/citation-style-language/schema/raw/master/csl-citation.json"}</w:t>
        </w:r>
      </w:hyperlink>
      <w:r>
        <w:rPr>
          <w:color w:val="000000"/>
        </w:rPr>
        <w:t xml:space="preserve">. Epigaeic carabid beetles specifically have been suggested to be potentially excellent bioindicators of climate change and ecosystem health due to their ecological and taxonomic diversity, and relative ease in sampling </w:t>
      </w:r>
      <w:hyperlink r:id="rId43">
        <w:r>
          <w:rPr>
            <w:rStyle w:val="Hyperlink"/>
            <w:color w:val="000000"/>
          </w:rPr>
          <w:t>ITEM CSL_CITATION {"citationID":"WjaOUBiJ","properties":{"formattedCitation":"(Koivula, 2011)","plainCitation":"(Koivula, 2011)","noteIndex":0},"citationItems":[{"id":4,"uris":["http://zotero.org/users/9696131/items/RJANE5SN"],"itemData":{"id":4,"type":"article-journal","container-title":"ZooKeys","DOI":"10.3897/zookeys.100.1533","ISSN":"1313-2970, 1313-2989","journalAbbreviation":"ZK","license":"http://creativecommons.org/licenses/by/3.0/","page":"287-317","source":"DOI.org (Crossref)","title":"Useful model organisms, indicators, or both? Ground beetles (Coleoptera, Carabidae) reflecting environmental conditions","title-short":"Useful model organisms, indicators, or both?","volume":"100","author":[{"family":"Koivula","given":"Matti"}],"issued":{"date-parts":[["2011",5,20]]}}}],"schema":"https://github.com/citation-style-language/schema/raw/master/csl-citation.json"}</w:t>
        </w:r>
      </w:hyperlink>
      <w:r>
        <w:rPr>
          <w:color w:val="000000"/>
        </w:rPr>
        <w:t xml:space="preserve">. Carabidae also efficiently reflect their surrounding abiotic and biotic conditions due to their sensitivity to climate warming which can approach critical limits and tolerances. Carabidae exhibit observable responses to gradual changes in the surrounding environments with a shorter latency when compared to the vegetation which may be of primary concern </w:t>
      </w:r>
      <w:hyperlink r:id="rId44">
        <w:r>
          <w:rPr>
            <w:rStyle w:val="Hyperlink"/>
            <w:color w:val="000000"/>
          </w:rPr>
          <w:t>ITEM CSL_CITATION {"citationID":"5Xw6LFZm","properties":{"formattedCitation":"(Brandmayr, 2016)","plainCitation":"(Brandmayr, 2016)","noteIndex":0},"citationItems":[{"id":12,"uris":["http://zotero.org/users/9696131/items/7LV55NX7"],"itemData":{"id":12,"type":"article-journal","container-title":"Periodicum Biologorum","DOI":"10.18054/pb.2016.118.3.4062","ISSN":"00315362","issue":"3","journalAbbreviation":"Period Biol","page":"147-162","source":"DOI.org (Crossref)","title":"Climate change and its impact on epigean and hypogean carabid beetles","volume":"118","author":[{"family":"Brandmayr","given":"Pietro"}],"issued":{"date-parts":[["2016",9,30]]}}}],"schema":"https://github.com/citation-style-language/schema/raw/master/csl-citation.json"}</w:t>
        </w:r>
      </w:hyperlink>
      <w:r>
        <w:rPr>
          <w:color w:val="000000"/>
        </w:rPr>
        <w:t xml:space="preserve">. Cicindelidae are also beetles that </w:t>
      </w:r>
      <w:r>
        <w:rPr/>
        <w:t xml:space="preserve">are excellent bioindicators. Cicindelidae diversity has been shown to be usable as a proxy for butterfly and bird diversity present within the same areas, but allow for faster sampling and assessment of population health than those groups </w:t>
      </w:r>
      <w:hyperlink r:id="rId45">
        <w:r>
          <w:rPr>
            <w:rStyle w:val="Hyperlink"/>
          </w:rPr>
          <w:t>ITEM CSL_CITATION {"citationID":"xVBSHr2f","properties":{"formattedCitation":"(Pearson and Cassola, 1992)","plainCitation":"(Pearson and Cassola, 1992)","noteIndex":0},"citationItems":[{"id":776,"uris":["http://zotero.org/users/9696131/items/STUDYHUB"],"itemData":{"id":776,"type":"article-journal","abstract":"The family of tiger beetles (Cicindelidae) is an appropriate indicator taxon for determining regional patterns of biodiversity because (1) its taxonomy is stabilized; (2) its biology and general life history are well understood, (3) individuals are readily observed and manipulated in the field, (4) the family occurs world-wide and in a broad range of habitat types; (5) each species tends to be specialized within a narrow habitat; (6) patterns of species richness are highly correlated with those of other vertebrate and invertebrate taxa; and (7) the taxon includes species of potential economic importance. Logistical advantages provide some of the strongest arguments for selecting tiger beetles as an appropriate indicator taxon. Species numbers of tiger beetles are relatively well known for 129 countries. Eight countries alone account for more than half the world total of 2028 known species. Species numbers are also indicated for eleven biogeographical zones of the world. For gridded squares across North America, the Indian subcontinent, and Australia, species richness of tiger beetles, birds, and butterflies shows significant positive correlations. However, tiger beetle species numbers can be reliably determined within fifty hours on a single site, compared to months or years for birds or butterflies, and the advantage of using tiger beetles in conservation biology is evident","container-title":"Conservation Biology","DOI":"10.1046/j.1523-1739.1992.06030376.x","ISSN":"1523-1739","issue":"3","language":"en","note":"_eprint: https://conbio.onlinelibrary.wiley.com/doi/pdf/10.1046/j.1523-1739.1992.06030376.x","page":"376-391","source":"Wiley Online Library","title":"World-Wide Species Richness Patterns of Tiger Beetles (Coleoptera: Cicindelidae): Indicator Taxon for Biodiversity and Conservation Studies","title-short":"World-Wide Species Richness Patterns of Tiger Beetles (Coleoptera","volume":"6","author":[{"family":"Pearson","given":"David L."},{"family":"Cassola","given":"Fabio"}],"issued":{"date-parts":[["1992"]]}}}],"schema":"https://github.com/citation-style-language/schema/raw/master/csl-citation.json"}</w:t>
        </w:r>
      </w:hyperlink>
      <w:r>
        <w:rPr/>
        <w:t>.</w:t>
      </w:r>
    </w:p>
    <w:p>
      <w:pPr>
        <w:pStyle w:val="Heading2"/>
        <w:numPr>
          <w:ilvl w:val="1"/>
          <w:numId w:val="2"/>
        </w:numPr>
        <w:spacing w:lineRule="auto" w:line="360"/>
        <w:rPr/>
      </w:pPr>
      <w:r>
        <w:rPr/>
        <w:t>Altitudinal gradients</w:t>
      </w:r>
    </w:p>
    <w:p>
      <w:pPr>
        <w:pStyle w:val="BodyText"/>
        <w:rPr/>
      </w:pPr>
      <w:r>
        <w:rPr>
          <w:color w:val="000000"/>
        </w:rPr>
        <w:t xml:space="preserve">Mountain habitats display disproportionately high levels of diversity concentrated into relatively small spatial extents. They </w:t>
      </w:r>
      <w:r>
        <w:rPr/>
        <w:t>also provide</w:t>
      </w:r>
      <w:r>
        <w:rPr>
          <w:color w:val="000000"/>
        </w:rPr>
        <w:t xml:space="preserve"> rapidly changing environmental factors with changing elevations, which allows for a variety of differing general environmental conditions to be present and affect the same populations of fauna and flora </w:t>
      </w:r>
      <w:hyperlink r:id="rId46">
        <w:r>
          <w:rPr>
            <w:rStyle w:val="Hyperlink"/>
            <w:color w:val="000000"/>
          </w:rPr>
          <w:t>ITEM CSL_CITATION {"citationID":"cOvR1mtY","properties":{"formattedCitation":"(Bishop and Robertson, 2024)","plainCitation":"(Bishop and Robertson, 2024)","noteIndex":0},"citationItems":[{"id":732,"uris":["http://zotero.org/users/9696131/items/BYBHXZ2X"],"itemData":{"id":732,"type":"chapter","abstract":"Mountains are characterised by their high elevation relative to the surrounding areas, for having steep slopes, rugged terrain, and environmental heterogeneity. Mountain habitats are crucial for insect conservation because they are rich in diversity and are important biodiversity refugia. Mountains host as much as 87% of terrestrial biodiversity on about 25% of the Earth’s surface. The most important feature of mountains for living organisms are their steep environmental gradients and environmental heterogeneity. This chapter highlights the pressures that insect populations are likely to face in these environments. These pressures include rising global temperatures, land use changes, and biological invasions. The steep and inaccessible terrain of mountains means certain pressures are less likely to be problematic in these environments. There are few conservation interventions that can be uniquely applied in mountain regions but maintaining functioning ecosystems along elevational gradients is crucial for insect conservation.","container-title":"Routledge Handbook of Insect Conservation","note":"number-of-pages: 10","publisher":"Routledge","title":"Mountain habitats for insect conservation","author":[{"family":"Bishop","given":"Tom R."},{"family":"Robertson","given":"Mark P."}],"issued":{"date-parts":[["2024"]]}}}],"schema":"https://github.com/citation-style-language/schema/raw/master/csl-citation.json"}</w:t>
        </w:r>
      </w:hyperlink>
      <w:r>
        <w:rPr>
          <w:color w:val="000000"/>
        </w:rPr>
        <w:t xml:space="preserve">. This allows for observation on how certain taxa may respond to environmental changes and whether range shifts could be expected in response to factors such as climate change for other groups </w:t>
      </w:r>
      <w:hyperlink r:id="rId47">
        <w:r>
          <w:rPr>
            <w:rStyle w:val="Hyperlink"/>
            <w:color w:val="000000"/>
          </w:rPr>
          <w:t>ITEM CSL_CITATION {"citationID":"95ljm08C","properties":{"formattedCitation":"(Hodkinson, 2005)","plainCitation":"(Hodkinson, 2005)","noteIndex":0},"citationItems":[{"id":35,"uris":["http://zotero.org/users/9696131/items/KU3XKWZC"],"itemData":{"id":35,"type":"article-journal","abstract":"ABSTRACT\n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t>
        </w:r>
      </w:hyperlink>
      <w:r>
        <w:rPr>
          <w:color w:val="000000"/>
        </w:rPr>
        <w:t xml:space="preserve">. Specialist mountain beetle species have been shown to have greater risks of decline and eventual extinction when compared to those from other types of habitats such as forests </w:t>
      </w:r>
      <w:hyperlink r:id="rId48">
        <w:r>
          <w:rPr>
            <w:rStyle w:val="Hyperlink"/>
            <w:color w:val="000000"/>
          </w:rPr>
          <w:t>ITEM CSL_CITATION {"citationID":"MGHKpT4e","properties":{"formattedCitation":"(Nolte {\\i{}et al.}, 2019)","plainCitation":"(Nolte et al., 2019)","noteIndex":0},"citationItems":[{"id":802,"uris":["http://zotero.org/users/9696131/items/GTDNACY8"],"itemData":{"id":802,"type":"article-journal","container-title":"Biodiversity and Conservation","DOI":"10.1007/s10531-019-01724-9","ISSN":"0960-3115, 1572-9710","issue":"5","journalAbbreviation":"Biodivers Conserv","language":"en","page":"1267-1283","source":"DOI.org (Crossref)","title":"Habitat specialization, distribution range size and body size drive extinction risk in carabid beetles","volume":"28","author":[{"family":"Nolte","given":"Dorothea"},{"family":"Boutaud","given":"Estève"},{"family":"Kotze","given":"D. Johan"},{"family":"Schuldt","given":"Andreas"},{"family":"Assmann","given":"Thorsten"}],"issued":{"date-parts":[["2019",4]]}}}],"schema":"https://github.com/citation-style-language/schema/raw/master/csl-citation.json"}</w:t>
        </w:r>
      </w:hyperlink>
      <w:r>
        <w:rPr/>
        <w:t>.</w:t>
      </w:r>
    </w:p>
    <w:p>
      <w:pPr>
        <w:pStyle w:val="BodyText"/>
        <w:rPr/>
      </w:pPr>
      <w:r>
        <w:rPr>
          <w:color w:val="000000"/>
        </w:rPr>
        <w:t xml:space="preserve">One of the main determinants of insect presence and absence across altitudinal gradients are hypothesised to be the balancing of the thermal requirements needed to ensure optimal growth, versus a potential to surpass thermal tolerance limits </w:t>
      </w:r>
      <w:hyperlink r:id="rId49">
        <w:r>
          <w:rPr>
            <w:rStyle w:val="Hyperlink"/>
            <w:color w:val="000000"/>
          </w:rPr>
          <w:t>ITEM CSL_CITATION {"citationID":"KcMZO4s8","properties":{"formattedCitation":"(Birkett, Blackburn and Men\\uc0\\u233{}ndez, 2018)","plainCitation":"(Birkett, Blackburn and Menéndez, 2018)","noteIndex":0},"citationItems":[{"id":8,"uris":["http://zotero.org/users/9696131/items/JMGC7MLW"],"itemData":{"id":8,"type":"article-journal","abstract":"Climate warming has been proposed as the main cause of the recent range shifts seen in many species. Although species' thermal tolerances are thought to play a key role in determining responses to climate change, especially in ectotherms, empirical evidence is still limited. We investigate the connection between species' thermal tolerances, elevational range and shifts in the lower elevational limit of dung beetle species (Coleoptera, Aphodiidea) in an upland region in the northwest of England. We measured thermal tolerances in the laboratory, and used current and historical distribution data to test specific hypotheses about the area's three dominant species, particularly the species most likely to suffer from warming:\n              Agollinus lapponum\n              . We found marked differences between species in their minimum and maximum thermal tolerance and in their elevational range and patterns of abundance. Overall, differences in thermal limits among species matched the abundance patterns along the elevation gradient expected if distributions were constrained by climate.\n              Agollinus lapponum\n              abundance increased with elevation and this species showed lower maximum and minimum thermal limits than\n              Acrossus depressus\n              , for which abundance declined with elevation. Consistent with lower tolerance to high temperature, we recorded an uphill retreat of the low elevation limit of\n              A. lapponum\n              (177 m over 57 yr) in line with the increase in summer temperature observed in the region over the same period. Moreover, this species has been replaced at low and mid‐elevations by the other two warm‐tolerant species (\n              A. depressus\n              and\n              Agrilinus ater\n              ). Our results provide empirical evidence that species' thermal tolerance constrains elevational ranges and contributes to explain the observed responses to climate warming. A mechanistic understanding of how climate change directly affects species, such as the one presented here, will provide a robust base to inform predictions of how individual species and whole assemblages may change in the future.","container-title":"Ecography","DOI":"10.1111/ecog.03458","ISSN":"0906-7590, 1600-0587","issue":"9","journalAbbreviation":"Ecography","language":"en","page":"1510-1519","source":"DOI.org (Crossref)","title":"Linking species thermal tolerance to elevational range shifts in upland dung beetles","volume":"41","author":[{"family":"Birkett","given":"Ali J."},{"family":"Blackburn","given":"George Alan"},{"family":"Menéndez","given":"Rosa"}],"issued":{"date-parts":[["2018",9]]}}}],"schema":"https://github.com/citation-style-language/schema/raw/master/csl-citation.json"}</w:t>
        </w:r>
      </w:hyperlink>
      <w:r>
        <w:rPr>
          <w:color w:val="000000"/>
        </w:rPr>
        <w:t>. Insect populations have been shown to shift into new altitudinal areas through altering their life histories and various phenological attributes in order to tolerate deviations from ideal environmental conditions in new habitats. However, any observed responses by insects to climate change across an altitudinal gradient will be species</w:t>
      </w:r>
      <w:r>
        <w:rPr>
          <w:color w:val="000000"/>
          <w:lang w:val="en-US"/>
        </w:rPr>
        <w:t>-</w:t>
      </w:r>
      <w:r>
        <w:rPr>
          <w:color w:val="000000"/>
        </w:rPr>
        <w:t xml:space="preserve">specific </w:t>
      </w:r>
      <w:hyperlink r:id="rId50">
        <w:r>
          <w:rPr>
            <w:rStyle w:val="Hyperlink"/>
            <w:color w:val="000000"/>
          </w:rPr>
          <w:t>ITEM CSL_CITATION {"citationID":"wYoKWwfl","properties":{"formattedCitation":"(Hodkinson, 2005)","plainCitation":"(Hodkinson, 2005)","noteIndex":0},"citationItems":[{"id":35,"uris":["http://zotero.org/users/9696131/items/KU3XKWZC"],"itemData":{"id":35,"type":"article-journal","abstract":"ABSTRACT\n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t>
        </w:r>
      </w:hyperlink>
      <w:r>
        <w:rPr>
          <w:color w:val="000000"/>
        </w:rPr>
        <w:t xml:space="preserve">. Previous work on ants in Sani Pass concluded that seasonal fluctuations had a stronger effect on the distribution and density of ant species across the altitudinal gradient, in comparison to long-term </w:t>
      </w:r>
      <w:r>
        <w:rPr/>
        <w:t>climatic</w:t>
      </w:r>
      <w:r>
        <w:rPr>
          <w:color w:val="000000"/>
        </w:rPr>
        <w:t xml:space="preserve"> trends </w:t>
      </w:r>
      <w:hyperlink r:id="rId51">
        <w:r>
          <w:rPr>
            <w:rStyle w:val="Hyperlink"/>
            <w:color w:val="000000"/>
          </w:rPr>
          <w:t>ITEM CSL_CITATION {"citationID":"kGT8yq6L","properties":{"formattedCitation":"(Bishop {\\i{}et al.}, 2014)","plainCitation":"(Bishop et al., 2014)","noteIndex":0},"citationItems":[{"id":14,"uris":["http://zotero.org/users/9696131/items/K6SLH7SJ"],"itemData":{"id":14,"type":"article-journal","abstract":"Abstract\n            \n              Aim\n              Patterns of biological diversity are often investigated across space but little work has attempted to explore the consistency of such observations through time. Here, our aim was to understand the patterns of diversity for a functionally critical taxon, the ants (Hymenoptera: Formicidae), through space and time using an extensive dataset collected across an elevational gradient. In addition, we evaluated the importance of two key postulated drivers of elevational diversity patterns: temperature and available area.\n            \n            \n              Location\n              The Maloti‐Drakensberg Mountains of southern Africa.\n            \n            \n              Methods\n              We sampled epigaeic ant communities biannually for 7 years (2006–2012) at eight different elevational sites. We then used an information theoretic approach combined with generalized linear mixed models to: (1) describe diversity patterns through space and time; (2) assess the importance of different abiotic drivers; and (3) understand how much spatio‐temporal variation can be explained by these drivers. Simple regression approaches were also used to test for differences in seasonal variation along the elevational gradient.\n            \n            \n              Results\n              We found clear mid‐elevational peaks of species density and evenness measures. Abundance patterns were complex. The spatial distributions of all three metrics changed across seasons and years. Temperature variables had important roles in explaining both species density and abundance patterns, whilst species density was also influenced by available area. In conjunction, we found much greater seasonal variability in species density at low elevations. This variation was independent of differences in species pool size.\n            \n            \n              Main conclusions\n              We found patterns of ant diversity that are strongly modulated by temporal change. There was a consistent and strong signature of seasonality on the elevation–diversity patterns of the ants, whilst annual changes throughout the study period had a weaker influence. We conclude that both spatial and temporal patterns are driven primarily by temperature, with only a weak influence of available elevational area. This study is the first to describe the spatio‐temporal distribution of a suite of community‐level metrics along an elevational gradient and implies that temporal variation should be considered more carefully in studies of invertebrate diversity, particularly with respect to elevation and the mechanisms that may be maintaining diversity patterns.","container-title":"Journal of Biogeography","DOI":"10.1111/jbi.12368","ISSN":"0305-0270, 1365-2699","issue":"12","journalAbbreviation":"Journal of Biogeography","language":"en","license":"http://creativecommons.org/licenses/by/3.0/","page":"2256-2268","source":"DOI.org (Crossref)","title":"Elevation–diversity patterns through space and time: ant communities of the Maloti‐Drakensberg Mountains of southern Africa","title-short":"Elevation–diversity patterns through space and time","volume":"41","author":[{"family":"Bishop","given":"Tom R."},{"family":"Robertson","given":"Mark P."},{"family":"Van Rensburg","given":"Berndt J."},{"family":"Parr","given":"Catherine L."}],"editor":[{"family":"Gillman","given":"Len"}],"issued":{"date-parts":[["2014",12]]}}}],"schema":"https://github.com/citation-style-language/schema/raw/master/csl-citation.json"}</w:t>
        </w:r>
      </w:hyperlink>
      <w:r>
        <w:rPr>
          <w:color w:val="000000"/>
        </w:rPr>
        <w:t xml:space="preserve">. However, </w:t>
      </w:r>
      <w:r>
        <w:rPr>
          <w:color w:val="000000"/>
          <w:lang w:val="en-US"/>
        </w:rPr>
        <w:t>long-term sampling is crucial in</w:t>
      </w:r>
      <w:r>
        <w:rPr>
          <w:color w:val="000000"/>
        </w:rPr>
        <w:t xml:space="preserve"> determining whether there is a change in the underlying </w:t>
      </w:r>
      <w:r>
        <w:rPr/>
        <w:t>climatic</w:t>
      </w:r>
      <w:r>
        <w:rPr>
          <w:color w:val="000000"/>
        </w:rPr>
        <w:t xml:space="preserve"> conditions as opposed to seasonal variation.</w:t>
      </w:r>
    </w:p>
    <w:p>
      <w:pPr>
        <w:pStyle w:val="BodyText"/>
        <w:rPr/>
      </w:pPr>
      <w:r>
        <w:rPr>
          <w:color w:val="000000"/>
        </w:rPr>
        <w:t xml:space="preserve">Insect diversity and abundance fluctuate in varying ways across altitudes depending on the specific circumstances involved. Climatic conditions, soil composition, biotic interactions, and individual species biology of the organisms involved all influence how the density of insect taxa will be spread across a mountain. Some examples of resulting distribution patterns include: greatest richness and abundance surrounding mid-elevations, a linear decreasing relationship between diversity and elevation, and complex multi-modal patterns localised within altitudinal intervals </w:t>
      </w:r>
      <w:hyperlink r:id="rId52">
        <w:r>
          <w:rPr>
            <w:rStyle w:val="Hyperlink"/>
            <w:color w:val="000000"/>
          </w:rPr>
          <w:t>ITEM CSL_CITATION {"citationID":"QN0cUhz5","properties":{"formattedCitation":"(Dong {\\i{}et al.}, 2025)","plainCitation":"(Dong et al., 2025)","noteIndex":0},"citationItems":[{"id":9,"uris":["http://zotero.org/users/9696131/items/UJ7SIGPF"],"itemData":{"id":9,"type":"article-journal","abstract":"Abstract\n            \n              \n                \n                  Tropical elevation gradients support highly diverse assemblages, but competing hypotheses suggest either peak species richness in lowland rainforests or at mid‐elevations. We investigated scolytine beetles—phloem, ambrosia and seed‐feeding beetles—along a tropical elevational gradient in Papua New Guinea.\n                \n                \n                  Highly standardised sampling from 200 to 3700 m above sea level (asl) identified areas of highest and lowest species richness, abundance and other biodiversity variables.\n                \n                \n                  Using passive flight intercept traps at eight elevations from 200 to 3500 m asl, we collected over 9600 specimens representing 215 species. Despite extensive sampling, species accumulation curves suggest that diversity was not fully exhausted.\n                \n                \n                  Scolytine species richness followed a unimodal distribution, peaking between 700 and 1200 m asl, supporting prior findings of highest diversity at low‐to‐mid elevations.\n                \n                \n                  Alternative models, such as a monotonous decrease from lowlands to higher elevations and a mid‐elevation maximum, showed lesser fit to our data. Abundance is greatest at the lowest sites, driven by a few extremely abundant species. The turnover rate—beta diversity between elevation steps—is greatest between the highest elevations.\n                \n                \n                  \n                    Among dominant tribes—Dryocoetini, Xyleborini and Cryphalini—species richness peaked between 700 and 2200 m asl. Taxon‐specific analyses revealed distinct patterns:\n                    Euwallacea\n                    spp. abundance uniformly declined with elevation, while other genera were driven by dominant species at different elevations.\n                    Coccotrypes\n                    and phloem‐feeding\n                    Cryphalus\n                    have undergone evolutionary radiations in New Guinea, with many species still undescribed. Species not yet known to science are most likely to be found at lower and middle elevations, where overall diversity is highest.","container-title":"Insect Conservation and Diversity","DOI":"10.1111/icad.12824","ISSN":"1752-458X, 1752-4598","journalAbbreviation":"Insect Conserv Diversity","language":"en","page":"icad.12824","source":"DOI.org (Crossref)","title":"Scolytine beetle diversity along an altitudinal gradient in Papua New Guinea","author":[{"family":"Dong","given":"Yiyi"},{"family":"Shepherd","given":"Sierra"},{"family":"Stork","given":"Nigel E."},{"family":"Johnson","given":"Andrew J."},{"family":"Smith","given":"Sarah M."},{"family":"Wardhaugh","given":"Carl"},{"family":"Leponce","given":"Maurice"},{"family":"Mogia","given":"Martin"},{"family":"Novotny","given":"Vojtech"},{"family":"Hulcr","given":"Jiri"}],"issued":{"date-parts":[["2025",4,3]]}}}],"schema":"https://github.com/citation-style-language/schema/raw/master/csl-citation.json"}</w:t>
        </w:r>
      </w:hyperlink>
      <w:r>
        <w:rPr/>
        <w:t>.</w:t>
      </w:r>
    </w:p>
    <w:p>
      <w:pPr>
        <w:pStyle w:val="Heading2"/>
        <w:numPr>
          <w:ilvl w:val="1"/>
          <w:numId w:val="2"/>
        </w:numPr>
        <w:spacing w:lineRule="auto" w:line="360"/>
        <w:rPr/>
      </w:pPr>
      <w:r>
        <w:rPr/>
        <w:t>Environmental Changes</w:t>
      </w:r>
    </w:p>
    <w:p>
      <w:pPr>
        <w:pStyle w:val="BodyText"/>
        <w:rPr/>
      </w:pPr>
      <w:r>
        <w:rPr>
          <w:color w:val="000000"/>
        </w:rPr>
        <w:t>Soil variables and vegetation variables have been shown to have strong effects on terrestrial insects in historical studies</w:t>
      </w:r>
      <w:r>
        <w:rPr>
          <w:color w:val="000000"/>
          <w:lang w:val="en-US"/>
        </w:rPr>
        <w:t xml:space="preserve"> (REF)</w:t>
      </w:r>
      <w:r>
        <w:rPr>
          <w:color w:val="000000"/>
        </w:rPr>
        <w:t>. For example, Scarabaeidae</w:t>
      </w:r>
      <w:del w:id="24" w:author="Unknown Author" w:date="2026-04-06T01:22:31Z">
        <w:r>
          <w:rPr>
            <w:color w:val="000000"/>
          </w:rPr>
          <w:delText xml:space="preserve"> beetles that rely</w:delText>
        </w:r>
      </w:del>
      <w:commentRangeStart w:id="6"/>
      <w:r>
        <w:rPr>
          <w:color w:val="000000"/>
        </w:rPr>
        <w:t xml:space="preserve"> </w:t>
      </w:r>
      <w:r>
        <w:rPr>
          <w:color w:val="000000"/>
        </w:rPr>
        <w:commentReference w:id="7"/>
      </w:r>
      <w:commentRangeEnd w:id="6"/>
      <w:r>
        <w:commentReference w:id="6"/>
      </w:r>
      <w:r>
        <w:rPr>
          <w:color w:val="000000"/>
        </w:rPr>
        <w:t xml:space="preserve">exhibit a wide variety of manners in which they utilise soil and dung for reproduction. Telecoprids that rely on moving the dung ball around to house their eggs require a habitat with soil that is more easily </w:t>
      </w:r>
      <w:commentRangeStart w:id="8"/>
      <w:r>
        <w:rPr>
          <w:color w:val="000000"/>
        </w:rPr>
        <w:t>manipulable</w:t>
      </w:r>
      <w:r>
        <w:rPr>
          <w:color w:val="000000"/>
        </w:rPr>
        <w:commentReference w:id="9"/>
      </w:r>
      <w:commentRangeEnd w:id="8"/>
      <w:r>
        <w:commentReference w:id="8"/>
      </w:r>
      <w:ins w:id="25" w:author="Unknown Author" w:date="2026-04-06T01:26:24Z">
        <w:r>
          <w:rPr>
            <w:color w:val="000000"/>
          </w:rPr>
          <w:commentReference w:id="10"/>
        </w:r>
      </w:ins>
      <w:r>
        <w:rPr>
          <w:color w:val="000000"/>
          <w:lang w:val="en-US"/>
        </w:rPr>
        <w:t xml:space="preserve"> </w:t>
      </w:r>
      <w:hyperlink r:id="rId53">
        <w:r>
          <w:rPr>
            <w:rStyle w:val="Hyperlink"/>
            <w:color w:val="000000"/>
            <w:lang w:val="en-US"/>
          </w:rPr>
          <w:t>ITEM CSL_CITATION {"citationID":"3mWailiy","properties":{"formattedCitation":"(Daniel {\\i{}et al.}, 2022)","plainCitation":"(Daniel et al., 2022)","noteIndex":0},"citationItems":[{"id":27,"uris":["http://zotero.org/users/9696131/items/M676938T"],"itemData":{"id":27,"type":"article-journal","abstract":"Abstract\n            Regional biogeographical patterns result from a complex combination across habitat, climate and environmental variables. Biotic and abiotic variables strongly influence the diversity and spatial distribution patterns. However, very few studies analyse the close interaction and effect of environmental variables on diversity at fine spatiotemporal scales. In this study, we evaluated the influence of soil type, vegetation cover and temperature on species diversity and functional structure of dung beetle assemblages. Dung beetle species were sampled using pitfall traps baited with cattle dung from sandy and clay soils in open woodland and closed canopy areas in Mkhuze Game Reserve, KwaZulu‐Natal, South Africa. We performed a PERMANOVA, a PERMDISP and an NMDS to analyse differences in species composition between soil and vegetation cover types. To test the effect of environmental variables on species richness and abundance, we performed a generalised least squares model. Lastly, we searched for nodes using a bipartite analysis to evaluate network’s potential modularity. We collected 1439 specimens comprising 27 species and 13 genera. Species composition differed between environmental variables. Soil type was the most important driver for changes in dung beetle species composition. Species richness and abundance were influenced by the interaction between soil type and vegetation cover. The combination of microenvironmental preferences potentially influenced the dung beetle assemblage diversity and functional structure. Combining all these preferences may act as a dilution mechanism of interspecific competition in saturated habitat conditions, reducing the number of species that potentially interact and generating a modular network structure of the assemblage.\n          , \n            Resumo\n            Os padrões biogeográficos regionais resultam de uma combinação complexa de habitats, clima e variáveis ambientais. Variáveis bióticas e abióticas influenciam fortemente os padrões de diversidade e distribuição espacial. No entanto, poucos trabalhos analisam a interação e o efeito das variáveis ambientais na diversidade numa escala espacial e temporal fina. Nesse trabalho, avaliamos a influência do tipo de solo, cobertura da vegetação e temperatura na diversidade e estrutura funcional de uma assembleia de besouros rola‐bostas. As espécies de besouros rola‐bostas foram coletadas usando armadilhas de queda iscadas com fezes de bovinos em solos arenosos e argilosos em vegetação aberta e fechada na Reserva de Mkhuze, KwaZulu‐Natal, África do Sul. Usamos PERMANOVA, PERMDISP e NMDS para analisar a diferença na composição das espécies entre os tipos de solos e tipos vegetacionais. Para testar o efeito de variáveis ambientais sobre a riqueza das espécies e abundância utilizamos modelos generalizados de quadrados mínimos. Por último, usamos a análise bipartida para avaliar a modularidade potencial da rede. Foram coletados 1439 espécimes pertencentes a 27 espécies e 13 gêneros. A composição das espécies diferiu entre as variáveis ambientais. O tipo de solo foi o fator mais importante para as mudanças na composição das espécies de besouro rola‐bostas. A riqueza e abundância de espécies foram influenciadas pela interação entre o tipo de solo e a cobertura vegetal. A combinação de preferências microambientais potencialmente influenciou a diversidade da assembleia de besouros rola‐bostas e a estrutura funcional. A combinação de todas essas preferências pode atuar como um mecanismo de diluição da competição interespecífica em condições de habitat saturado, reduzindo o número de espécies que potencialmente interagem e gerando uma estrutura de rede modular da assembleia.","container-title":"Austral Ecology","DOI":"10.1111/aec.13138","ISSN":"1442-9985, 1442-9993","issue":"1","journalAbbreviation":"Austral Ecology","language":"en","page":"79-91","source":"DOI.org (Crossref)","title":"Soil type, vegetation cover and temperature determinants of the diversity and structure of dung beetle assemblages in a South African open woodland and closed canopy mosaic","volume":"47","author":[{"family":"Daniel","given":"Gimo M."},{"family":"Noriega","given":"Jorge Ari"},{"family":"Da Silva","given":"Pedro G."},{"family":"Deschodt","given":"Christian M."},{"family":"Sole","given":"Catherine L."},{"family":"Scholtz","given":"Clarke H."},{"family":"Davis","given":"Adrian L. V."}],"issued":{"date-parts":[["2022",2]]}}}],"schema":"https://github.com/citation-style-language/schema/raw/master/csl-citation.json"}</w:t>
        </w:r>
      </w:hyperlink>
      <w:del w:id="26" w:author="Unknown Author" w:date="2026-04-06T01:24:31Z">
        <w:r>
          <w:rPr>
            <w:color w:val="000000"/>
            <w:lang w:val="en-US"/>
          </w:rPr>
          <w:delText>(REF)</w:delText>
        </w:r>
      </w:del>
      <w:r>
        <w:rPr>
          <w:color w:val="000000"/>
        </w:rPr>
        <w:t xml:space="preserve">. Changes </w:t>
      </w:r>
      <w:r>
        <w:rPr>
          <w:color w:val="000000"/>
          <w:lang w:val="en-US"/>
        </w:rPr>
        <w:t>in</w:t>
      </w:r>
      <w:r>
        <w:rPr>
          <w:color w:val="000000"/>
        </w:rPr>
        <w:t xml:space="preserve"> soil composition, such as increased </w:t>
      </w:r>
      <w:del w:id="27" w:author="Unknown Author" w:date="2026-04-06T01:25:09Z">
        <w:r>
          <w:rPr>
            <w:color w:val="000000"/>
          </w:rPr>
          <w:delText>silt</w:delText>
        </w:r>
      </w:del>
      <w:ins w:id="28" w:author="Unknown Author" w:date="2026-04-06T01:25:09Z">
        <w:r>
          <w:rPr>
            <w:color w:val="000000"/>
          </w:rPr>
          <w:t>clay</w:t>
        </w:r>
      </w:ins>
      <w:r>
        <w:rPr>
          <w:color w:val="000000"/>
        </w:rPr>
        <w:t xml:space="preserve"> concentrations cause the soil to become more dense, therefore</w:t>
      </w:r>
      <w:r>
        <w:rPr>
          <w:color w:val="000000"/>
          <w:lang w:val="en-US"/>
        </w:rPr>
        <w:t>,</w:t>
      </w:r>
      <w:r>
        <w:rPr>
          <w:color w:val="000000"/>
        </w:rPr>
        <w:t xml:space="preserve"> beetles</w:t>
      </w:r>
      <w:r>
        <w:rPr>
          <w:color w:val="000000"/>
          <w:lang w:val="en-US"/>
        </w:rPr>
        <w:t xml:space="preserve"> such as telecoprids</w:t>
      </w:r>
      <w:r>
        <w:rPr>
          <w:color w:val="000000"/>
        </w:rPr>
        <w:t xml:space="preserve"> may be unable to inhabit th</w:t>
      </w:r>
      <w:r>
        <w:rPr>
          <w:color w:val="000000"/>
          <w:lang w:val="en-US"/>
        </w:rPr>
        <w:t>e</w:t>
      </w:r>
      <w:r>
        <w:rPr>
          <w:color w:val="000000"/>
        </w:rPr>
        <w:t>se environments, effectively altering their habitable range</w:t>
      </w:r>
      <w:del w:id="29" w:author="Unknown Author" w:date="2026-04-06T01:23:26Z">
        <w:r>
          <w:rPr>
            <w:color w:val="000000"/>
          </w:rPr>
          <w:delText xml:space="preserve"> </w:delText>
        </w:r>
      </w:del>
      <w:hyperlink r:id="rId54">
        <w:r>
          <w:rPr>
            <w:rStyle w:val="Hyperlink"/>
            <w:color w:val="000000"/>
          </w:rPr>
          <w:t>ITEM CSL_CITATION {"citationID":"Jzr6yrHC","properties":{"formattedCitation":"(Daniel {\\i{}et al.}, 2022)","plainCitation":"(Daniel et al., 2022)","noteIndex":0},"citationItems":[{"id":27,"uris":["http://zotero.org/users/9696131/items/M676938T"],"itemData":{"id":27,"type":"article-journal","abstract":"Abstract\n            Regional biogeographical patterns result from a complex combination across habitat, climate and environmental variables. Biotic and abiotic variables strongly influence the diversity and spatial distribution patterns. However, very few studies analyse the close interaction and effect of environmental variables on diversity at fine spatiotemporal scales. In this study, we evaluated the influence of soil type, vegetation cover and temperature on species diversity and functional structure of dung beetle assemblages. Dung beetle species were sampled using pitfall traps baited with cattle dung from sandy and clay soils in open woodland and closed canopy areas in Mkhuze Game Reserve, KwaZulu‐Natal, South Africa. We performed a PERMANOVA, a PERMDISP and an NMDS to analyse differences in species composition between soil and vegetation cover types. To test the effect of environmental variables on species richness and abundance, we performed a generalised least squares model. Lastly, we searched for nodes using a bipartite analysis to evaluate network’s potential modularity. We collected 1439 specimens comprising 27 species and 13 genera. Species composition differed between environmental variables. Soil type was the most important driver for changes in dung beetle species composition. Species richness and abundance were influenced by the interaction between soil type and vegetation cover. The combination of microenvironmental preferences potentially influenced the dung beetle assemblage diversity and functional structure. Combining all these preferences may act as a dilution mechanism of interspecific competition in saturated habitat conditions, reducing the number of species that potentially interact and generating a modular network structure of the assemblage.\n          , \n            Resumo\n            Os padrões biogeográficos regionais resultam de uma combinação complexa de habitats, clima e variáveis ambientais. Variáveis bióticas e abióticas influenciam fortemente os padrões de diversidade e distribuição espacial. No entanto, poucos trabalhos analisam a interação e o efeito das variáveis ambientais na diversidade numa escala espacial e temporal fina. Nesse trabalho, avaliamos a influência do tipo de solo, cobertura da vegetação e temperatura na diversidade e estrutura funcional de uma assembleia de besouros rola‐bostas. As espécies de besouros rola‐bostas foram coletadas usando armadilhas de queda iscadas com fezes de bovinos em solos arenosos e argilosos em vegetação aberta e fechada na Reserva de Mkhuze, KwaZulu‐Natal, África do Sul. Usamos PERMANOVA, PERMDISP e NMDS para analisar a diferença na composição das espécies entre os tipos de solos e tipos vegetacionais. Para testar o efeito de variáveis ambientais sobre a riqueza das espécies e abundância utilizamos modelos generalizados de quadrados mínimos. Por último, usamos a análise bipartida para avaliar a modularidade potencial da rede. Foram coletados 1439 espécimes pertencentes a 27 espécies e 13 gêneros. A composição das espécies diferiu entre as variáveis ambientais. O tipo de solo foi o fator mais importante para as mudanças na composição das espécies de besouro rola‐bostas. A riqueza e abundância de espécies foram influenciadas pela interação entre o tipo de solo e a cobertura vegetal. A combinação de preferências microambientais potencialmente influenciou a diversidade da assembleia de besouros rola‐bostas e a estrutura funcional. A combinação de todas essas preferências pode atuar como um mecanismo de diluição da competição interespecífica em condições de habitat saturado, reduzindo o número de espécies que potencialmente interagem e gerando uma estrutura de rede modular da assembleia.","container-title":"Austral Ecology","DOI":"10.1111/aec.13138","ISSN":"1442-9985, 1442-9993","issue":"1","journalAbbreviation":"Austral Ecology","language":"en","page":"79-91","source":"DOI.org (Crossref)","title":"Soil type, vegetation cover and temperature determinants of the diversity and structure of dung beetle assemblages in a South African open woodland and closed canopy mosaic","volume":"47","author":[{"family":"Daniel","given":"Gimo M."},{"family":"Noriega","given":"Jorge Ari"},{"family":"Da Silva","given":"Pedro G."},{"family":"Deschodt","given":"Christian M."},{"family":"Sole","given":"Catherine L."},{"family":"Scholtz","given":"Clarke H."},{"family":"Davis","given":"Adrian L. V."}],"issued":{"date-parts":[["2022",2]]}}}],"schema":"https://github.com/citation-style-language/schema/raw/master/csl-citation.json"}</w:t>
        </w:r>
      </w:hyperlink>
      <w:del w:id="30" w:author="Unknown Author" w:date="2026-04-06T01:23:26Z">
        <w:r>
          <w:rPr>
            <w:color w:val="000000"/>
          </w:rPr>
          <w:delText>.</w:delText>
        </w:r>
      </w:del>
      <w:ins w:id="31" w:author="Unknown Author" w:date="2026-04-06T01:23:27Z">
        <w:r>
          <w:rPr>
            <w:color w:val="000000"/>
          </w:rPr>
          <w:t xml:space="preserve"> </w:t>
        </w:r>
      </w:ins>
      <w:hyperlink r:id="rId55">
        <w:r>
          <w:rPr>
            <w:rStyle w:val="Hyperlink"/>
            <w:color w:val="000000"/>
          </w:rPr>
          <w:t>ITEM CSL_CITATION {"citationID":"GULl6eek","properties":{"formattedCitation":"(Farias and Hern\\uc0\\u225{}ndez, 2017)","plainCitation":"(Farias and Hernández, 2017)","noteIndex":0},"citationItems":[{"id":818,"uris":["http://zotero.org/users/9696131/items/YG6VY4YA"],"itemData":{"id":818,"type":"article-journal","container-title":"Revista Brasileira de Ciência do Solo","DOI":"10.1590/18069657rbcs20160248","ISSN":"0100-0683","issue":"0","journalAbbreviation":"Rev. Bras. Ciênc. Solo","source":"DOI.org (Crossref)","title":"Dung Beetles Associated with Agroecosystems of Southern Brazil: Relationship with Soil Properties","title-short":"Dung Beetles Associated with Agroecosystems of Southern Brazil","URL":"http://www.scielo.br/scielo.php?script=sci_arttext&amp;pid=S0100-06832017000100407&amp;lng=en&amp;tlng=en","volume":"41","author":[{"family":"Farias","given":"Patrícia Menegaz De"},{"family":"Hernández","given":"Malva Isabel Medina"}],"accessed":{"date-parts":[["2026",4,6]]},"issued":{"date-parts":[["2017"]]}}}],"schema":"https://github.com/citation-style-language/schema/raw/master/csl-citation.json"}</w:t>
        </w:r>
      </w:hyperlink>
      <w:ins w:id="32" w:author="Unknown Author" w:date="2026-04-06T01:23:27Z">
        <w:r>
          <w:rPr>
            <w:color w:val="000000"/>
          </w:rPr>
          <w:t>.</w:t>
        </w:r>
      </w:ins>
      <w:r>
        <w:rPr>
          <w:color w:val="000000"/>
        </w:rPr>
        <w:t xml:space="preserve"> This conclusion extends to any other groups of terrestrial insects </w:t>
      </w:r>
      <w:r>
        <w:rPr>
          <w:color w:val="000000"/>
          <w:lang w:val="en-US"/>
        </w:rPr>
        <w:t>that</w:t>
      </w:r>
      <w:r>
        <w:rPr>
          <w:color w:val="000000"/>
        </w:rPr>
        <w:t xml:space="preserve"> inhabit soil. Climate change will affect soil properties within a given environment </w:t>
      </w:r>
      <w:hyperlink r:id="rId56">
        <w:r>
          <w:rPr>
            <w:rStyle w:val="Hyperlink"/>
            <w:color w:val="000000"/>
          </w:rPr>
          <w:t>ITEM CSL_CITATION {"citationID":"GdTlvBNz","properties":{"formattedCitation":"(Bhengu and Onyeka, 2024)","plainCitation":"(Bhengu and Onyeka, 2024)","noteIndex":0},"citationItems":[{"id":3,"uris":["http://zotero.org/users/9696131/items/V9V7MLSI"],"itemData":{"id":3,"type":"article","abstract":"Climate change is increasingly recognized as a significant driver of soil property changes, with wide-ranging impacts on ecosystems, agricultural productivity, and global carbon cycles. This comprehensive study examines the effects of climate change on key soil properties, including soil carbon dynamics, moisture retention, nutrient cycling, erosion, and microbial activity. By synthesizing insights from climatology, soil science, and ecology, the study highlights how rising temperatures, altered precipitation patterns, and extreme weather events exacerbate soil degradation processes. It emphasizes that soil organic matter decomposition, erosion, and nutrient leaching are intensified by changing climate conditions, posing risks to food security and ecosystem services. The study explores regional variations in soil responses, particularly focusing on vulnerable regions such as arid and semi-arid zones, mountainous areas, and coastal regions, where the effects are most pronounced. The findings underline the critical importance of sustainable soil management practices, such as carbon sequestration, water-efficient irrigation, and erosion control, to enhance soil resilience and mitigate climate-induced degradation. Recommendations include adopting region-specific soil conservation strategies, improving nutrient management, and promoting ecosystem restoration to ensure long-term sustainability of soils in the context of climate change. This study provides a foundational understanding of soil-climate interactions, offering valuable insights for policymakers, land managers, and researchers aiming to develop adaptive strategies for soil conservation in a changing climate.","genre":"SSRN Scholarly Paper","language":"en","number":"5005923","publisher":"Social Science Research Network","publisher-place":"Rochester, NY","source":"papers.ssrn.com","title":"Assessing the Impact of Climate Change on Soil Properties. A Comprehensive Study","URL":"https://papers.ssrn.com/abstract=5005923","author":[{"family":"Bhengu","given":"Phakamani Humphrey"},{"family":"Onyeka","given":"Nkwonta"}],"accessed":{"date-parts":[["2025",7,3]]},"issued":{"date-parts":[["2024",8,26]]}}}],"schema":"https://github.com/citation-style-language/schema/raw/master/csl-citation.json"}</w:t>
        </w:r>
      </w:hyperlink>
      <w:r>
        <w:rPr>
          <w:color w:val="000000"/>
        </w:rPr>
        <w:t xml:space="preserve">, therefore resulting in pressure on the organisms both through direct thermal stress, and </w:t>
      </w:r>
      <w:r>
        <w:rPr>
          <w:color w:val="000000"/>
          <w:lang w:val="en-US"/>
        </w:rPr>
        <w:t>indirectly through alteri</w:t>
      </w:r>
      <w:r>
        <w:rPr>
          <w:color w:val="000000"/>
        </w:rPr>
        <w:t>ng their surrounding environments</w:t>
      </w:r>
      <w:r>
        <w:rPr>
          <w:color w:val="000000"/>
          <w:lang w:val="en-US"/>
        </w:rPr>
        <w:t>,</w:t>
      </w:r>
      <w:r>
        <w:rPr>
          <w:color w:val="000000"/>
        </w:rPr>
        <w:t xml:space="preserve"> </w:t>
      </w:r>
      <w:r>
        <w:rPr>
          <w:color w:val="000000"/>
          <w:lang w:val="en-US"/>
        </w:rPr>
        <w:t xml:space="preserve">making them </w:t>
      </w:r>
      <w:r>
        <w:rPr>
          <w:color w:val="000000"/>
        </w:rPr>
        <w:t xml:space="preserve">unsuited for their ecological needs. For example, some tenebrionid species are restricted to sandy and loamy soil types due to their ecological behaviour, and therefore would be affected by environmental changes that result in the soil they inhabit becoming less friable </w:t>
      </w:r>
      <w:hyperlink r:id="rId57">
        <w:r>
          <w:rPr>
            <w:rStyle w:val="Hyperlink"/>
            <w:color w:val="000000"/>
          </w:rPr>
          <w:t>ITEM CSL_CITATION {"citationID":"yqepykhw","properties":{"formattedCitation":"(Crawford, 1991)","plainCitation":"(Crawford, 1991)","noteIndex":0},"citationItems":[{"id":24,"uris":["http://zotero.org/users/9696131/items/M5NGCLXJ"],"itemData":{"id":24,"type":"chapter","collection-title":"Desert ecology series","container-title":"The ecology of desert communities","ISBN":"978-0-8165-1186-0","language":"eng","note":"event-title: International Congress of Ecology","page":"89-112","publisher":"University of Arizona Press","publisher-place":"Tucson","source":"K10plus ISBN","title":"The Community Ecology of Macroarthropod Detritivores","editor":[{"family":"Polis","given":"Gary A."}],"author":[{"family":"Crawford","given":"Clifford S."}],"issued":{"date-parts":[["1991"]]}}}],"schema":"https://github.com/citation-style-language/schema/raw/master/csl-citation.json"}</w:t>
        </w:r>
      </w:hyperlink>
      <w:r>
        <w:rPr>
          <w:color w:val="000000"/>
        </w:rPr>
        <w:t>.</w:t>
      </w:r>
    </w:p>
    <w:p>
      <w:pPr>
        <w:pStyle w:val="BodyText"/>
        <w:rPr/>
      </w:pPr>
      <w:r>
        <w:rPr>
          <w:color w:val="000000"/>
        </w:rPr>
        <w:t xml:space="preserve">The El Niño-Southern Oscillation (ENSO) is a protracted periodic extreme weather phenomenon. ENSO events have the potential to drive short-term changes and losses in diversity and function in insect populations </w:t>
      </w:r>
      <w:hyperlink r:id="rId58">
        <w:r>
          <w:rPr>
            <w:rStyle w:val="Hyperlink"/>
            <w:color w:val="000000"/>
          </w:rPr>
          <w:t>ITEM CSL_CITATION {"citationID":"8yIXPJkw","properties":{"formattedCitation":"(Sharp {\\i{}et al.}, 2025)","plainCitation":"(Sharp et al., 2025)","noteIndex":0},"citationItems":[{"id":672,"uris":["http://zotero.org/users/9696131/items/5BAWP9CV"],"itemData":{"id":672,"type":"article-journal","container-title":"Nature","DOI":"10.1038/s41586-025-09351-x","ISSN":"0028-0836,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w:t>
        </w:r>
      </w:hyperlink>
      <w:r>
        <w:rPr>
          <w:color w:val="000000"/>
        </w:rPr>
        <w:t>. ENSO events also have the potential</w:t>
      </w:r>
      <w:r>
        <w:rPr>
          <w:color w:val="000000"/>
          <w:lang w:val="en-US"/>
        </w:rPr>
        <w:t>,</w:t>
      </w:r>
      <w:r>
        <w:rPr>
          <w:color w:val="000000"/>
        </w:rPr>
        <w:t xml:space="preserve"> due to their recurrence and intensity, to mask longer-term baseline trends of climate change that may be occurring in the relevant environments </w:t>
      </w:r>
      <w:hyperlink r:id="rId59">
        <w:r>
          <w:rPr>
            <w:rStyle w:val="Hyperlink"/>
            <w:color w:val="000000"/>
          </w:rPr>
          <w:t>ITEM CSL_CITATION {"citationID":"42PVc1mx","properties":{"formattedCitation":"(Samways, 2010)","plainCitation":"(Samways, 2010)","noteIndex":0},"citationItems":[{"id":16,"uris":["http://zotero.org/users/9696131/items/4ABDWNK6"],"itemData":{"id":16,"type":"article-journal","container-title":"BioRisk","DOI":"10.3897/biorisk.5.843","ISSN":"1313-2652, 1313-2644","journalAbbreviation":"BR","license":"http://creativecommons.org/licenses/by/3.0/","page":"73-84","source":"DOI.org (Crossref)","title":"Impacts of extreme weather and climate change on South African dragonflies","volume":"5","author":[{"family":"Samways","given":"Michael"}],"issued":{"date-parts":[["2010",12,30]]}}}],"schema":"https://github.com/citation-style-language/schema/raw/master/csl-citation.json"}</w:t>
        </w:r>
      </w:hyperlink>
      <w:r>
        <w:rPr>
          <w:color w:val="000000"/>
        </w:rPr>
        <w:t xml:space="preserve">. The ENSO contributes to the challenge of improving our knowledge of insect populations in the Southern </w:t>
      </w:r>
      <w:r>
        <w:rPr>
          <w:color w:val="000000"/>
          <w:lang w:val="en-US"/>
        </w:rPr>
        <w:t>H</w:t>
      </w:r>
      <w:r>
        <w:rPr>
          <w:color w:val="000000"/>
        </w:rPr>
        <w:t xml:space="preserve">emisphere. Due to strong short-term </w:t>
      </w:r>
      <w:r>
        <w:rPr/>
        <w:t>climatic</w:t>
      </w:r>
      <w:r>
        <w:rPr>
          <w:color w:val="000000"/>
        </w:rPr>
        <w:t xml:space="preserve"> fluctuations, the observations of long-term </w:t>
      </w:r>
      <w:r>
        <w:rPr/>
        <w:t>climatic</w:t>
      </w:r>
      <w:r>
        <w:rPr>
          <w:color w:val="000000"/>
        </w:rPr>
        <w:t xml:space="preserve"> change in ongoing studies can be concealed </w:t>
      </w:r>
      <w:hyperlink r:id="rId60">
        <w:r>
          <w:rPr>
            <w:rStyle w:val="Hyperlink"/>
            <w:color w:val="000000"/>
          </w:rPr>
          <w:t>ITEM CSL_CITATION {"citationID":"1SoqmqEN","properties":{"formattedCitation":"(New and Samways, 2014)","plainCitation":"(New and Samways, 2014)","noteIndex":0},"citationItems":[{"id":13,"uris":["http://zotero.org/users/9696131/items/AZVRLKD9"],"itemData":{"id":13,"type":"article-journal","abstract":"Abstract\n            \n              Insect conservation in the southern hemisphere lags substantially behind developments in parts of\n              E\n              urope and\n              N\n              orth\n              A\n              merica, where the relatively small faunas are better documented, and where a historical culture of natural history has enabled conservation needs to be assessed and addressed by many sympathetic supporters. We contrast this scenario with the much more embryonic knowledge and capability available in\n              A\n              ustralia, southern\n              A\n              frica, southern\n              S\n              outh\n              A\n              merica and\n              N\n              ew\n              Z\n              ealand, all regions with large and incompletely documented insect faunas, but an equivalent array of threats to their survival. While a few individual ‘flagship species’ (mainly within\n              L\n              epidoptera,\n              O\n              rthoptera and\n              C\n              oleoptera) have been critical in promoting wider interests, in general insects do not signify highly on regional conservation agendas. We offer a perspective of the major needs to counter this.","container-title":"Austral Entomology","DOI":"10.1111/aen.12071","ISSN":"2052-174X, 2052-1758","issue":"1","journalAbbreviation":"Austral Entomology","language":"en","page":"26-31","source":"DOI.org (Crossref)","title":"Insect conservation in the southern temperate zones: an overview","title-short":"Insect conservation in the southern temperate zones","volume":"53","author":[{"family":"New","given":"Tim R"},{"family":"Samways","given":"Michael J"}],"issued":{"date-parts":[["2014",2]]}}}],"schema":"https://github.com/citation-style-language/schema/raw/master/csl-citation.json"}</w:t>
        </w:r>
      </w:hyperlink>
      <w:r>
        <w:rPr>
          <w:color w:val="000000"/>
        </w:rPr>
        <w:t>. This is partially the reason why the research and conclusions drawn from invertebrate studies in the Northern Hemisphere are not directly comparable and applicable to cases in the South</w:t>
      </w:r>
      <w:r>
        <w:rPr>
          <w:color w:val="000000"/>
          <w:lang w:val="en-US"/>
        </w:rPr>
        <w:t>ern Hermisphere</w:t>
      </w:r>
      <w:r>
        <w:rPr>
          <w:color w:val="000000"/>
        </w:rPr>
        <w:t xml:space="preserve"> </w:t>
      </w:r>
      <w:hyperlink r:id="rId61">
        <w:r>
          <w:rPr>
            <w:rStyle w:val="Hyperlink"/>
            <w:color w:val="000000"/>
          </w:rPr>
          <w:t>ITEM CSL_CITATION {"citationID":"Qzn2X3La","properties":{"formattedCitation":"(Sinclair and Chown, 2005)","plainCitation":"(Sinclair and Chown, 2005)","noteIndex":0},"citationItems":[{"id":46,"uris":["http://zotero.org/users/9696131/items/LXZ3NWTQ"],"itemData":{"id":46,"type":"article-journal","container-title":"Functional Ecology","DOI":"10.1111/j.1365-2435.2005.00962.x","ISSN":"0269-8463, 1365-2435","issue":"2","journalAbbreviation":"Funct Ecology","language":"en","page":"214-221","source":"DOI.org (Crossref)","title":"Climatic variability and hemispheric differences in insect cold tolerance: support from southern Africa","title-short":"Climatic variability and hemispheric differences in insect cold tolerance","volume":"19","author":[{"family":"Sinclair","given":"B. J."},{"family":"Chown","given":"S. L."}],"issued":{"date-parts":[["2005",4]]}}}],"schema":"https://github.com/citation-style-language/schema/raw/master/csl-citation.json"}</w:t>
        </w:r>
      </w:hyperlink>
      <w:r>
        <w:rPr>
          <w:color w:val="000000"/>
        </w:rPr>
        <w:t>.</w:t>
      </w:r>
    </w:p>
    <w:p>
      <w:pPr>
        <w:pStyle w:val="BodyText"/>
        <w:rPr/>
      </w:pPr>
      <w:r>
        <w:rPr>
          <w:color w:val="000000"/>
        </w:rPr>
        <w:t>Climatic oscillations such as the ENSO have altered the fire regimes in winter rainfall regions</w:t>
      </w:r>
      <w:r>
        <w:rPr>
          <w:color w:val="000000"/>
          <w:lang w:val="en-US"/>
        </w:rPr>
        <w:t>,</w:t>
      </w:r>
      <w:r>
        <w:rPr>
          <w:color w:val="000000"/>
        </w:rPr>
        <w:t xml:space="preserve"> such as the Cape Floristic Region (CFR) </w:t>
      </w:r>
      <w:hyperlink r:id="rId62">
        <w:r>
          <w:rPr>
            <w:rStyle w:val="Hyperlink"/>
            <w:color w:val="000000"/>
          </w:rPr>
          <w:t>ITEM CSL_CITATION {"citationID":"zCgcnls4","properties":{"formattedCitation":"(Altwegg {\\i{}et al.}, 2014)","plainCitation":"(Altwegg et al., 2014)","noteIndex":0},"citationItems":[{"id":20,"uris":["http://zotero.org/users/9696131/items/CPTTTHCE"],"itemData":{"id":20,"type":"chapter","container-title":"Fynbos","ISBN":"978-0-19-967958-4","note":"DOI: 10.1093/acprof:oso/9780199679584.003.0013\nDOI: 10.1093/acprof:oso/9780199679584.003.0013","page":"299-320","publisher":"Oxford University Press","source":"DOI.org (Crossref)","title":"Impacts of climate change in the Greater Cape Floristic Region","URL":"https://academic.oup.com/book/6673/chapter/150718447","editor":[{"family":"Allsopp","given":"Nicky"},{"family":"Colville","given":"Jonathan F."},{"family":"Verboom","given":"G. Anthony"}],"author":[{"family":"Altwegg","given":"Res"},{"family":"West","given":"Adam"},{"family":"Gillson","given":"Lindsey"},{"family":"Midgley","given":"Guy F."}],"accessed":{"date-parts":[["2025",6,11]]},"issued":{"date-parts":[["2014",9,18]]}}}],"schema":"https://github.com/citation-style-language/schema/raw/master/csl-citation.json"}</w:t>
        </w:r>
      </w:hyperlink>
      <w:r>
        <w:rPr>
          <w:color w:val="000000"/>
        </w:rPr>
        <w:t xml:space="preserve">. Other phenomena of atmospheric variability, one being the Antarctic Ocean Oscillation (AAO), also contribute to the changing fire conditions in the CFR </w:t>
      </w:r>
      <w:hyperlink r:id="rId63">
        <w:r>
          <w:rPr>
            <w:rStyle w:val="Hyperlink"/>
            <w:color w:val="000000"/>
          </w:rPr>
          <w:t>ITEM CSL_CITATION {"citationID":"LrHngn85","properties":{"formattedCitation":"(Wilson {\\i{}et al.}, 2010)","plainCitation":"(Wilson et al., 2010)","noteIndex":0},"citationItems":[{"id":15,"uris":["http://zotero.org/users/9696131/items/KDT2GB3V"],"itemData":{"id":15,"type":"article-journal","container-title":"Ecological Modelling","DOI":"10.1016/j.ecolmodel.2009.09.016","ISSN":"03043800","issue":"1","journalAbbreviation":"Ecological Modelling","language":"en","license":"https://www.elsevier.com/tdm/userlicense/1.0/","page":"106-112","source":"DOI.org (Crossref)","title":"A Hierarchical Bayesian model of wildfire in a Mediterranean biodiversity hotspot: Implications of weather variability and global circulation","title-short":"A Hierarchical Bayesian model of wildfire in a Mediterranean biodiversity hotspot","volume":"221","author":[{"family":"Wilson","given":"Adam M."},{"family":"Latimer","given":"Andrew M."},{"family":"Silander","given":"John A."},{"family":"Gelfand","given":"Alan E."},{"family":"De Klerk","given":"Helen"}],"issued":{"date-parts":[["2010",1]]}}}],"schema":"https://github.com/citation-style-language/schema/raw/master/csl-citation.json"}</w:t>
        </w:r>
      </w:hyperlink>
      <w:r>
        <w:rPr>
          <w:color w:val="000000"/>
        </w:rPr>
        <w:t>. These changes occur due to the anomalous weather events</w:t>
      </w:r>
      <w:r>
        <w:rPr>
          <w:color w:val="000000"/>
          <w:lang w:val="en-US"/>
        </w:rPr>
        <w:t>,</w:t>
      </w:r>
      <w:r>
        <w:rPr>
          <w:color w:val="000000"/>
        </w:rPr>
        <w:t xml:space="preserve"> causing seasonal conditions that are drier and hotter than average. It is hypothesised that at the current rate of increased temperatures due to climate change, fire frequencies in these environments will substantially increase. This may lead to flora and fauna that are tolerant of more frequent fires to be the taxa that can most suitably inhabit these environments </w:t>
      </w:r>
      <w:hyperlink r:id="rId64">
        <w:r>
          <w:rPr>
            <w:rStyle w:val="Hyperlink"/>
            <w:color w:val="000000"/>
          </w:rPr>
          <w:t>ITEM CSL_CITATION {"citationID":"IhJyhF3H","properties":{"formattedCitation":"(Wilson {\\i{}et al.}, 2010)","plainCitation":"(Wilson et al., 2010)","noteIndex":0},"citationItems":[{"id":15,"uris":["http://zotero.org/users/9696131/items/KDT2GB3V"],"itemData":{"id":15,"type":"article-journal","container-title":"Ecological Modelling","DOI":"10.1016/j.ecolmodel.2009.09.016","ISSN":"03043800","issue":"1","journalAbbreviation":"Ecological Modelling","language":"en","license":"https://www.elsevier.com/tdm/userlicense/1.0/","page":"106-112","source":"DOI.org (Crossref)","title":"A Hierarchical Bayesian model of wildfire in a Mediterranean biodiversity hotspot: Implications of weather variability and global circulation","title-short":"A Hierarchical Bayesian model of wildfire in a Mediterranean biodiversity hotspot","volume":"221","author":[{"family":"Wilson","given":"Adam M."},{"family":"Latimer","given":"Andrew M."},{"family":"Silander","given":"John A."},{"family":"Gelfand","given":"Alan E."},{"family":"De Klerk","given":"Helen"}],"issued":{"date-parts":[["2010",1]]}}}],"schema":"https://github.com/citation-style-language/schema/raw/master/csl-citation.json"}</w:t>
        </w:r>
      </w:hyperlink>
      <w:r>
        <w:rPr/>
        <w:t>.</w:t>
      </w:r>
    </w:p>
    <w:p>
      <w:pPr>
        <w:pStyle w:val="BodyText"/>
        <w:numPr>
          <w:ilvl w:val="1"/>
          <w:numId w:val="2"/>
        </w:numPr>
        <w:rPr/>
      </w:pPr>
      <w:r>
        <w:rPr/>
        <w:t>The Cape Floristic Region</w:t>
      </w:r>
    </w:p>
    <w:p>
      <w:pPr>
        <w:pStyle w:val="BodyText"/>
        <w:rPr/>
      </w:pPr>
      <w:r>
        <w:rPr>
          <w:color w:val="000000"/>
        </w:rPr>
        <w:t>The CFR is the smallest and most species</w:t>
      </w:r>
      <w:r>
        <w:rPr>
          <w:color w:val="000000"/>
          <w:lang w:val="en-US"/>
        </w:rPr>
        <w:t>-</w:t>
      </w:r>
      <w:r>
        <w:rPr>
          <w:color w:val="000000"/>
        </w:rPr>
        <w:t xml:space="preserve">rich floral kingdom globally </w:t>
      </w:r>
      <w:hyperlink r:id="rId65">
        <w:r>
          <w:rPr>
            <w:rStyle w:val="Hyperlink"/>
            <w:color w:val="000000"/>
          </w:rPr>
          <w:t>ITEM CSL_CITATION {"citationID":"SxQLwRaR","properties":{"formattedCitation":"(Taylor, Lee and Crous, 2001)","plainCitation":"(Taylor, Lee and Crous, 2001)","noteIndex":0},"citationItems":[{"id":782,"uris":["http://zotero.org/users/9696131/items/EC4L5RN5"],"itemData":{"id":782,"type":"article-journal","container-title":"Mycological Research","DOI":"10.1017/S0953756201004944","ISSN":"09537562","issue":"12","journalAbbreviation":"Mycological Research","language":"en","license":"https://www.elsevier.com/tdm/userlicense/1.0/","page":"1480-1484","source":"DOI.org (Crossref)","title":"Biodiversity in the Cape Floral Kingdom: fungi occurring on Proteaceae","title-short":"Biodiversity in the Cape Floral Kingdom","volume":"105","author":[{"family":"Taylor","given":"Joanne E."},{"family":"Lee","given":"Seonju"},{"family":"Crous","given":"Pedro W."}],"issued":{"date-parts":[["2001",12]]}}}],"schema":"https://github.com/citation-style-language/schema/raw/master/csl-citation.json"}</w:t>
        </w:r>
      </w:hyperlink>
      <w:r>
        <w:rPr>
          <w:color w:val="000000"/>
        </w:rPr>
        <w:t>. Increasingly rising temperatures and reduced rainfall are predicted within the CFR, with its northern limits expected to face the greatest degree of change. The CFR is expected to lose large areas of its vegetation due to the effects of climate change</w:t>
      </w:r>
      <w:r>
        <w:rPr>
          <w:color w:val="000000"/>
          <w:lang w:val="en-US"/>
        </w:rPr>
        <w:t>,</w:t>
      </w:r>
      <w:r>
        <w:rPr>
          <w:color w:val="000000"/>
        </w:rPr>
        <w:t xml:space="preserve"> in addition to the threats posed by land use change and invasive species </w:t>
      </w:r>
      <w:hyperlink r:id="rId66">
        <w:r>
          <w:rPr>
            <w:rStyle w:val="Hyperlink"/>
            <w:color w:val="000000"/>
          </w:rPr>
          <w:t>ITEM CSL_CITATION {"citationID":"l79S25Yc","properties":{"formattedCitation":"(Midgley {\\i{}et al.}, 2003)","plainCitation":"(Midgley et al., 2003)","noteIndex":0},"citationItems":[{"id":61,"uris":["http://zotero.org/users/9696131/items/H4WTI4HD"],"itemData":{"id":61,"type":"article-journal","abstract":"We assess the potential impact of climate change on plant diversity in the Cape Floristic Region (CFR) and its interaction with land transformation that has already occurred in the region. Predictions were made both at the scale of the Fynbos Biome (the dominant vegetation assemblage in the CFR) and for selected Proteaceae species. Bioclimatic modelling identified parts of the biome at particular risk from climate change. Species-level modelling (Generalised Additive Modelling) was done for 28 Proteaceae species selected from areas at high risk of biome loss, revealing individualistic range changes in a pattern broadly consistent with biome modelling results. Most species experienced potential range contractions (17 of 28), of which five showed range elimination. Several species (11 of 28) showed potential range expansions. For species showing range contractions, current land transformation had less impact on future potential ranges than did climate change, because many species ranges shifted to higher altitudes where land transformation is currently less prevalent. Fewer than half of the high-risk species showed overlap between current and future potential range, showing that propagule transport, establishment of species in novel ranges and conservation of landscape linkages will be critical for maintenance of biodiversity. Methods described here provide useful forecasts of potential climate change impacts that could guide conservation responses, but results need cautious interpretation in the light of the many assumptions underlying the techniques used.","collection-title":"Conservation Planning in the Cape Floristic Region","container-title":"Biological Conservation","DOI":"10.1016/S0006-3207(02)00414-7","ISSN":"0006-3207","issue":"1","journalAbbreviation":"Biological Conservation","language":"en","page":"87-97","source":"ScienceDirect","title":"Developing regional and species-level assessments of climate change impacts on biodiversity in the Cape Floristic Region","volume":"112","author":[{"family":"Midgley","given":"G. F."},{"family":"Hannah","given":"L."},{"family":"Millar","given":"D."},{"family":"Thuiller","given":"W."},{"family":"Booth","given":"A."}],"issued":{"date-parts":[["2003",7,1]]}}}],"schema":"https://github.com/citation-style-language/schema/raw/master/csl-citation.json"}</w:t>
        </w:r>
      </w:hyperlink>
      <w:r>
        <w:rPr>
          <w:color w:val="000000"/>
        </w:rPr>
        <w:t xml:space="preserve">. Most of the area threatened is predicted to occur in the northernmost boundaries of the Fynbos biome, </w:t>
      </w:r>
      <w:r>
        <w:rPr>
          <w:color w:val="000000"/>
          <w:lang w:val="en-US"/>
        </w:rPr>
        <w:t>m</w:t>
      </w:r>
      <w:r>
        <w:rPr>
          <w:color w:val="000000"/>
        </w:rPr>
        <w:t>a</w:t>
      </w:r>
      <w:r>
        <w:rPr>
          <w:color w:val="000000"/>
          <w:lang w:val="en-US"/>
        </w:rPr>
        <w:t>in</w:t>
      </w:r>
      <w:r>
        <w:rPr>
          <w:color w:val="000000"/>
        </w:rPr>
        <w:t>ly on the west coast and Cederberg mountains</w:t>
      </w:r>
      <w:del w:id="33" w:author="Unknown Author" w:date="2026-04-06T01:28:13Z">
        <w:r>
          <w:rPr>
            <w:color w:val="000000"/>
          </w:rPr>
          <w:delText xml:space="preserve"> </w:delText>
        </w:r>
      </w:del>
      <w:hyperlink r:id="rId67">
        <w:r>
          <w:rPr>
            <w:rStyle w:val="Hyperlink"/>
            <w:color w:val="000000"/>
          </w:rPr>
          <w:t>ITEM CSL_CITATION {"citationID":"02XjJ2cc","properties":{"formattedCitation":"(Botes {\\i{}et al.}, 2006)","plainCitation":"(Botes et al., 2006)","noteIndex":0},"citationItems":[{"id":68,"uris":["http://zotero.org/users/9696131/items/56X8TY3Y"],"itemData":{"id":68,"type":"article-journal","container-title":"Journal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t>
        </w:r>
      </w:hyperlink>
      <w:commentRangeStart w:id="11"/>
      <w:del w:id="34" w:author="Unknown Author" w:date="2026-04-06T01:28:13Z">
        <w:r>
          <w:rPr>
            <w:color w:val="000000"/>
          </w:rPr>
          <w:delText>.</w:delText>
        </w:r>
      </w:del>
      <w:ins w:id="35" w:author="Unknown Author" w:date="2026-04-06T01:28:16Z">
        <w:r>
          <w:rPr>
            <w:color w:val="000000"/>
          </w:rPr>
          <w:t xml:space="preserve"> </w:t>
        </w:r>
      </w:ins>
      <w:hyperlink r:id="rId68">
        <w:r>
          <w:rPr>
            <w:rStyle w:val="Hyperlink"/>
            <w:color w:val="000000"/>
          </w:rPr>
          <w:t>ITEM CSL_CITATION {"citationID":"p7n1FTRK","properties":{"formattedCitation":"(Midgley {\\i{}et al.}, 2002)","plainCitation":"(Midgley et al., 2002)","noteIndex":0},"citationItems":[{"id":820,"uris":["http://zotero.org/users/9696131/items/JUDPMKPZ"],"itemData":{"id":820,"type":"article-journal","abstract":"ABSTRACT\n            \n              Aim \n              To compare theoretical approaches towards estimating risks of plant species loss to anthropogenic climate change impacts in a biodiversity hotspot, and to develop a practical method to detect signs of climate change impacts on natural populations.\n            \n            \n              Location \n              The Fynbos biome of South Africa, within the Cape Floristic Kingdom.\n            \n            \n              Methods \n              Bioclimatic modelling was used to identify environmental limits for vegetation at both biome and species scale. For the biome as a whole, and for 330 species of the endemic family Proteaceae, tolerance limits were determined for five temperature and water availability‐related parameters assumed critical for plant survival. Climate scenarios for 2050 generated by the general circulation models HadCM2 and CSM were interpolated for the region. Geographic Information Systems‐based methods were used to map current and future modelled ranges of the biome and 330 selected species. In the biome‐based approach, predictions of biome areal loss were overlayed with species richness data for the family Proteaceae to estimate extinction risk. In the species‐based approach, predictions of range dislocation (no overlap between current range and future projected range) were used as an indicator of extinction risk. A method of identifying local populations imminently threatened by climate change‐induced mortality is also described.\n            \n            \n              Results \n              A loss of Fynbos biome area of between 51% and 65% is projected by 2050 (depending on the climate scenario used), and roughly 10% of the endemic Proteaceae have ranges restricted to the area lost. Species range projections suggest that a third could suffer complete range dislocation by 2050, and only 5% could retain more than two thirds of their range. Projected changes to individual species ranges could be sufficient to detect climate change impacts within ten years.\n            \n            \n              Main conclusions \n              The biome‐level approach appears to underestimate the risk of species diversity loss from climate change impacts in the Fynbos Biome because many narrow range endemics suffer range dislocation throughout the biome, and not only in areas identified as biome contractions. We suggest that targeted vulnerable species could be monitored both for early warning signs of climate change and as empirical tests of predictions.","container-title":"Global Ecology and Biogeography","DOI":"10.1046/j.1466-822X.2002.00307.x","ISSN":"1466-822X, 1466-8238","issue":"6","journalAbbreviation":"Global Ecology and Biogeography","language":"en","license":"http://onlinelibrary.wiley.com/termsAndConditions#vor","page":"445-451","source":"DOI.org (Crossref)","title":"Assessing the vulnerability of species richness to anthropogenic climate change in a biodiversity hotspot","volume":"11","author":[{"family":"Midgley","given":"G.F."},{"family":"Hannah","given":"L."},{"family":"Millar","given":"D."},{"family":"Rutherford","given":"M.C."},{"family":"Powrie","given":"L.W."}],"issued":{"date-parts":[["2002",11]]}}}],"schema":"https://github.com/citation-style-language/schema/raw/master/csl-citation.json"}</w:t>
        </w:r>
      </w:hyperlink>
      <w:ins w:id="36" w:author="Unknown Author" w:date="2026-04-06T01:28:16Z">
        <w:r>
          <w:rPr>
            <w:color w:val="000000"/>
          </w:rPr>
          <w:t>.</w:t>
        </w:r>
      </w:ins>
      <w:r>
        <w:rPr>
          <w:color w:val="000000"/>
        </w:rPr>
        <w:t xml:space="preserve"> </w:t>
      </w:r>
      <w:r>
        <w:rPr>
          <w:color w:val="000000"/>
        </w:rPr>
        <w:commentReference w:id="12"/>
      </w:r>
      <w:commentRangeEnd w:id="11"/>
      <w:r>
        <w:commentReference w:id="11"/>
      </w:r>
      <w:ins w:id="37" w:author="Unknown Author" w:date="2026-04-06T01:29:40Z">
        <w:r>
          <w:rPr>
            <w:color w:val="000000"/>
          </w:rPr>
          <w:commentReference w:id="13"/>
        </w:r>
      </w:ins>
      <w:r>
        <w:rPr>
          <w:color w:val="000000"/>
        </w:rPr>
        <w:t xml:space="preserve">In other global examples, focusing strategies to ecosystem-level monitoring </w:t>
      </w:r>
      <w:hyperlink r:id="rId69">
        <w:r>
          <w:rPr>
            <w:rStyle w:val="Hyperlink"/>
            <w:color w:val="000000"/>
          </w:rPr>
          <w:t>ITEM CSL_CITATION {"citationID":"JKoUQZea","properties":{"formattedCitation":"(Vadas {\\i{}et al.}, 2022)","plainCitation":"(Vadas et al., 2022)","noteIndex":0},"citationItems":[{"id":52,"uris":["http://zotero.org/users/9696131/items/KJ28JRYS"],"itemData":{"id":52,"type":"article-journal","abstract":"Freshwater biota are more comprehensive and direct indicators of biological impacts, and more meaningful to the public than water quality or physical habitat surrogates. Freshwater biotic data and the multiple biological indicators developed from them offer a much richer array of data for assessing the impacts of pollution controls than a limited set of physical or chemical measures. In recent decades, assemblage-based assessments by ecologists, environmental scientists, and water quality agencies have been employed globally for determining the condition of, and threats to, freshwater ecosystems. A key step in this advance has been the development of multimetric indices (MMIs) or indices of biotic integrity (IBIs) based on quantitative assessments of algae, macrophyte, macroinvertebrate, fish or riparian bird assemblages. In Europe, where biological assemblages are mandated for assessing freshwater ecosystem health, many indices are multimetric. However, the proliferation of MMIs globally has not always occurred through the application of rigorous study designs and monitoring protocols, nor have they always effectively incorporated functional metrics, stressor assessments, and statistical analyses. Therefore, in this review, we discuss eleven major concerns with the development and application (including logistical limitations) of multimetric indicators based on freshwater biota to encourage more rigorous and widely applicable (transferable) MMI use and implementation. Specifically, our concerns focus on reference conditions; sampling effort, methods, and season; trophic guild definition; metric comprehensiveness, options, screening and scoring; and MMI validation. MMIs could also benefit from increased attention to ecological mechanisms and metric development, to further improve our understanding of anthropogenic impacts as well as rehabilitation effects on freshwater ecosystems globally. Paying closer attention to study designs, ecological mechanisms and metric development should further improve our understanding of anthropogenic impacts and better facilitate rehabilitation of degraded freshwater ecosystems, as well as aiding in the conservation of healthy freshwater ecosystems globally.","container-title":"Water Biology and Security","DOI":"10.1016/j.watbs.2022.100054","ISSN":"2772-7351","issue":"3","journalAbbreviation":"Water Biology and Security","language":"en","page":"100054","source":"ScienceDirect","title":"Assemblage-based biomonitoring of freshwater ecosystem health via multimetric indices: A critical review and suggestions for improving their applicability","title-short":"Assemblage-based biomonitoring of freshwater ecosystem health via multimetric indices","volume":"1","author":[{"family":"Vadas","given":"Robert L."},{"family":"Hughes","given":"Robert M."},{"family":"Bae","given":"Yeon Jae"},{"family":"Baek","given":"Min Jeong"},{"family":"Gonzáles","given":"Orestes Carlos Bello"},{"family":"Callisto","given":"Marcos"},{"family":"Carvalho","given":"Débora Reis","dropping-particle":"de"},{"family":"Chen","given":"Kai"},{"family":"Ferreira","given":"Maria T."},{"family":"Fierro","given":"Pablo"},{"family":"Harding","given":"Jon S."},{"family":"Infante","given":"Dana M."},{"family":"Kleynhans","given":"C. J."},{"family":"Macedo","given":"Diego R."},{"family":"Martins","given":"Isabela"},{"family":"Silva","given":"Norman Mercado"},{"family":"Moya","given":"Nabor"},{"family":"Nichols","given":"Susan J."},{"family":"Pompeu","given":"Paulo S."},{"family":"Ruaro","given":"Renata"},{"family":"Silva","given":"Deborah R. O."},{"family":"Stevenson","given":"R. Jan"},{"family":"Terra","given":"Bianca de Freitas"},{"family":"Thirion","given":"Christa"},{"family":"Ticiani","given":"Douglas"},{"family":"Wang","given":"Lizhu"},{"family":"Yoder","given":"Chris O."}],"issued":{"date-parts":[["2022",8,1]]}}}],"schema":"https://github.com/citation-style-language/schema/raw/master/csl-citation.json"}</w:t>
        </w:r>
      </w:hyperlink>
      <w:r>
        <w:rPr/>
        <w:t xml:space="preserve">, and conservation </w:t>
      </w:r>
      <w:hyperlink r:id="rId70">
        <w:r>
          <w:rPr>
            <w:rStyle w:val="Hyperlink"/>
          </w:rPr>
          <w:t>ITEM CSL_CITATION {"citationID":"Ztbu97tm","properties":{"formattedCitation":"(Leandro, Jay-Robert and Vergnes, 2017)","plainCitation":"(Leandro, Jay-Robert and Vergnes, 2017)","noteIndex":0},"citationItems":[{"id":53,"uris":["http://zotero.org/users/9696131/items/AWDGMDNU"],"itemData":{"id":53,"type":"article-journal","abstract":"Insects are among the most diverse and abundant organisms on Earth, and they play a major role in ecosystem functioning. To protect them from decline, some conservation measures have been put in place, based primarily on threatened species lists. This is the case in Europe, where 123 of the 105,000 known European insect species are currently protected. Yet how were these few species selected? Are those species representative of the European entomofauna? Is it possible for a conservation policy based on the protection of only 0.12% of described species to be effective? In this study, we aimed to measure bias in the selection of species for conservation by comparing protected and unprotected species in Europe. To this end, we considered 15 characteristics divided into five main categories: ‘Taxonomy’, ‘Morphology’, ‘Diet’, ‘Knowledge’ and ‘Distribution’. We investigated bias in species selection and found that protected species were significantly larger, better known, more widespread and more multicoloured than a randomly selected set of unprotected species. Moreover, butterflies, dragonflies and grasshoppers were overrepresented, as were nectarivorous and saproxylophagous species. In contrast, Hymenopterans and Dipterans, together representing &gt;40% of European entomofauna, do not appear on the current list of protected species. To address this bias, we propose recommendations to improve the protection of insects at the European scale, including making lists more ‘dynamic’, introducing new criteria, and a paradigm shift towards conserving assemblages and ecological function. Existing technical and societal means could be used to achieve an integrative conservation approach for insects.","container-title":"Biological Conservation","DOI":"10.1016/j.biocon.2017.07.033","ISSN":"0006-3207","journalAbbreviation":"Biological Conservation","language":"en","page":"213-224","source":"ScienceDirect","title":"Bias and perspectives in insect conservation: A European scale analysis","title-short":"Bias and perspectives in insect conservation","volume":"215","author":[{"family":"Leandro","given":"Camila"},{"family":"Jay-Robert","given":"Pierre"},{"family":"Vergnes","given":"Alan"}],"issued":{"date-parts":[["2017",11,1]]}}}],"schema":"https://github.com/citation-style-language/schema/raw/master/csl-citation.json"}</w:t>
        </w:r>
      </w:hyperlink>
      <w:r>
        <w:rPr/>
        <w:t xml:space="preserve"> have been proposed as the most effective method to ensure the preservation of both the high levels of floral diversity and the fauna that are in the habitats they provide.</w:t>
      </w:r>
    </w:p>
    <w:p>
      <w:pPr>
        <w:pStyle w:val="Normal"/>
        <w:pBdr/>
        <w:spacing w:lineRule="auto" w:line="360" w:before="0" w:after="140"/>
        <w:rPr>
          <w:color w:val="000000"/>
        </w:rPr>
      </w:pPr>
      <w:r>
        <w:rPr>
          <w:color w:val="000000"/>
        </w:rPr>
      </w:r>
    </w:p>
    <w:p>
      <w:pPr>
        <w:pStyle w:val="Heading2"/>
        <w:numPr>
          <w:ilvl w:val="1"/>
          <w:numId w:val="2"/>
        </w:numPr>
        <w:spacing w:lineRule="auto" w:line="360"/>
        <w:rPr/>
      </w:pPr>
      <w:r>
        <w:rPr/>
        <w:t>This study</w:t>
      </w:r>
    </w:p>
    <w:p>
      <w:pPr>
        <w:pStyle w:val="BodyText"/>
        <w:rPr/>
        <w:pPrChange w:id="0" w:author="Unknown Author" w:date="2026-04-06T01:03:09Z">
          <w:pPr/>
        </w:pPrChange>
      </w:pPr>
      <w:r>
        <w:rPr>
          <w:color w:val="000000"/>
        </w:rPr>
        <w:t xml:space="preserve">Sampling of ground-dwelling insects was conducted in October of each year from 2002 to 2005, across an altitudinal gradient centred in the Cederberg Mountains, in the northern Cape Floristic Region </w:t>
      </w:r>
      <w:hyperlink r:id="rId71">
        <w:r>
          <w:rPr>
            <w:rStyle w:val="Hyperlink"/>
            <w:color w:val="000000"/>
          </w:rPr>
          <w:t>ITEM CSL_CITATION {"citationID":"xe90PjQZ","properties":{"formattedCitation":"(Botes {\\i{}et al.}, 2006; Botes, McGeoch and Chown, 2007)","plainCitation":"(Botes et al., 2006; Botes, McGeoch and Chown, 2007)","noteIndex":0},"citationItems":[{"id":68,"uris":["http://zotero.org/users/9696131/items/56X8TY3Y"],"itemData":{"id":68,"type":"article-journal","container-title":"Journal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t>
        </w:r>
      </w:hyperlink>
      <w:r>
        <w:rPr>
          <w:color w:val="000000"/>
        </w:rPr>
        <w:t xml:space="preserve">. This current study repeated sampling the same sites 20 years after the original sampling. In the historical study, three beetle species were focused on due to their prevalence as the most abundant species overall in the transect </w:t>
      </w:r>
      <w:hyperlink r:id="rId72">
        <w:r>
          <w:rPr>
            <w:rStyle w:val="Hyperlink"/>
            <w:color w:val="000000"/>
          </w:rPr>
          <w:t>ITEM CSL_CITATION {"citationID":"5ZXgjcjQ","properties":{"formattedCitation":"(Gouws, 2007)","plainCitation":"(Gouws, 2007)","noteIndex":0},"citationItems":[{"id":70,"uris":["http://zotero.org/users/9696131/items/R5TEURNE"],"itemData":{"id":70,"type":"thesis","abstract":"This thesis investigates several aspects of intraspecific variation in the body sizes of \ninsects. More specifically, it concerns how body size is distributed within populations of \na species and how body size within populations varies over space and time. The \nmotivation for this study is the relative paucity of information in the literature pertaining \nto how body size varies at the intraspecific level for insects, and what mechanisms might \nunderlie this variation. In particular, it is shown that although a lognormal frequency \ndistribution in body size is expected at all taxanomic levels, there is great variation in \nthese body size frequency distribution patterns at the intraspecific level for insects. This \nstudy also highlights the need to consider all possible factors that might influence the \npattern of body size frequency distributions, including sexual size dimorphism of a \nspecies, how many size classes or bins are used in the distributions and the sample size. \nFurthermore, if a better understanding of these patterns is sought, especially with regard \nto the mechanisms underlying how body size of a population is distributed, factors \naffecting the life history, physiological and ecological responses of individuals in a \npopulation need to be considered. This is also the case for geographical variation in body \nsize of insects. Altitudinal variation in insect body size therefore, is of particular interest, \nand here it was used as the basis for an investigation of the possible mechanisms \nunderlying clinal patterns in body size. Variation was found in the patterns observed for \nthe beetle species considered in this study. Although one species (Sternocara dentata) did \n' not vary significantly in mean size along the altitudinal gradient, Thermophilum \ndecemguttatum and Zophosis gracilicornis both showed a decrease in size with altititude, \ncontrary to what is expected from the temperature-size rule for ectotherms. The responses \nin the body sizes of the latter two species to several environmental variables along the \naltitudinal gradient, including mean annual temperature and some vegetation variables \nindicated that the size variation is subject to the combined effects of temperature, resource availability and resource acquisition. This finding provides support for the \nresource allocation switching curve mechanism (one of several alternative mechanisms) \nthought to underlie clinal size variation.","genre":"Thesis","language":"en_ZA","license":"Stellenbosch University","note":"Accepted: 2012-08-27T11:33:33Z","publisher":"Stellenbosch : Stellenbosch University","source":"scholar.sun.ac.za","title":"Intraspecific body size variation in insects","URL":"http://hdl.handle.net/10019.1/50722","author":[{"family":"Gouws","given":"Emeline Jeanne"}],"accessed":{"date-parts":[["2023",4,5]]},"issued":{"date-parts":[["2007",3]]}}}],"schema":"https://github.com/citation-style-language/schema/raw/master/csl-citation.json"}</w:t>
        </w:r>
      </w:hyperlink>
      <w:r>
        <w:rPr>
          <w:color w:val="000000"/>
        </w:rPr>
        <w:t xml:space="preserve">. Those species comprise the carnivorous carabid, </w:t>
      </w:r>
      <w:r>
        <w:rPr>
          <w:i/>
          <w:iCs/>
          <w:color w:val="000000"/>
        </w:rPr>
        <w:t>Anthia decemguttata</w:t>
      </w:r>
      <w:r>
        <w:rPr>
          <w:color w:val="000000"/>
        </w:rPr>
        <w:t xml:space="preserve">, and the detritivorous tenebrionids, </w:t>
      </w:r>
      <w:r>
        <w:rPr>
          <w:i/>
          <w:iCs/>
          <w:color w:val="000000"/>
        </w:rPr>
        <w:t>Stenocara dentata</w:t>
      </w:r>
      <w:r>
        <w:rPr>
          <w:color w:val="000000"/>
        </w:rPr>
        <w:t xml:space="preserve"> and </w:t>
      </w:r>
      <w:r>
        <w:rPr>
          <w:i/>
          <w:iCs/>
          <w:color w:val="000000"/>
        </w:rPr>
        <w:t>Zophosis gracilicornis</w:t>
      </w:r>
      <w:r>
        <w:rPr>
          <w:color w:val="000000"/>
        </w:rPr>
        <w:t xml:space="preserve">. The representation of differing feeding habits, ideal habitats, as well as representation across differing trophic groups make those species a compact but revelatory subset of the differing beetles in the study environment </w:t>
      </w:r>
      <w:hyperlink r:id="rId73">
        <w:r>
          <w:rPr>
            <w:rStyle w:val="Hyperlink"/>
            <w:color w:val="000000"/>
          </w:rPr>
          <w:t>ITEM CSL_CITATION {"citationID":"u8Rd9xot","properties":{"formattedCitation":"(Penrith, 1986; Picker, Griffiths and Weaving, 2019)","plainCitation":"(Penrith, 1986; Picker, Griffiths and Weaving, 2019)","noteIndex":0},"citationItems":[{"id":59,"uris":["http://zotero.org/users/9696131/items/6X8JQFUI"],"itemData":{"id":59,"type":"article-journal","container-title":"Cimbebasia","journalAbbreviation":"Cimbebasia","page":"417-502","title":"Revision of the Zophosini (Coleoptera: Tenebrionidae). Part 10. Key to the subgenera, supplement, evolution and biogeography of the tribe, and catalogue","volume":"6","author":[{"family":"Penrith","given":"Mary"}],"issued":{"date-parts":[["1986",1,1]]}}},{"id":60,"uris":["http://zotero.org/users/9696131/items/P67BE24G"],"itemData":{"id":60,"type":"book","call-number":"QL485.S6 P535 2019","edition":"Third edition","ISBN":"978-1-77584-584-3","number-of-pages":"527","publisher":"Struik Nature","publisher-place":"Cape Town, South Africa","source":"Library of Congress ISBN","title":"Field guide to insects of South Africa","author":[{"family":"Picker","given":"Mike"},{"family":"Griffiths","given":"Charles L."},{"family":"Weaving","given":"Alan"}],"issued":{"date-parts":[["2019"]]}}}],"schema":"https://github.com/citation-style-language/schema/raw/master/csl-citation.json"}</w:t>
        </w:r>
      </w:hyperlink>
      <w:r>
        <w:rPr>
          <w:color w:val="000000"/>
        </w:rPr>
        <w:t xml:space="preserve">. Different trophic levels present across the entire ecological range within ecosystems have been shown to be varyingly sensitive to climate change effects, with the general trend that species of higher trophic levels are more sensitive </w:t>
      </w:r>
      <w:hyperlink r:id="rId74">
        <w:r>
          <w:rPr>
            <w:rStyle w:val="Hyperlink"/>
            <w:color w:val="000000"/>
          </w:rPr>
          <w:t>ITEM CSL_CITATION {"citationID":"mo0Uvew7","properties":{"formattedCitation":"(Voigt {\\i{}et al.}, 2003)","plainCitation":"(Voigt et al., 2003)","noteIndex":0},"citationItems":[{"id":58,"uris":["http://zotero.org/users/9696131/items/CDPSRXGG"],"itemData":{"id":58,"type":"article-journal","abstract":"Predicting the response of communities to climate change is a major challenge for ecology. Communities may well not respond as entities but be disrupted, particularly if trophic levels respond differently, but as yet there is no evidence for differential responses from natural systems. We therefore analyzed unusually detailed plant and animal data collected over 20 years from two grassland communities to determine whether functional group climate sensitivity differed between trophic levels. We found that sensitivity increases significantly with increasing trophic level. This differential sensitivity would lead to community destabilization under climate change, not simple geographical shifts, and consequently must be incorporated in predictive ecological climate models.","container-title":"Ecology","DOI":"10.1890/02-0266","ISSN":"1939-9170","issue":"9","language":"en","license":"© 2003 by the Ecological Society of America","note":"_eprint: https://onlinelibrary.wiley.com/doi/pdf/10.1890/02-0266","page":"2444-2453","source":"Wiley Online Library","title":"Trophic Levels Are Differentially Sensitive to Climate","volume":"84","author":[{"family":"Voigt","given":"Winfried"},{"family":"Perner","given":"Jörg"},{"family":"Davis","given":"Andrew J."},{"family":"Eggers","given":"Till"},{"family":"Schumacher","given":"Jens"},{"family":"Bährmann","given":"Rudolf"},{"family":"Fabian","given":"Bärbel"},{"family":"Heinrich","given":"Wolfgang"},{"family":"Köhler","given":"Günter"},{"family":"Lichter","given":"Dorit"},{"family":"Marstaller","given":"Rolf"},{"family":"Sander","given":"Friedrich W."}],"issued":{"date-parts":[["2003"]]}}}],"schema":"https://github.com/citation-style-language/schema/raw/master/csl-citation.json"}</w:t>
        </w:r>
      </w:hyperlink>
      <w:r>
        <w:rPr>
          <w:color w:val="000000"/>
        </w:rPr>
        <w:t xml:space="preserve">. This proposed correlation has also been hypothesised to apply when comparing the trophic diversity between the insects of these ecosystems specifically </w:t>
      </w:r>
      <w:hyperlink r:id="rId75">
        <w:r>
          <w:rPr>
            <w:rStyle w:val="Hyperlink"/>
            <w:color w:val="000000"/>
          </w:rPr>
          <w:t>ITEM CSL_CITATION {"citationID":"8viXWLHe","properties":{"formattedCitation":"(Pelini {\\i{}et al.}, 2009)","plainCitation":"(Pelini et al., 2009)","noteIndex":0},"citationItems":[{"id":57,"uris":["http://zotero.org/users/9696131/items/RCS3PVYR"],"itemData":{"id":57,"type":"chapter","container-title":"Climate Change","ISBN":"978-0-444-53301-2","note":"DOI: 10.1016/B978-0-444-53301-2.00011-7","page":"215-231","publisher":"Elsevier","publisher-place":"Amsterdam","title":"Chapter 11 - Climate Change and Temporal and Spatial Mismatches in Insect Communities","URL":"https://www.sciencedirect.com/science/article/pii/B9780444533012000117","author":[{"family":"Pelini","given":"Shannon L."},{"family":"Prior","given":"Kirsten M."},{"family":"Parker","given":"Derrick J."},{"family":"Dzurisin","given":"Jason D.K."},{"family":"Lindroth","given":"Richard L."},{"family":"Hellmann","given":"Jessica J."}],"editor":[{"family":"Letcher","given":"Trevor M."}],"issued":{"date-parts":[["2009",1,1]]}}}],"schema":"https://github.com/citation-style-language/schema/raw/master/csl-citation.json"}</w:t>
        </w:r>
      </w:hyperlink>
      <w:r>
        <w:rPr>
          <w:color w:val="000000"/>
        </w:rPr>
        <w:t xml:space="preserve">. Studies have shown reduced feeding activity for detritivores under warmer and drier conditions </w:t>
      </w:r>
      <w:hyperlink r:id="rId76">
        <w:r>
          <w:rPr>
            <w:rStyle w:val="Hyperlink"/>
            <w:color w:val="000000"/>
          </w:rPr>
          <w:t>ITEM CSL_CITATION {"citationID":"aPLVY4EP","properties":{"formattedCitation":"(Thakur {\\i{}et al.}, 2018)","plainCitation":"(Thakur et al., 2018)","noteIndex":0},"citationItems":[{"id":54,"uris":["http://zotero.org/users/9696131/items/9VDZWAQZ"],"itemData":{"id":54,"type":"article-journal","abstract":"Anthropogenic warming is projected to trigger positive feedbacks to climate by enhancing carbon losses from the soil1. While such losses are, in part, due to increased decomposition of organic matter by invertebrate detritivores, it is unknown how detritivore feeding activity will change with warming2, especially under drought conditions. Here, using four-year manipulation experiments in two North American boreal forests, we investigate how temperature (ambient, ambient + 1.7 °C and ambient + 3.4 °C) and rainfall (ambient and –40% of the summer precipitation) perturbations influence detritivore feeding activity. In contrast to general expectations1,3, warming had negligible net effects on detritivore feeding activity at ambient precipitation. However, when combined with precipitation reductions, warming decreased feeding activity by ~14%. Across all plots and dates, detritivore feeding activity was positively associated with bulk soil microbial respiration. These results suggest slower rates of decomposition of soil organic matter and thus reduced positive feedbacks to climate under anthropogenic climate change.","container-title":"Nature Climate Change","DOI":"10.1038/s41558-017-0032-6","ISSN":"1758-6798","issue":"1","journalAbbreviation":"Nature Clim Change","language":"en","license":"2017 © The Author (s) 2017, under exclusive licence to Macmillan Publishers Limited, part of Springer Nature","note":"number: 1\npublisher: Nature Publishing Group","page":"75-78","source":"www.nature.com","title":"Reduced feeding activity of soil detritivores under warmer and drier conditions","volume":"8","author":[{"family":"Thakur","given":"Madhav P."},{"family":"Reich","given":"Peter B."},{"family":"Hobbie","given":"Sarah E."},{"family":"Stefanski","given":"Artur"},{"family":"Rich","given":"Roy"},{"family":"Rice","given":"Karen E."},{"family":"Eddy","given":"William C."},{"family":"Eisenhauer","given":"Nico"}],"issued":{"date-parts":[["2018",1]]}}}],"schema":"https://github.com/citation-style-language/schema/raw/master/csl-citation.json"}</w:t>
        </w:r>
      </w:hyperlink>
      <w:r>
        <w:rPr>
          <w:color w:val="000000"/>
        </w:rPr>
        <w:t xml:space="preserve">, which are predicted climate change effects for this particular region </w:t>
      </w:r>
      <w:hyperlink r:id="rId77">
        <w:r>
          <w:rPr>
            <w:rStyle w:val="Hyperlink"/>
            <w:color w:val="000000"/>
          </w:rPr>
          <w:t>ITEM CSL_CITATION {"citationID":"PnJXKFC4","properties":{"formattedCitation":"(Midgley {\\i{}et al.}, 2003)","plainCitation":"(Midgley et al., 2003)","noteIndex":0},"citationItems":[{"id":61,"uris":["http://zotero.org/users/9696131/items/H4WTI4HD"],"itemData":{"id":61,"type":"article-journal","abstract":"We assess the potential impact of climate change on plant diversity in the Cape Floristic Region (CFR) and its interaction with land transformation that has already occurred in the region. Predictions were made both at the scale of the Fynbos Biome (the dominant vegetation assemblage in the CFR) and for selected Proteaceae species. Bioclimatic modelling identified parts of the biome at particular risk from climate change. Species-level modelling (Generalised Additive Modelling) was done for 28 Proteaceae species selected from areas at high risk of biome loss, revealing individualistic range changes in a pattern broadly consistent with biome modelling results. Most species experienced potential range contractions (17 of 28), of which five showed range elimination. Several species (11 of 28) showed potential range expansions. For species showing range contractions, current land transformation had less impact on future potential ranges than did climate change, because many species ranges shifted to higher altitudes where land transformation is currently less prevalent. Fewer than half of the high-risk species showed overlap between current and future potential range, showing that propagule transport, establishment of species in novel ranges and conservation of landscape linkages will be critical for maintenance of biodiversity. Methods described here provide useful forecasts of potential climate change impacts that could guide conservation responses, but results need cautious interpretation in the light of the many assumptions underlying the techniques used.","collection-title":"Conservation Planning in the Cape Floristic Region","container-title":"Biological Conservation","DOI":"10.1016/S0006-3207(02)00414-7","ISSN":"0006-3207","issue":"1","journalAbbreviation":"Biological Conservation","language":"en","page":"87-97","source":"ScienceDirect","title":"Developing regional and species-level assessments of climate change impacts on biodiversity in the Cape Floristic Region","volume":"112","author":[{"family":"Midgley","given":"G. F."},{"family":"Hannah","given":"L."},{"family":"Millar","given":"D."},{"family":"Thuiller","given":"W."},{"family":"Booth","given":"A."}],"issued":{"date-parts":[["2003",7,1]]}}}],"schema":"https://github.com/citation-style-language/schema/raw/master/csl-citation.json"}</w:t>
        </w:r>
      </w:hyperlink>
      <w:r>
        <w:rPr/>
        <w:t>. These hypotheses indicate that should the effects of climate change proceed as is, it could result in multi-level trophic impacts of the entomofauna assemblages present within the northern CFR.</w:t>
      </w:r>
    </w:p>
    <w:p>
      <w:pPr>
        <w:pStyle w:val="Heading2"/>
        <w:numPr>
          <w:ilvl w:val="1"/>
          <w:numId w:val="2"/>
        </w:numPr>
        <w:spacing w:lineRule="auto" w:line="360"/>
        <w:rPr/>
      </w:pPr>
      <w:commentRangeStart w:id="14"/>
      <w:r>
        <w:rPr/>
        <w:t>Aims and objectives</w:t>
      </w:r>
      <w:commentRangeEnd w:id="14"/>
      <w:r>
        <w:commentReference w:id="14"/>
      </w:r>
      <w:r>
        <w:rPr/>
        <w:commentReference w:id="15"/>
      </w:r>
    </w:p>
    <w:p>
      <w:pPr>
        <w:pStyle w:val="BodyText"/>
        <w:rPr/>
      </w:pPr>
      <w:r>
        <w:rPr>
          <w:color w:val="000000"/>
        </w:rPr>
        <w:t>In this study</w:t>
      </w:r>
      <w:r>
        <w:rPr>
          <w:color w:val="000000"/>
          <w:lang w:val="en-US"/>
        </w:rPr>
        <w:t>,</w:t>
      </w:r>
      <w:r>
        <w:rPr>
          <w:color w:val="000000"/>
        </w:rPr>
        <w:t xml:space="preserve"> I will address the following aims:</w:t>
      </w:r>
    </w:p>
    <w:p>
      <w:pPr>
        <w:pStyle w:val="BodyText"/>
        <w:numPr>
          <w:ilvl w:val="0"/>
          <w:numId w:val="3"/>
        </w:numPr>
        <w:rPr/>
      </w:pPr>
      <w:r>
        <w:rPr/>
        <w:t xml:space="preserve">Investigate if any environmental conditions have changed across the study transect over the past 20 years. </w:t>
      </w:r>
    </w:p>
    <w:p>
      <w:pPr>
        <w:pStyle w:val="BodyText"/>
        <w:numPr>
          <w:ilvl w:val="0"/>
          <w:numId w:val="3"/>
        </w:numPr>
        <w:rPr/>
      </w:pPr>
      <w:r>
        <w:rPr/>
        <w:t>Investigate the abundance and distribution of beetle assemblages across the transect from recent sampling.</w:t>
      </w:r>
    </w:p>
    <w:p>
      <w:pPr>
        <w:pStyle w:val="BodyText"/>
        <w:numPr>
          <w:ilvl w:val="0"/>
          <w:numId w:val="3"/>
        </w:numPr>
        <w:rPr/>
      </w:pPr>
      <w:r>
        <w:rPr>
          <w:color w:val="000000"/>
        </w:rPr>
        <w:t>Compare the distribution and abundance of three focal species</w:t>
      </w:r>
      <w:r>
        <w:rPr>
          <w:i/>
          <w:iCs/>
          <w:color w:val="000000"/>
        </w:rPr>
        <w:t xml:space="preserve"> </w:t>
      </w:r>
      <w:r>
        <w:rPr>
          <w:color w:val="000000"/>
        </w:rPr>
        <w:t>(</w:t>
      </w:r>
      <w:r>
        <w:rPr>
          <w:i/>
          <w:iCs/>
          <w:color w:val="000000"/>
        </w:rPr>
        <w:t>Anthia decemguttata</w:t>
      </w:r>
      <w:r>
        <w:rPr>
          <w:color w:val="000000"/>
        </w:rPr>
        <w:t xml:space="preserve">, </w:t>
      </w:r>
      <w:r>
        <w:rPr>
          <w:i/>
          <w:iCs/>
          <w:color w:val="000000"/>
        </w:rPr>
        <w:t>Stenocara dentata</w:t>
      </w:r>
      <w:r>
        <w:rPr>
          <w:color w:val="000000"/>
        </w:rPr>
        <w:t xml:space="preserve">, and </w:t>
      </w:r>
      <w:r>
        <w:rPr>
          <w:i/>
          <w:iCs/>
          <w:color w:val="000000"/>
        </w:rPr>
        <w:t>Zophosis gracilicornis</w:t>
      </w:r>
      <w:r>
        <w:rPr>
          <w:color w:val="000000"/>
        </w:rPr>
        <w:t>) to historical sampling.</w:t>
      </w:r>
    </w:p>
    <w:p>
      <w:pPr>
        <w:pStyle w:val="BodyText"/>
        <w:numPr>
          <w:ilvl w:val="0"/>
          <w:numId w:val="3"/>
        </w:numPr>
        <w:rPr>
          <w:del w:id="38" w:author="Unknown Author" w:date="2026-04-06T00:50:06Z"/>
        </w:rPr>
      </w:pPr>
      <w:r>
        <w:rPr/>
        <w:t>Determine the mechanisms behind any observed changes.</w:t>
      </w:r>
    </w:p>
    <w:p>
      <w:pPr>
        <w:pStyle w:val="BodyText"/>
        <w:numPr>
          <w:ilvl w:val="0"/>
          <w:numId w:val="3"/>
        </w:numPr>
        <w:pBdr/>
        <w:spacing w:lineRule="auto" w:line="360" w:before="0" w:after="140"/>
        <w:ind w:start="720"/>
        <w:contextualSpacing/>
        <w:jc w:val="both"/>
        <w:rPr>
          <w:del w:id="40" w:author="Unknown Author" w:date="2026-04-06T00:50:06Z"/>
        </w:rPr>
      </w:pPr>
      <w:del w:id="39" w:author="Unknown Author" w:date="2026-04-06T00:50:06Z">
        <w:r>
          <w:rPr/>
        </w:r>
      </w:del>
    </w:p>
    <w:p>
      <w:pPr>
        <w:pStyle w:val="BodyText"/>
        <w:numPr>
          <w:ilvl w:val="0"/>
          <w:numId w:val="0"/>
        </w:numPr>
        <w:pBdr/>
        <w:spacing w:lineRule="auto" w:line="360" w:before="0" w:after="140"/>
        <w:ind w:start="720"/>
        <w:contextualSpacing/>
        <w:jc w:val="both"/>
        <w:rPr>
          <w:ins w:id="42" w:author="Unknown Author" w:date="2026-04-06T00:50:09Z"/>
        </w:rPr>
      </w:pPr>
      <w:ins w:id="41" w:author="Unknown Author" w:date="2026-04-06T00:50:09Z">
        <w:r>
          <w:rPr/>
        </w:r>
      </w:ins>
      <w:r>
        <w:br w:type="page"/>
      </w:r>
    </w:p>
    <w:p>
      <w:pPr>
        <w:pStyle w:val="Heading1"/>
        <w:spacing w:lineRule="auto" w:line="360"/>
        <w:ind w:hanging="0" w:start="0"/>
        <w:rPr>
          <w:ins w:id="44" w:author="Unknown Author" w:date="2026-04-06T00:50:09Z"/>
        </w:rPr>
      </w:pPr>
      <w:ins w:id="43" w:author="Unknown Author" w:date="2026-04-06T00:50:09Z">
        <w:r>
          <w:rPr/>
          <w:t>References</w:t>
        </w:r>
      </w:ins>
    </w:p>
    <w:p>
      <w:pPr>
        <w:pStyle w:val="Bibliography1"/>
        <w:rPr/>
      </w:pPr>
      <w:hyperlink r:id="rId78">
        <w:r>
          <w:rPr>
            <w:rStyle w:val="Hyperlink"/>
          </w:rPr>
          <w:t>BIBL {"uncited":[],"omitted":[],"custom":[]} CSL_BIBLIOGRAPHY</w:t>
        </w:r>
      </w:hyperlink>
    </w:p>
    <w:p>
      <w:pPr>
        <w:pStyle w:val="BodyText"/>
        <w:spacing w:lineRule="auto" w:line="360"/>
        <w:rPr/>
      </w:pPr>
      <w:r>
        <w:rPr/>
      </w:r>
    </w:p>
    <w:p>
      <w:pPr>
        <w:pStyle w:val="BodyText"/>
        <w:spacing w:lineRule="auto" w:line="360" w:before="0" w:after="140"/>
        <w:rPr/>
      </w:pPr>
      <w:hyperlink r:id="rId79">
        <w:r>
          <w:rPr>
            <w:rStyle w:val="Hyperlink"/>
          </w:rPr>
          <w:t>DOCUMENT_PREFERENCES &lt;data data-version="3" zotero-version="7.0.32"&gt;&lt;session id="rWf1pZZP"/&gt;&lt;style id="http://www.zotero.org/styles/harvard-cite-them-right-no-et-al" locale="en-GB" hasBibliography="1" bibliographyStyleHasBeenSet="0"/&gt;&lt;prefs&gt;&lt;pref name="fieldType" value="Bookmark"/&gt;&lt;/prefs&gt;&lt;/data&gt;</w:t>
        </w:r>
      </w:hyperlink>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rlene Janion-Scheepers" w:date="2026-04-03T09:29:00Z" w:initials="CJS">
    <w:p w14:paraId="01000000">
      <w:pPr>
        <w:jc w:val="start"/>
        <w:rPr/>
      </w:pPr>
      <w:r>
        <w:annotationRef/>
      </w:r>
      <w:r>
        <w:rPr>
          <w:rFonts w:ascii="Liberation Serif" w:hAnsi="Liberation Serif"/>
          <w:sz w:val="20"/>
          <w:szCs w:val="20"/>
        </w:rPr>
        <w:t>This paragraph feels out of place, consider removing.</w:t>
      </w:r>
    </w:p>
  </w:comment>
  <w:comment w:id="1" w:author="Unknown Author" w:date="2026-04-06T01:21:09Z" w:initials="">
    <w:p>
      <w:pPr>
        <w:jc w:val="start"/>
        <w:rPr/>
      </w:pPr>
      <w:r>
        <w:annotationRef/>
      </w:r>
      <w:r>
        <w:rPr>
          <w:rFonts w:ascii="Liberation Serif" w:hAnsi="Liberation Serif"/>
          <w:i/>
          <w:sz w:val="16"/>
        </w:rPr>
        <w:t>Reply to Charlene Janion-Scheepers (03/04/2026, 09:42): "..."</w:t>
      </w:r>
    </w:p>
    <w:p w14:paraId="02000000">
      <w:pPr>
        <w:jc w:val="start"/>
        <w:rPr/>
      </w:pPr>
      <w:r>
        <w:rPr>
          <w:rFonts w:ascii="Liberation Serif" w:hAnsi="Liberation Serif"/>
        </w:rPr>
        <w:t>Edited so that it is more clear that it is providing context for the importance of the current study.</w:t>
      </w:r>
    </w:p>
  </w:comment>
  <w:comment w:id="3" w:author="Abusisiwe Ndaba" w:date="2026-04-01T23:05:00Z" w:initials="AN">
    <w:p w14:paraId="03000000">
      <w:pPr>
        <w:jc w:val="start"/>
        <w:rPr/>
      </w:pPr>
      <w:r>
        <w:annotationRef/>
      </w:r>
      <w:r>
        <w:rPr>
          <w:rFonts w:ascii="Liberation Serif" w:hAnsi="Liberation Serif"/>
          <w:sz w:val="20"/>
          <w:szCs w:val="20"/>
        </w:rPr>
        <w:t>where?</w:t>
      </w:r>
    </w:p>
  </w:comment>
  <w:comment w:id="5" w:author="Charlene Janion-Scheepers" w:date="2026-04-03T09:30:00Z" w:initials="CJS">
    <w:p w14:paraId="04000000">
      <w:pPr>
        <w:jc w:val="start"/>
        <w:rPr/>
      </w:pPr>
      <w:r>
        <w:annotationRef/>
      </w:r>
      <w:r>
        <w:rPr>
          <w:rFonts w:ascii="Liberation Serif" w:hAnsi="Liberation Serif"/>
          <w:sz w:val="20"/>
          <w:szCs w:val="20"/>
        </w:rPr>
        <w:t>check spelling...</w:t>
      </w:r>
    </w:p>
  </w:comment>
  <w:comment w:id="7" w:author="Abusisiwe Ndaba" w:date="2026-04-02T12:17:00Z" w:initials="AN">
    <w:p w14:paraId="05000000">
      <w:pPr>
        <w:jc w:val="start"/>
        <w:rPr/>
      </w:pPr>
      <w:r>
        <w:annotationRef/>
      </w:r>
      <w:r>
        <w:rPr>
          <w:rFonts w:ascii="Liberation Serif" w:hAnsi="Liberation Serif"/>
          <w:sz w:val="20"/>
          <w:szCs w:val="20"/>
        </w:rPr>
        <w:t>something missing</w:t>
      </w:r>
    </w:p>
  </w:comment>
  <w:comment w:id="9" w:author="Abusisiwe Ndaba" w:date="2026-04-02T12:23:00Z" w:initials="AN">
    <w:p w14:paraId="06000000">
      <w:pPr>
        <w:jc w:val="start"/>
        <w:rPr/>
      </w:pPr>
      <w:r>
        <w:annotationRef/>
      </w:r>
      <w:r>
        <w:rPr>
          <w:rFonts w:ascii="Liberation Serif" w:hAnsi="Liberation Serif"/>
          <w:sz w:val="20"/>
          <w:szCs w:val="20"/>
        </w:rPr>
        <w:t>manipulated?</w:t>
      </w:r>
    </w:p>
  </w:comment>
  <w:comment w:id="10" w:author="Unknown Author" w:date="2026-04-06T01:26:24Z" w:initials="">
    <w:p>
      <w:pPr>
        <w:jc w:val="start"/>
        <w:rPr/>
      </w:pPr>
      <w:r>
        <w:annotationRef/>
      </w:r>
      <w:r>
        <w:rPr>
          <w:rFonts w:ascii="Liberation Serif" w:hAnsi="Liberation Serif"/>
          <w:i/>
          <w:sz w:val="16"/>
        </w:rPr>
        <w:t>Reply to Charlene Janion-Scheepers (03/04/2026, 09:42): "..."</w:t>
      </w:r>
    </w:p>
    <w:p w14:paraId="07000000">
      <w:pPr>
        <w:jc w:val="start"/>
        <w:rPr/>
      </w:pPr>
      <w:r>
        <w:rPr>
          <w:rFonts w:ascii="Liberation Serif" w:hAnsi="Liberation Serif"/>
        </w:rPr>
        <w:t>Manipulable as in more easily controllable, manageable, or moldable</w:t>
      </w:r>
    </w:p>
  </w:comment>
  <w:comment w:id="12" w:author="Charlene Janion-Scheepers" w:date="2026-04-03T09:35:00Z" w:initials="CJS">
    <w:p w14:paraId="08000000">
      <w:pPr>
        <w:jc w:val="start"/>
        <w:rPr/>
      </w:pPr>
      <w:r>
        <w:annotationRef/>
      </w:r>
      <w:r>
        <w:rPr>
          <w:rFonts w:ascii="Liberation Serif" w:hAnsi="Liberation Serif"/>
          <w:sz w:val="20"/>
          <w:szCs w:val="20"/>
        </w:rPr>
        <w:t>find original citation, bites et al. did not show this.</w:t>
      </w:r>
    </w:p>
  </w:comment>
  <w:comment w:id="13" w:author="Unknown Author" w:date="2026-04-06T01:29:40Z" w:initials="">
    <w:p>
      <w:pPr>
        <w:jc w:val="start"/>
        <w:rPr/>
      </w:pPr>
      <w:r>
        <w:annotationRef/>
      </w:r>
      <w:r>
        <w:rPr>
          <w:rFonts w:ascii="Liberation Serif" w:hAnsi="Liberation Serif"/>
          <w:i/>
          <w:sz w:val="16"/>
        </w:rPr>
        <w:t>Reply to Charlene Janion-Scheepers (03/04/2026, 09:42): "..."</w:t>
      </w:r>
    </w:p>
    <w:p w14:paraId="09000000">
      <w:pPr>
        <w:jc w:val="start"/>
        <w:rPr/>
      </w:pPr>
      <w:r>
        <w:rPr>
          <w:rFonts w:ascii="Liberation Serif" w:hAnsi="Liberation Serif"/>
        </w:rPr>
        <w:t>Used wrong citation</w:t>
      </w:r>
    </w:p>
  </w:comment>
  <w:comment w:id="15" w:author="Charlene Janion-Scheepers" w:date="2026-04-03T09:42:00Z" w:initials="CJS">
    <w:p w14:paraId="0a000000">
      <w:pPr>
        <w:jc w:val="start"/>
        <w:rPr/>
      </w:pPr>
      <w:r>
        <w:annotationRef/>
      </w:r>
      <w:r>
        <w:rPr>
          <w:rFonts w:ascii="Liberation Serif" w:hAnsi="Liberation Serif"/>
          <w:sz w:val="20"/>
          <w:szCs w:val="20"/>
        </w:rPr>
        <w:t>These should be the same as the end of your Chapter 2 Intro....</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paraIdParent="01000000"/>
  <w15:commentEx w15:paraId="03000000" w15:done="1"/>
  <w15:commentEx w15:paraId="04000000" w15:done="1"/>
  <w15:commentEx w15:paraId="05000000" w15:done="1"/>
  <w15:commentEx w15:paraId="06000000" w15:done="1"/>
  <w15:commentEx w15:paraId="07000000" w15:done="1" w15:paraIdParent="06000000"/>
  <w15:commentEx w15:paraId="08000000" w15:done="1"/>
  <w15:commentEx w15:paraId="09000000" w15:done="1" w15:paraIdParent="08000000"/>
  <w15:commentEx w15:paraId="0a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
      <w:lvlJc w:val="start"/>
      <w:pPr>
        <w:tabs>
          <w:tab w:val="num" w:pos="0"/>
        </w:tabs>
        <w:ind w:start="0" w:hanging="0"/>
      </w:pPr>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revisionView w:insDel="0" w:formatting="0"/>
  <w:trackRevisions/>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start="0" w:end="0"/>
    </w:pPr>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ListParagraph">
    <w:name w:val="List Paragraph"/>
    <w:basedOn w:val="Normal"/>
    <w:qFormat/>
    <w:pPr>
      <w:spacing w:before="0" w:after="0"/>
      <w:ind w:start="720"/>
      <w:contextualSpacing/>
    </w:pPr>
    <w:rPr/>
  </w:style>
  <w:style w:type="paragraph" w:styleId="Comment">
    <w:name w:val="Comment"/>
    <w:basedOn w:val="Normal"/>
    <w:qFormat/>
    <w:pPr>
      <w:spacing w:lineRule="auto" w:line="240" w:before="56" w:after="0"/>
      <w:ind w:hanging="0" w:start="57" w:end="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 TargetMode="External"/><Relationship Id="rId3" Type="http://schemas.openxmlformats.org/officeDocument/2006/relationships/hyperlink" Target="https://www.zotero.org/" TargetMode="External"/><Relationship Id="rId4" Type="http://schemas.openxmlformats.org/officeDocument/2006/relationships/hyperlink" Target="https://www.zotero.org/" TargetMode="External"/><Relationship Id="rId5" Type="http://schemas.openxmlformats.org/officeDocument/2006/relationships/hyperlink" Target="https://www.zotero.org/" TargetMode="External"/><Relationship Id="rId6" Type="http://schemas.openxmlformats.org/officeDocument/2006/relationships/hyperlink" Target="https://www.zotero.org/" TargetMode="External"/><Relationship Id="rId7" Type="http://schemas.openxmlformats.org/officeDocument/2006/relationships/hyperlink" Target="https://www.zotero.org/" TargetMode="External"/><Relationship Id="rId8" Type="http://schemas.openxmlformats.org/officeDocument/2006/relationships/hyperlink" Target="https://www.zotero.org/" TargetMode="External"/><Relationship Id="rId9" Type="http://schemas.openxmlformats.org/officeDocument/2006/relationships/hyperlink" Target="https://www.zotero.org/" TargetMode="External"/><Relationship Id="rId10" Type="http://schemas.openxmlformats.org/officeDocument/2006/relationships/hyperlink" Target="https://www.zotero.org/" TargetMode="External"/><Relationship Id="rId11" Type="http://schemas.openxmlformats.org/officeDocument/2006/relationships/hyperlink" Target="https://www.zotero.org/" TargetMode="External"/><Relationship Id="rId12" Type="http://schemas.openxmlformats.org/officeDocument/2006/relationships/hyperlink" Target="https://www.zotero.org/" TargetMode="External"/><Relationship Id="rId13" Type="http://schemas.openxmlformats.org/officeDocument/2006/relationships/hyperlink" Target="https://www.zotero.org/" TargetMode="External"/><Relationship Id="rId14" Type="http://schemas.openxmlformats.org/officeDocument/2006/relationships/hyperlink" Target="https://www.zotero.org/" TargetMode="External"/><Relationship Id="rId15" Type="http://schemas.openxmlformats.org/officeDocument/2006/relationships/hyperlink" Target="https://www.zotero.org/" TargetMode="External"/><Relationship Id="rId16" Type="http://schemas.openxmlformats.org/officeDocument/2006/relationships/hyperlink" Target="https://www.zotero.org/" TargetMode="External"/><Relationship Id="rId17" Type="http://schemas.openxmlformats.org/officeDocument/2006/relationships/hyperlink" Target="https://www.zotero.org/" TargetMode="External"/><Relationship Id="rId18" Type="http://schemas.openxmlformats.org/officeDocument/2006/relationships/hyperlink" Target="https://www.zotero.org/" TargetMode="External"/><Relationship Id="rId19" Type="http://schemas.openxmlformats.org/officeDocument/2006/relationships/hyperlink" Target="https://www.zotero.org/" TargetMode="External"/><Relationship Id="rId20" Type="http://schemas.openxmlformats.org/officeDocument/2006/relationships/hyperlink" Target="https://www.zotero.org/" TargetMode="External"/><Relationship Id="rId21" Type="http://schemas.openxmlformats.org/officeDocument/2006/relationships/hyperlink" Target="https://www.zotero.org/" TargetMode="External"/><Relationship Id="rId22" Type="http://schemas.openxmlformats.org/officeDocument/2006/relationships/hyperlink" Target="https://www.zotero.org/" TargetMode="External"/><Relationship Id="rId23" Type="http://schemas.openxmlformats.org/officeDocument/2006/relationships/hyperlink" Target="https://www.zotero.org/" TargetMode="External"/><Relationship Id="rId24" Type="http://schemas.openxmlformats.org/officeDocument/2006/relationships/hyperlink" Target="https://www.zotero.org/" TargetMode="External"/><Relationship Id="rId25" Type="http://schemas.openxmlformats.org/officeDocument/2006/relationships/hyperlink" Target="https://www.zotero.org/" TargetMode="External"/><Relationship Id="rId26" Type="http://schemas.openxmlformats.org/officeDocument/2006/relationships/hyperlink" Target="https://www.zotero.org/" TargetMode="External"/><Relationship Id="rId27" Type="http://schemas.openxmlformats.org/officeDocument/2006/relationships/hyperlink" Target="https://www.zotero.org/" TargetMode="External"/><Relationship Id="rId28" Type="http://schemas.openxmlformats.org/officeDocument/2006/relationships/hyperlink" Target="https://www.zotero.org/" TargetMode="External"/><Relationship Id="rId29" Type="http://schemas.openxmlformats.org/officeDocument/2006/relationships/hyperlink" Target="https://www.zotero.org/" TargetMode="External"/><Relationship Id="rId30" Type="http://schemas.openxmlformats.org/officeDocument/2006/relationships/hyperlink" Target="https://www.zotero.org/" TargetMode="External"/><Relationship Id="rId31" Type="http://schemas.openxmlformats.org/officeDocument/2006/relationships/hyperlink" Target="https://www.zotero.org/" TargetMode="External"/><Relationship Id="rId32" Type="http://schemas.openxmlformats.org/officeDocument/2006/relationships/hyperlink" Target="https://www.zotero.org/" TargetMode="External"/><Relationship Id="rId33" Type="http://schemas.openxmlformats.org/officeDocument/2006/relationships/hyperlink" Target="https://www.zotero.org/" TargetMode="External"/><Relationship Id="rId34" Type="http://schemas.openxmlformats.org/officeDocument/2006/relationships/hyperlink" Target="https://www.zotero.org/" TargetMode="External"/><Relationship Id="rId35" Type="http://schemas.openxmlformats.org/officeDocument/2006/relationships/hyperlink" Target="https://www.zotero.org/" TargetMode="External"/><Relationship Id="rId36" Type="http://schemas.openxmlformats.org/officeDocument/2006/relationships/hyperlink" Target="https://www.zotero.org/" TargetMode="External"/><Relationship Id="rId37" Type="http://schemas.openxmlformats.org/officeDocument/2006/relationships/hyperlink" Target="https://www.zotero.org/" TargetMode="External"/><Relationship Id="rId38" Type="http://schemas.openxmlformats.org/officeDocument/2006/relationships/hyperlink" Target="https://www.zotero.org/" TargetMode="External"/><Relationship Id="rId39" Type="http://schemas.openxmlformats.org/officeDocument/2006/relationships/hyperlink" Target="https://www.zotero.org/" TargetMode="External"/><Relationship Id="rId40" Type="http://schemas.openxmlformats.org/officeDocument/2006/relationships/hyperlink" Target="https://www.zotero.org/" TargetMode="External"/><Relationship Id="rId41" Type="http://schemas.openxmlformats.org/officeDocument/2006/relationships/hyperlink" Target="https://www.zotero.org/" TargetMode="External"/><Relationship Id="rId42" Type="http://schemas.openxmlformats.org/officeDocument/2006/relationships/hyperlink" Target="https://www.zotero.org/" TargetMode="External"/><Relationship Id="rId43" Type="http://schemas.openxmlformats.org/officeDocument/2006/relationships/hyperlink" Target="https://www.zotero.org/" TargetMode="External"/><Relationship Id="rId44" Type="http://schemas.openxmlformats.org/officeDocument/2006/relationships/hyperlink" Target="https://www.zotero.org/" TargetMode="External"/><Relationship Id="rId45" Type="http://schemas.openxmlformats.org/officeDocument/2006/relationships/hyperlink" Target="https://www.zotero.org/" TargetMode="External"/><Relationship Id="rId46" Type="http://schemas.openxmlformats.org/officeDocument/2006/relationships/hyperlink" Target="https://www.zotero.org/" TargetMode="External"/><Relationship Id="rId47" Type="http://schemas.openxmlformats.org/officeDocument/2006/relationships/hyperlink" Target="https://www.zotero.org/" TargetMode="External"/><Relationship Id="rId48" Type="http://schemas.openxmlformats.org/officeDocument/2006/relationships/hyperlink" Target="https://www.zotero.org/" TargetMode="External"/><Relationship Id="rId49" Type="http://schemas.openxmlformats.org/officeDocument/2006/relationships/hyperlink" Target="https://www.zotero.org/" TargetMode="External"/><Relationship Id="rId50" Type="http://schemas.openxmlformats.org/officeDocument/2006/relationships/hyperlink" Target="https://www.zotero.org/" TargetMode="External"/><Relationship Id="rId51" Type="http://schemas.openxmlformats.org/officeDocument/2006/relationships/hyperlink" Target="https://www.zotero.org/" TargetMode="External"/><Relationship Id="rId52" Type="http://schemas.openxmlformats.org/officeDocument/2006/relationships/hyperlink" Target="https://www.zotero.org/" TargetMode="External"/><Relationship Id="rId53" Type="http://schemas.openxmlformats.org/officeDocument/2006/relationships/hyperlink" Target="https://www.zotero.org/" TargetMode="External"/><Relationship Id="rId54" Type="http://schemas.openxmlformats.org/officeDocument/2006/relationships/hyperlink" Target="https://www.zotero.org/" TargetMode="External"/><Relationship Id="rId55" Type="http://schemas.openxmlformats.org/officeDocument/2006/relationships/hyperlink" Target="https://www.zotero.org/" TargetMode="External"/><Relationship Id="rId56" Type="http://schemas.openxmlformats.org/officeDocument/2006/relationships/hyperlink" Target="https://www.zotero.org/" TargetMode="External"/><Relationship Id="rId57" Type="http://schemas.openxmlformats.org/officeDocument/2006/relationships/hyperlink" Target="https://www.zotero.org/" TargetMode="External"/><Relationship Id="rId58" Type="http://schemas.openxmlformats.org/officeDocument/2006/relationships/hyperlink" Target="https://www.zotero.org/" TargetMode="External"/><Relationship Id="rId59" Type="http://schemas.openxmlformats.org/officeDocument/2006/relationships/hyperlink" Target="https://www.zotero.org/" TargetMode="External"/><Relationship Id="rId60" Type="http://schemas.openxmlformats.org/officeDocument/2006/relationships/hyperlink" Target="https://www.zotero.org/" TargetMode="External"/><Relationship Id="rId61" Type="http://schemas.openxmlformats.org/officeDocument/2006/relationships/hyperlink" Target="https://www.zotero.org/" TargetMode="External"/><Relationship Id="rId62" Type="http://schemas.openxmlformats.org/officeDocument/2006/relationships/hyperlink" Target="https://www.zotero.org/" TargetMode="External"/><Relationship Id="rId63" Type="http://schemas.openxmlformats.org/officeDocument/2006/relationships/hyperlink" Target="https://www.zotero.org/" TargetMode="External"/><Relationship Id="rId64" Type="http://schemas.openxmlformats.org/officeDocument/2006/relationships/hyperlink" Target="https://www.zotero.org/" TargetMode="External"/><Relationship Id="rId65" Type="http://schemas.openxmlformats.org/officeDocument/2006/relationships/hyperlink" Target="https://www.zotero.org/" TargetMode="External"/><Relationship Id="rId66" Type="http://schemas.openxmlformats.org/officeDocument/2006/relationships/hyperlink" Target="https://www.zotero.org/" TargetMode="External"/><Relationship Id="rId67" Type="http://schemas.openxmlformats.org/officeDocument/2006/relationships/hyperlink" Target="https://www.zotero.org/" TargetMode="External"/><Relationship Id="rId68" Type="http://schemas.openxmlformats.org/officeDocument/2006/relationships/hyperlink" Target="https://www.zotero.org/" TargetMode="External"/><Relationship Id="rId69" Type="http://schemas.openxmlformats.org/officeDocument/2006/relationships/hyperlink" Target="https://www.zotero.org/" TargetMode="External"/><Relationship Id="rId70" Type="http://schemas.openxmlformats.org/officeDocument/2006/relationships/hyperlink" Target="https://www.zotero.org/" TargetMode="External"/><Relationship Id="rId71" Type="http://schemas.openxmlformats.org/officeDocument/2006/relationships/hyperlink" Target="https://www.zotero.org/" TargetMode="External"/><Relationship Id="rId72" Type="http://schemas.openxmlformats.org/officeDocument/2006/relationships/hyperlink" Target="https://www.zotero.org/" TargetMode="External"/><Relationship Id="rId73" Type="http://schemas.openxmlformats.org/officeDocument/2006/relationships/hyperlink" Target="https://www.zotero.org/" TargetMode="External"/><Relationship Id="rId74" Type="http://schemas.openxmlformats.org/officeDocument/2006/relationships/hyperlink" Target="https://www.zotero.org/" TargetMode="External"/><Relationship Id="rId75" Type="http://schemas.openxmlformats.org/officeDocument/2006/relationships/hyperlink" Target="https://www.zotero.org/" TargetMode="External"/><Relationship Id="rId76" Type="http://schemas.openxmlformats.org/officeDocument/2006/relationships/hyperlink" Target="https://www.zotero.org/" TargetMode="External"/><Relationship Id="rId77" Type="http://schemas.openxmlformats.org/officeDocument/2006/relationships/hyperlink" Target="https://www.zotero.org/" TargetMode="External"/><Relationship Id="rId78" Type="http://schemas.openxmlformats.org/officeDocument/2006/relationships/hyperlink" Target="https://www.zotero.org/" TargetMode="External"/><Relationship Id="rId79" Type="http://schemas.openxmlformats.org/officeDocument/2006/relationships/hyperlink" Target="https://www.zotero.org/" TargetMode="External"/><Relationship Id="rId80" Type="http://schemas.openxmlformats.org/officeDocument/2006/relationships/comments" Target="comments.xml"/><Relationship Id="rId81" Type="http://schemas.microsoft.com/office/2011/relationships/commentsExtended" Target="commentsExtended.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Scientific Writing Template</Template>
  <TotalTime>94</TotalTime>
  <Application>LibreOffice/26.2.1.2$Linux_X86_64 LibreOffice_project/8399f6259d8c87f40e7255cdb3c9b958f5e08948</Application>
  <AppVersion>15.0000</AppVersion>
  <Pages>49</Pages>
  <Words>16037</Words>
  <Characters>159122</Characters>
  <CharactersWithSpaces>176770</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2026-04-06T00:18:42Z</dcterms:created>
  <dc:creator/>
  <dc:description/>
  <dc:language>en-GB</dc:language>
  <cp:lastModifiedBy/>
  <dcterms:modified xsi:type="dcterms:W3CDTF">2026-04-06T01:53:30Z</dcterms:modified>
  <cp:revision>28</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yk5p2pvNEcx_1">
    <vt:lpwstr/>
  </property>
  <property fmtid="{D5CDD505-2E9C-101B-9397-08002B2CF9AE}" pid="3" name="ZOTERO_BREF_0zCHFfrm7TYH_1">
    <vt:lpwstr/>
  </property>
  <property fmtid="{D5CDD505-2E9C-101B-9397-08002B2CF9AE}" pid="4" name="ZOTERO_BREF_0zCHFfrm7TYH_2">
    <vt:lpwstr/>
  </property>
  <property fmtid="{D5CDD505-2E9C-101B-9397-08002B2CF9AE}" pid="5" name="ZOTERO_BREF_0zCHFfrm7TYH_3">
    <vt:lpwstr/>
  </property>
  <property fmtid="{D5CDD505-2E9C-101B-9397-08002B2CF9AE}" pid="6" name="ZOTERO_BREF_0zCHFfrm7TYH_4">
    <vt:lpwstr/>
  </property>
  <property fmtid="{D5CDD505-2E9C-101B-9397-08002B2CF9AE}" pid="7" name="ZOTERO_BREF_19iPp5Xb0C7J_1">
    <vt:lpwstr/>
  </property>
  <property fmtid="{D5CDD505-2E9C-101B-9397-08002B2CF9AE}" pid="8" name="ZOTERO_BREF_19iPp5Xb0C7J_2">
    <vt:lpwstr/>
  </property>
  <property fmtid="{D5CDD505-2E9C-101B-9397-08002B2CF9AE}" pid="9" name="ZOTERO_BREF_19iPp5Xb0C7J_3">
    <vt:lpwstr/>
  </property>
  <property fmtid="{D5CDD505-2E9C-101B-9397-08002B2CF9AE}" pid="10" name="ZOTERO_BREF_19iPp5Xb0C7J_4">
    <vt:lpwstr/>
  </property>
  <property fmtid="{D5CDD505-2E9C-101B-9397-08002B2CF9AE}" pid="11" name="ZOTERO_BREF_19iPp5Xb0C7J_5">
    <vt:lpwstr/>
  </property>
  <property fmtid="{D5CDD505-2E9C-101B-9397-08002B2CF9AE}" pid="12" name="ZOTERO_BREF_19iPp5Xb0C7J_6">
    <vt:lpwstr/>
  </property>
  <property fmtid="{D5CDD505-2E9C-101B-9397-08002B2CF9AE}" pid="13" name="ZOTERO_BREF_1guxeWUOyfQ8_1">
    <vt:lpwstr/>
  </property>
  <property fmtid="{D5CDD505-2E9C-101B-9397-08002B2CF9AE}" pid="14" name="ZOTERO_BREF_1guxeWUOyfQ8_2">
    <vt:lpwstr/>
  </property>
  <property fmtid="{D5CDD505-2E9C-101B-9397-08002B2CF9AE}" pid="15" name="ZOTERO_BREF_1guxeWUOyfQ8_3">
    <vt:lpwstr/>
  </property>
  <property fmtid="{D5CDD505-2E9C-101B-9397-08002B2CF9AE}" pid="16" name="ZOTERO_BREF_1guxeWUOyfQ8_4">
    <vt:lpwstr/>
  </property>
  <property fmtid="{D5CDD505-2E9C-101B-9397-08002B2CF9AE}" pid="17" name="ZOTERO_BREF_2h640xtRHH4D_1">
    <vt:lpwstr/>
  </property>
  <property fmtid="{D5CDD505-2E9C-101B-9397-08002B2CF9AE}" pid="18" name="ZOTERO_BREF_2h640xtRHH4D_10">
    <vt:lpwstr/>
  </property>
  <property fmtid="{D5CDD505-2E9C-101B-9397-08002B2CF9AE}" pid="19" name="ZOTERO_BREF_2h640xtRHH4D_2">
    <vt:lpwstr/>
  </property>
  <property fmtid="{D5CDD505-2E9C-101B-9397-08002B2CF9AE}" pid="20" name="ZOTERO_BREF_2h640xtRHH4D_3">
    <vt:lpwstr/>
  </property>
  <property fmtid="{D5CDD505-2E9C-101B-9397-08002B2CF9AE}" pid="21" name="ZOTERO_BREF_2h640xtRHH4D_4">
    <vt:lpwstr/>
  </property>
  <property fmtid="{D5CDD505-2E9C-101B-9397-08002B2CF9AE}" pid="22" name="ZOTERO_BREF_2h640xtRHH4D_5">
    <vt:lpwstr/>
  </property>
  <property fmtid="{D5CDD505-2E9C-101B-9397-08002B2CF9AE}" pid="23" name="ZOTERO_BREF_2h640xtRHH4D_6">
    <vt:lpwstr/>
  </property>
  <property fmtid="{D5CDD505-2E9C-101B-9397-08002B2CF9AE}" pid="24" name="ZOTERO_BREF_2h640xtRHH4D_7">
    <vt:lpwstr/>
  </property>
  <property fmtid="{D5CDD505-2E9C-101B-9397-08002B2CF9AE}" pid="25" name="ZOTERO_BREF_2h640xtRHH4D_8">
    <vt:lpwstr/>
  </property>
  <property fmtid="{D5CDD505-2E9C-101B-9397-08002B2CF9AE}" pid="26" name="ZOTERO_BREF_2h640xtRHH4D_9">
    <vt:lpwstr/>
  </property>
  <property fmtid="{D5CDD505-2E9C-101B-9397-08002B2CF9AE}" pid="27" name="ZOTERO_BREF_2pW1wn76SbCz_1">
    <vt:lpwstr/>
  </property>
  <property fmtid="{D5CDD505-2E9C-101B-9397-08002B2CF9AE}" pid="28" name="ZOTERO_BREF_2pW1wn76SbCz_10">
    <vt:lpwstr/>
  </property>
  <property fmtid="{D5CDD505-2E9C-101B-9397-08002B2CF9AE}" pid="29" name="ZOTERO_BREF_2pW1wn76SbCz_11">
    <vt:lpwstr/>
  </property>
  <property fmtid="{D5CDD505-2E9C-101B-9397-08002B2CF9AE}" pid="30" name="ZOTERO_BREF_2pW1wn76SbCz_2">
    <vt:lpwstr/>
  </property>
  <property fmtid="{D5CDD505-2E9C-101B-9397-08002B2CF9AE}" pid="31" name="ZOTERO_BREF_2pW1wn76SbCz_3">
    <vt:lpwstr/>
  </property>
  <property fmtid="{D5CDD505-2E9C-101B-9397-08002B2CF9AE}" pid="32" name="ZOTERO_BREF_2pW1wn76SbCz_4">
    <vt:lpwstr/>
  </property>
  <property fmtid="{D5CDD505-2E9C-101B-9397-08002B2CF9AE}" pid="33" name="ZOTERO_BREF_2pW1wn76SbCz_5">
    <vt:lpwstr/>
  </property>
  <property fmtid="{D5CDD505-2E9C-101B-9397-08002B2CF9AE}" pid="34" name="ZOTERO_BREF_2pW1wn76SbCz_6">
    <vt:lpwstr/>
  </property>
  <property fmtid="{D5CDD505-2E9C-101B-9397-08002B2CF9AE}" pid="35" name="ZOTERO_BREF_2pW1wn76SbCz_7">
    <vt:lpwstr/>
  </property>
  <property fmtid="{D5CDD505-2E9C-101B-9397-08002B2CF9AE}" pid="36" name="ZOTERO_BREF_2pW1wn76SbCz_8">
    <vt:lpwstr/>
  </property>
  <property fmtid="{D5CDD505-2E9C-101B-9397-08002B2CF9AE}" pid="37" name="ZOTERO_BREF_2pW1wn76SbCz_9">
    <vt:lpwstr/>
  </property>
  <property fmtid="{D5CDD505-2E9C-101B-9397-08002B2CF9AE}" pid="38" name="ZOTERO_BREF_3HVt95ihRowR_1">
    <vt:lpwstr/>
  </property>
  <property fmtid="{D5CDD505-2E9C-101B-9397-08002B2CF9AE}" pid="39" name="ZOTERO_BREF_3HVt95ihRowR_2">
    <vt:lpwstr/>
  </property>
  <property fmtid="{D5CDD505-2E9C-101B-9397-08002B2CF9AE}" pid="40" name="ZOTERO_BREF_3HVt95ihRowR_3">
    <vt:lpwstr/>
  </property>
  <property fmtid="{D5CDD505-2E9C-101B-9397-08002B2CF9AE}" pid="41" name="ZOTERO_BREF_3HVt95ihRowR_4">
    <vt:lpwstr/>
  </property>
  <property fmtid="{D5CDD505-2E9C-101B-9397-08002B2CF9AE}" pid="42" name="ZOTERO_BREF_3HVt95ihRowR_5">
    <vt:lpwstr/>
  </property>
  <property fmtid="{D5CDD505-2E9C-101B-9397-08002B2CF9AE}" pid="43" name="ZOTERO_BREF_3HVt95ihRowR_6">
    <vt:lpwstr/>
  </property>
  <property fmtid="{D5CDD505-2E9C-101B-9397-08002B2CF9AE}" pid="44" name="ZOTERO_BREF_3HVt95ihRowR_7">
    <vt:lpwstr/>
  </property>
  <property fmtid="{D5CDD505-2E9C-101B-9397-08002B2CF9AE}" pid="45" name="ZOTERO_BREF_3HVt95ihRowR_8">
    <vt:lpwstr/>
  </property>
  <property fmtid="{D5CDD505-2E9C-101B-9397-08002B2CF9AE}" pid="46" name="ZOTERO_BREF_3HVt95ihRowR_9">
    <vt:lpwstr/>
  </property>
  <property fmtid="{D5CDD505-2E9C-101B-9397-08002B2CF9AE}" pid="47" name="ZOTERO_BREF_4anikVyqTcL5_1">
    <vt:lpwstr/>
  </property>
  <property fmtid="{D5CDD505-2E9C-101B-9397-08002B2CF9AE}" pid="48" name="ZOTERO_BREF_4anikVyqTcL5_2">
    <vt:lpwstr/>
  </property>
  <property fmtid="{D5CDD505-2E9C-101B-9397-08002B2CF9AE}" pid="49" name="ZOTERO_BREF_4anikVyqTcL5_3">
    <vt:lpwstr/>
  </property>
  <property fmtid="{D5CDD505-2E9C-101B-9397-08002B2CF9AE}" pid="50" name="ZOTERO_BREF_4anikVyqTcL5_4">
    <vt:lpwstr/>
  </property>
  <property fmtid="{D5CDD505-2E9C-101B-9397-08002B2CF9AE}" pid="51" name="ZOTERO_BREF_5MgVpulmvnX2_1">
    <vt:lpwstr/>
  </property>
  <property fmtid="{D5CDD505-2E9C-101B-9397-08002B2CF9AE}" pid="52" name="ZOTERO_BREF_5MgVpulmvnX2_2">
    <vt:lpwstr/>
  </property>
  <property fmtid="{D5CDD505-2E9C-101B-9397-08002B2CF9AE}" pid="53" name="ZOTERO_BREF_5MgVpulmvnX2_3">
    <vt:lpwstr/>
  </property>
  <property fmtid="{D5CDD505-2E9C-101B-9397-08002B2CF9AE}" pid="54" name="ZOTERO_BREF_5MgVpulmvnX2_4">
    <vt:lpwstr/>
  </property>
  <property fmtid="{D5CDD505-2E9C-101B-9397-08002B2CF9AE}" pid="55" name="ZOTERO_BREF_5MgVpulmvnX2_5">
    <vt:lpwstr/>
  </property>
  <property fmtid="{D5CDD505-2E9C-101B-9397-08002B2CF9AE}" pid="56" name="ZOTERO_BREF_5MgVpulmvnX2_6">
    <vt:lpwstr/>
  </property>
  <property fmtid="{D5CDD505-2E9C-101B-9397-08002B2CF9AE}" pid="57" name="ZOTERO_BREF_5MgVpulmvnX2_7">
    <vt:lpwstr/>
  </property>
  <property fmtid="{D5CDD505-2E9C-101B-9397-08002B2CF9AE}" pid="58" name="ZOTERO_BREF_5qS9JKFKslpn_1">
    <vt:lpwstr/>
  </property>
  <property fmtid="{D5CDD505-2E9C-101B-9397-08002B2CF9AE}" pid="59" name="ZOTERO_BREF_5qS9JKFKslpn_10">
    <vt:lpwstr/>
  </property>
  <property fmtid="{D5CDD505-2E9C-101B-9397-08002B2CF9AE}" pid="60" name="ZOTERO_BREF_5qS9JKFKslpn_11">
    <vt:lpwstr/>
  </property>
  <property fmtid="{D5CDD505-2E9C-101B-9397-08002B2CF9AE}" pid="61" name="ZOTERO_BREF_5qS9JKFKslpn_12">
    <vt:lpwstr/>
  </property>
  <property fmtid="{D5CDD505-2E9C-101B-9397-08002B2CF9AE}" pid="62" name="ZOTERO_BREF_5qS9JKFKslpn_13">
    <vt:lpwstr/>
  </property>
  <property fmtid="{D5CDD505-2E9C-101B-9397-08002B2CF9AE}" pid="63" name="ZOTERO_BREF_5qS9JKFKslpn_14">
    <vt:lpwstr/>
  </property>
  <property fmtid="{D5CDD505-2E9C-101B-9397-08002B2CF9AE}" pid="64" name="ZOTERO_BREF_5qS9JKFKslpn_2">
    <vt:lpwstr/>
  </property>
  <property fmtid="{D5CDD505-2E9C-101B-9397-08002B2CF9AE}" pid="65" name="ZOTERO_BREF_5qS9JKFKslpn_3">
    <vt:lpwstr/>
  </property>
  <property fmtid="{D5CDD505-2E9C-101B-9397-08002B2CF9AE}" pid="66" name="ZOTERO_BREF_5qS9JKFKslpn_4">
    <vt:lpwstr/>
  </property>
  <property fmtid="{D5CDD505-2E9C-101B-9397-08002B2CF9AE}" pid="67" name="ZOTERO_BREF_5qS9JKFKslpn_5">
    <vt:lpwstr/>
  </property>
  <property fmtid="{D5CDD505-2E9C-101B-9397-08002B2CF9AE}" pid="68" name="ZOTERO_BREF_5qS9JKFKslpn_6">
    <vt:lpwstr/>
  </property>
  <property fmtid="{D5CDD505-2E9C-101B-9397-08002B2CF9AE}" pid="69" name="ZOTERO_BREF_5qS9JKFKslpn_7">
    <vt:lpwstr/>
  </property>
  <property fmtid="{D5CDD505-2E9C-101B-9397-08002B2CF9AE}" pid="70" name="ZOTERO_BREF_5qS9JKFKslpn_8">
    <vt:lpwstr/>
  </property>
  <property fmtid="{D5CDD505-2E9C-101B-9397-08002B2CF9AE}" pid="71" name="ZOTERO_BREF_5qS9JKFKslpn_9">
    <vt:lpwstr/>
  </property>
  <property fmtid="{D5CDD505-2E9C-101B-9397-08002B2CF9AE}" pid="72" name="ZOTERO_BREF_7dNyYYy3EtgS_1">
    <vt:lpwstr/>
  </property>
  <property fmtid="{D5CDD505-2E9C-101B-9397-08002B2CF9AE}" pid="73" name="ZOTERO_BREF_7dNyYYy3EtgS_10">
    <vt:lpwstr/>
  </property>
  <property fmtid="{D5CDD505-2E9C-101B-9397-08002B2CF9AE}" pid="74" name="ZOTERO_BREF_7dNyYYy3EtgS_11">
    <vt:lpwstr/>
  </property>
  <property fmtid="{D5CDD505-2E9C-101B-9397-08002B2CF9AE}" pid="75" name="ZOTERO_BREF_7dNyYYy3EtgS_2">
    <vt:lpwstr/>
  </property>
  <property fmtid="{D5CDD505-2E9C-101B-9397-08002B2CF9AE}" pid="76" name="ZOTERO_BREF_7dNyYYy3EtgS_3">
    <vt:lpwstr/>
  </property>
  <property fmtid="{D5CDD505-2E9C-101B-9397-08002B2CF9AE}" pid="77" name="ZOTERO_BREF_7dNyYYy3EtgS_4">
    <vt:lpwstr/>
  </property>
  <property fmtid="{D5CDD505-2E9C-101B-9397-08002B2CF9AE}" pid="78" name="ZOTERO_BREF_7dNyYYy3EtgS_5">
    <vt:lpwstr/>
  </property>
  <property fmtid="{D5CDD505-2E9C-101B-9397-08002B2CF9AE}" pid="79" name="ZOTERO_BREF_7dNyYYy3EtgS_6">
    <vt:lpwstr/>
  </property>
  <property fmtid="{D5CDD505-2E9C-101B-9397-08002B2CF9AE}" pid="80" name="ZOTERO_BREF_7dNyYYy3EtgS_7">
    <vt:lpwstr/>
  </property>
  <property fmtid="{D5CDD505-2E9C-101B-9397-08002B2CF9AE}" pid="81" name="ZOTERO_BREF_7dNyYYy3EtgS_8">
    <vt:lpwstr/>
  </property>
  <property fmtid="{D5CDD505-2E9C-101B-9397-08002B2CF9AE}" pid="82" name="ZOTERO_BREF_7dNyYYy3EtgS_9">
    <vt:lpwstr/>
  </property>
  <property fmtid="{D5CDD505-2E9C-101B-9397-08002B2CF9AE}" pid="83" name="ZOTERO_BREF_88FCcdIo6b0i_1">
    <vt:lpwstr/>
  </property>
  <property fmtid="{D5CDD505-2E9C-101B-9397-08002B2CF9AE}" pid="84" name="ZOTERO_BREF_88FCcdIo6b0i_2">
    <vt:lpwstr/>
  </property>
  <property fmtid="{D5CDD505-2E9C-101B-9397-08002B2CF9AE}" pid="85" name="ZOTERO_BREF_88FCcdIo6b0i_3">
    <vt:lpwstr/>
  </property>
  <property fmtid="{D5CDD505-2E9C-101B-9397-08002B2CF9AE}" pid="86" name="ZOTERO_BREF_88FCcdIo6b0i_4">
    <vt:lpwstr/>
  </property>
  <property fmtid="{D5CDD505-2E9C-101B-9397-08002B2CF9AE}" pid="87" name="ZOTERO_BREF_88FCcdIo6b0i_5">
    <vt:lpwstr/>
  </property>
  <property fmtid="{D5CDD505-2E9C-101B-9397-08002B2CF9AE}" pid="88" name="ZOTERO_BREF_88FCcdIo6b0i_6">
    <vt:lpwstr/>
  </property>
  <property fmtid="{D5CDD505-2E9C-101B-9397-08002B2CF9AE}" pid="89" name="ZOTERO_BREF_88FCcdIo6b0i_7">
    <vt:lpwstr/>
  </property>
  <property fmtid="{D5CDD505-2E9C-101B-9397-08002B2CF9AE}" pid="90" name="ZOTERO_BREF_88FCcdIo6b0i_8">
    <vt:lpwstr/>
  </property>
  <property fmtid="{D5CDD505-2E9C-101B-9397-08002B2CF9AE}" pid="91" name="ZOTERO_BREF_88FCcdIo6b0i_9">
    <vt:lpwstr/>
  </property>
  <property fmtid="{D5CDD505-2E9C-101B-9397-08002B2CF9AE}" pid="92" name="ZOTERO_BREF_8aN9ClWhKph7_1">
    <vt:lpwstr/>
  </property>
  <property fmtid="{D5CDD505-2E9C-101B-9397-08002B2CF9AE}" pid="93" name="ZOTERO_BREF_8aN9ClWhKph7_2">
    <vt:lpwstr/>
  </property>
  <property fmtid="{D5CDD505-2E9C-101B-9397-08002B2CF9AE}" pid="94" name="ZOTERO_BREF_8aN9ClWhKph7_3">
    <vt:lpwstr/>
  </property>
  <property fmtid="{D5CDD505-2E9C-101B-9397-08002B2CF9AE}" pid="95" name="ZOTERO_BREF_8aN9ClWhKph7_4">
    <vt:lpwstr/>
  </property>
  <property fmtid="{D5CDD505-2E9C-101B-9397-08002B2CF9AE}" pid="96" name="ZOTERO_BREF_9fpEYtDTt3n1_1">
    <vt:lpwstr/>
  </property>
  <property fmtid="{D5CDD505-2E9C-101B-9397-08002B2CF9AE}" pid="97" name="ZOTERO_BREF_9fpEYtDTt3n1_2">
    <vt:lpwstr/>
  </property>
  <property fmtid="{D5CDD505-2E9C-101B-9397-08002B2CF9AE}" pid="98" name="ZOTERO_BREF_9fpEYtDTt3n1_3">
    <vt:lpwstr/>
  </property>
  <property fmtid="{D5CDD505-2E9C-101B-9397-08002B2CF9AE}" pid="99" name="ZOTERO_BREF_9fpEYtDTt3n1_4">
    <vt:lpwstr/>
  </property>
  <property fmtid="{D5CDD505-2E9C-101B-9397-08002B2CF9AE}" pid="100" name="ZOTERO_BREF_9fpEYtDTt3n1_5">
    <vt:lpwstr/>
  </property>
  <property fmtid="{D5CDD505-2E9C-101B-9397-08002B2CF9AE}" pid="101" name="ZOTERO_BREF_AcOEGKonLp8z_1">
    <vt:lpwstr/>
  </property>
  <property fmtid="{D5CDD505-2E9C-101B-9397-08002B2CF9AE}" pid="102" name="ZOTERO_BREF_AcOEGKonLp8z_10">
    <vt:lpwstr/>
  </property>
  <property fmtid="{D5CDD505-2E9C-101B-9397-08002B2CF9AE}" pid="103" name="ZOTERO_BREF_AcOEGKonLp8z_11">
    <vt:lpwstr/>
  </property>
  <property fmtid="{D5CDD505-2E9C-101B-9397-08002B2CF9AE}" pid="104" name="ZOTERO_BREF_AcOEGKonLp8z_12">
    <vt:lpwstr/>
  </property>
  <property fmtid="{D5CDD505-2E9C-101B-9397-08002B2CF9AE}" pid="105" name="ZOTERO_BREF_AcOEGKonLp8z_2">
    <vt:lpwstr/>
  </property>
  <property fmtid="{D5CDD505-2E9C-101B-9397-08002B2CF9AE}" pid="106" name="ZOTERO_BREF_AcOEGKonLp8z_3">
    <vt:lpwstr/>
  </property>
  <property fmtid="{D5CDD505-2E9C-101B-9397-08002B2CF9AE}" pid="107" name="ZOTERO_BREF_AcOEGKonLp8z_4">
    <vt:lpwstr/>
  </property>
  <property fmtid="{D5CDD505-2E9C-101B-9397-08002B2CF9AE}" pid="108" name="ZOTERO_BREF_AcOEGKonLp8z_5">
    <vt:lpwstr/>
  </property>
  <property fmtid="{D5CDD505-2E9C-101B-9397-08002B2CF9AE}" pid="109" name="ZOTERO_BREF_AcOEGKonLp8z_6">
    <vt:lpwstr/>
  </property>
  <property fmtid="{D5CDD505-2E9C-101B-9397-08002B2CF9AE}" pid="110" name="ZOTERO_BREF_AcOEGKonLp8z_7">
    <vt:lpwstr/>
  </property>
  <property fmtid="{D5CDD505-2E9C-101B-9397-08002B2CF9AE}" pid="111" name="ZOTERO_BREF_AcOEGKonLp8z_8">
    <vt:lpwstr/>
  </property>
  <property fmtid="{D5CDD505-2E9C-101B-9397-08002B2CF9AE}" pid="112" name="ZOTERO_BREF_AcOEGKonLp8z_9">
    <vt:lpwstr/>
  </property>
  <property fmtid="{D5CDD505-2E9C-101B-9397-08002B2CF9AE}" pid="113" name="ZOTERO_BREF_BZc6THbnMEYH_1">
    <vt:lpwstr/>
  </property>
  <property fmtid="{D5CDD505-2E9C-101B-9397-08002B2CF9AE}" pid="114" name="ZOTERO_BREF_BZc6THbnMEYH_2">
    <vt:lpwstr/>
  </property>
  <property fmtid="{D5CDD505-2E9C-101B-9397-08002B2CF9AE}" pid="115" name="ZOTERO_BREF_BZc6THbnMEYH_3">
    <vt:lpwstr/>
  </property>
  <property fmtid="{D5CDD505-2E9C-101B-9397-08002B2CF9AE}" pid="116" name="ZOTERO_BREF_BZc6THbnMEYH_4">
    <vt:lpwstr/>
  </property>
  <property fmtid="{D5CDD505-2E9C-101B-9397-08002B2CF9AE}" pid="117" name="ZOTERO_BREF_BZc6THbnMEYH_5">
    <vt:lpwstr/>
  </property>
  <property fmtid="{D5CDD505-2E9C-101B-9397-08002B2CF9AE}" pid="118" name="ZOTERO_BREF_CEJxjRmHt4TT_1">
    <vt:lpwstr/>
  </property>
  <property fmtid="{D5CDD505-2E9C-101B-9397-08002B2CF9AE}" pid="119" name="ZOTERO_BREF_CEJxjRmHt4TT_10">
    <vt:lpwstr/>
  </property>
  <property fmtid="{D5CDD505-2E9C-101B-9397-08002B2CF9AE}" pid="120" name="ZOTERO_BREF_CEJxjRmHt4TT_2">
    <vt:lpwstr/>
  </property>
  <property fmtid="{D5CDD505-2E9C-101B-9397-08002B2CF9AE}" pid="121" name="ZOTERO_BREF_CEJxjRmHt4TT_3">
    <vt:lpwstr/>
  </property>
  <property fmtid="{D5CDD505-2E9C-101B-9397-08002B2CF9AE}" pid="122" name="ZOTERO_BREF_CEJxjRmHt4TT_4">
    <vt:lpwstr/>
  </property>
  <property fmtid="{D5CDD505-2E9C-101B-9397-08002B2CF9AE}" pid="123" name="ZOTERO_BREF_CEJxjRmHt4TT_5">
    <vt:lpwstr/>
  </property>
  <property fmtid="{D5CDD505-2E9C-101B-9397-08002B2CF9AE}" pid="124" name="ZOTERO_BREF_CEJxjRmHt4TT_6">
    <vt:lpwstr/>
  </property>
  <property fmtid="{D5CDD505-2E9C-101B-9397-08002B2CF9AE}" pid="125" name="ZOTERO_BREF_CEJxjRmHt4TT_7">
    <vt:lpwstr/>
  </property>
  <property fmtid="{D5CDD505-2E9C-101B-9397-08002B2CF9AE}" pid="126" name="ZOTERO_BREF_CEJxjRmHt4TT_8">
    <vt:lpwstr/>
  </property>
  <property fmtid="{D5CDD505-2E9C-101B-9397-08002B2CF9AE}" pid="127" name="ZOTERO_BREF_CEJxjRmHt4TT_9">
    <vt:lpwstr/>
  </property>
  <property fmtid="{D5CDD505-2E9C-101B-9397-08002B2CF9AE}" pid="128" name="ZOTERO_BREF_CPVi9ZiUvK5C_1">
    <vt:lpwstr/>
  </property>
  <property fmtid="{D5CDD505-2E9C-101B-9397-08002B2CF9AE}" pid="129" name="ZOTERO_BREF_CPVi9ZiUvK5C_2">
    <vt:lpwstr/>
  </property>
  <property fmtid="{D5CDD505-2E9C-101B-9397-08002B2CF9AE}" pid="130" name="ZOTERO_BREF_CPVi9ZiUvK5C_3">
    <vt:lpwstr/>
  </property>
  <property fmtid="{D5CDD505-2E9C-101B-9397-08002B2CF9AE}" pid="131" name="ZOTERO_BREF_CPVi9ZiUvK5C_4">
    <vt:lpwstr/>
  </property>
  <property fmtid="{D5CDD505-2E9C-101B-9397-08002B2CF9AE}" pid="132" name="ZOTERO_BREF_CQ712ZR4HJqz_1">
    <vt:lpwstr/>
  </property>
  <property fmtid="{D5CDD505-2E9C-101B-9397-08002B2CF9AE}" pid="133" name="ZOTERO_BREF_CQ712ZR4HJqz_2">
    <vt:lpwstr/>
  </property>
  <property fmtid="{D5CDD505-2E9C-101B-9397-08002B2CF9AE}" pid="134" name="ZOTERO_BREF_CQ712ZR4HJqz_3">
    <vt:lpwstr/>
  </property>
  <property fmtid="{D5CDD505-2E9C-101B-9397-08002B2CF9AE}" pid="135" name="ZOTERO_BREF_CQ712ZR4HJqz_4">
    <vt:lpwstr/>
  </property>
  <property fmtid="{D5CDD505-2E9C-101B-9397-08002B2CF9AE}" pid="136" name="ZOTERO_BREF_CQ712ZR4HJqz_5">
    <vt:lpwstr/>
  </property>
  <property fmtid="{D5CDD505-2E9C-101B-9397-08002B2CF9AE}" pid="137" name="ZOTERO_BREF_Cfj6Hzpp2zVr_1">
    <vt:lpwstr/>
  </property>
  <property fmtid="{D5CDD505-2E9C-101B-9397-08002B2CF9AE}" pid="138" name="ZOTERO_BREF_Cfj6Hzpp2zVr_10">
    <vt:lpwstr/>
  </property>
  <property fmtid="{D5CDD505-2E9C-101B-9397-08002B2CF9AE}" pid="139" name="ZOTERO_BREF_Cfj6Hzpp2zVr_11">
    <vt:lpwstr/>
  </property>
  <property fmtid="{D5CDD505-2E9C-101B-9397-08002B2CF9AE}" pid="140" name="ZOTERO_BREF_Cfj6Hzpp2zVr_12">
    <vt:lpwstr/>
  </property>
  <property fmtid="{D5CDD505-2E9C-101B-9397-08002B2CF9AE}" pid="141" name="ZOTERO_BREF_Cfj6Hzpp2zVr_13">
    <vt:lpwstr/>
  </property>
  <property fmtid="{D5CDD505-2E9C-101B-9397-08002B2CF9AE}" pid="142" name="ZOTERO_BREF_Cfj6Hzpp2zVr_2">
    <vt:lpwstr/>
  </property>
  <property fmtid="{D5CDD505-2E9C-101B-9397-08002B2CF9AE}" pid="143" name="ZOTERO_BREF_Cfj6Hzpp2zVr_3">
    <vt:lpwstr/>
  </property>
  <property fmtid="{D5CDD505-2E9C-101B-9397-08002B2CF9AE}" pid="144" name="ZOTERO_BREF_Cfj6Hzpp2zVr_4">
    <vt:lpwstr/>
  </property>
  <property fmtid="{D5CDD505-2E9C-101B-9397-08002B2CF9AE}" pid="145" name="ZOTERO_BREF_Cfj6Hzpp2zVr_5">
    <vt:lpwstr/>
  </property>
  <property fmtid="{D5CDD505-2E9C-101B-9397-08002B2CF9AE}" pid="146" name="ZOTERO_BREF_Cfj6Hzpp2zVr_6">
    <vt:lpwstr/>
  </property>
  <property fmtid="{D5CDD505-2E9C-101B-9397-08002B2CF9AE}" pid="147" name="ZOTERO_BREF_Cfj6Hzpp2zVr_7">
    <vt:lpwstr/>
  </property>
  <property fmtid="{D5CDD505-2E9C-101B-9397-08002B2CF9AE}" pid="148" name="ZOTERO_BREF_Cfj6Hzpp2zVr_8">
    <vt:lpwstr/>
  </property>
  <property fmtid="{D5CDD505-2E9C-101B-9397-08002B2CF9AE}" pid="149" name="ZOTERO_BREF_Cfj6Hzpp2zVr_9">
    <vt:lpwstr/>
  </property>
  <property fmtid="{D5CDD505-2E9C-101B-9397-08002B2CF9AE}" pid="150" name="ZOTERO_BREF_D5boais0Dg2r_1">
    <vt:lpwstr/>
  </property>
  <property fmtid="{D5CDD505-2E9C-101B-9397-08002B2CF9AE}" pid="151" name="ZOTERO_BREF_D5boais0Dg2r_10">
    <vt:lpwstr/>
  </property>
  <property fmtid="{D5CDD505-2E9C-101B-9397-08002B2CF9AE}" pid="152" name="ZOTERO_BREF_D5boais0Dg2r_11">
    <vt:lpwstr/>
  </property>
  <property fmtid="{D5CDD505-2E9C-101B-9397-08002B2CF9AE}" pid="153" name="ZOTERO_BREF_D5boais0Dg2r_2">
    <vt:lpwstr/>
  </property>
  <property fmtid="{D5CDD505-2E9C-101B-9397-08002B2CF9AE}" pid="154" name="ZOTERO_BREF_D5boais0Dg2r_3">
    <vt:lpwstr/>
  </property>
  <property fmtid="{D5CDD505-2E9C-101B-9397-08002B2CF9AE}" pid="155" name="ZOTERO_BREF_D5boais0Dg2r_4">
    <vt:lpwstr/>
  </property>
  <property fmtid="{D5CDD505-2E9C-101B-9397-08002B2CF9AE}" pid="156" name="ZOTERO_BREF_D5boais0Dg2r_5">
    <vt:lpwstr/>
  </property>
  <property fmtid="{D5CDD505-2E9C-101B-9397-08002B2CF9AE}" pid="157" name="ZOTERO_BREF_D5boais0Dg2r_6">
    <vt:lpwstr/>
  </property>
  <property fmtid="{D5CDD505-2E9C-101B-9397-08002B2CF9AE}" pid="158" name="ZOTERO_BREF_D5boais0Dg2r_7">
    <vt:lpwstr/>
  </property>
  <property fmtid="{D5CDD505-2E9C-101B-9397-08002B2CF9AE}" pid="159" name="ZOTERO_BREF_D5boais0Dg2r_8">
    <vt:lpwstr/>
  </property>
  <property fmtid="{D5CDD505-2E9C-101B-9397-08002B2CF9AE}" pid="160" name="ZOTERO_BREF_D5boais0Dg2r_9">
    <vt:lpwstr/>
  </property>
  <property fmtid="{D5CDD505-2E9C-101B-9397-08002B2CF9AE}" pid="161" name="ZOTERO_BREF_DDWxmTzA3xeC_1">
    <vt:lpwstr/>
  </property>
  <property fmtid="{D5CDD505-2E9C-101B-9397-08002B2CF9AE}" pid="162" name="ZOTERO_BREF_DDWxmTzA3xeC_10">
    <vt:lpwstr/>
  </property>
  <property fmtid="{D5CDD505-2E9C-101B-9397-08002B2CF9AE}" pid="163" name="ZOTERO_BREF_DDWxmTzA3xeC_11">
    <vt:lpwstr/>
  </property>
  <property fmtid="{D5CDD505-2E9C-101B-9397-08002B2CF9AE}" pid="164" name="ZOTERO_BREF_DDWxmTzA3xeC_12">
    <vt:lpwstr/>
  </property>
  <property fmtid="{D5CDD505-2E9C-101B-9397-08002B2CF9AE}" pid="165" name="ZOTERO_BREF_DDWxmTzA3xeC_2">
    <vt:lpwstr/>
  </property>
  <property fmtid="{D5CDD505-2E9C-101B-9397-08002B2CF9AE}" pid="166" name="ZOTERO_BREF_DDWxmTzA3xeC_3">
    <vt:lpwstr/>
  </property>
  <property fmtid="{D5CDD505-2E9C-101B-9397-08002B2CF9AE}" pid="167" name="ZOTERO_BREF_DDWxmTzA3xeC_4">
    <vt:lpwstr/>
  </property>
  <property fmtid="{D5CDD505-2E9C-101B-9397-08002B2CF9AE}" pid="168" name="ZOTERO_BREF_DDWxmTzA3xeC_5">
    <vt:lpwstr/>
  </property>
  <property fmtid="{D5CDD505-2E9C-101B-9397-08002B2CF9AE}" pid="169" name="ZOTERO_BREF_DDWxmTzA3xeC_6">
    <vt:lpwstr/>
  </property>
  <property fmtid="{D5CDD505-2E9C-101B-9397-08002B2CF9AE}" pid="170" name="ZOTERO_BREF_DDWxmTzA3xeC_7">
    <vt:lpwstr/>
  </property>
  <property fmtid="{D5CDD505-2E9C-101B-9397-08002B2CF9AE}" pid="171" name="ZOTERO_BREF_DDWxmTzA3xeC_8">
    <vt:lpwstr/>
  </property>
  <property fmtid="{D5CDD505-2E9C-101B-9397-08002B2CF9AE}" pid="172" name="ZOTERO_BREF_DDWxmTzA3xeC_9">
    <vt:lpwstr/>
  </property>
  <property fmtid="{D5CDD505-2E9C-101B-9397-08002B2CF9AE}" pid="173" name="ZOTERO_BREF_DX8mEdOa6wUz_1">
    <vt:lpwstr/>
  </property>
  <property fmtid="{D5CDD505-2E9C-101B-9397-08002B2CF9AE}" pid="174" name="ZOTERO_BREF_DX8mEdOa6wUz_2">
    <vt:lpwstr/>
  </property>
  <property fmtid="{D5CDD505-2E9C-101B-9397-08002B2CF9AE}" pid="175" name="ZOTERO_BREF_DX8mEdOa6wUz_3">
    <vt:lpwstr/>
  </property>
  <property fmtid="{D5CDD505-2E9C-101B-9397-08002B2CF9AE}" pid="176" name="ZOTERO_BREF_F21EiZho9zfw_1">
    <vt:lpwstr/>
  </property>
  <property fmtid="{D5CDD505-2E9C-101B-9397-08002B2CF9AE}" pid="177" name="ZOTERO_BREF_F21EiZho9zfw_2">
    <vt:lpwstr/>
  </property>
  <property fmtid="{D5CDD505-2E9C-101B-9397-08002B2CF9AE}" pid="178" name="ZOTERO_BREF_F21EiZho9zfw_3">
    <vt:lpwstr/>
  </property>
  <property fmtid="{D5CDD505-2E9C-101B-9397-08002B2CF9AE}" pid="179" name="ZOTERO_BREF_F21EiZho9zfw_4">
    <vt:lpwstr/>
  </property>
  <property fmtid="{D5CDD505-2E9C-101B-9397-08002B2CF9AE}" pid="180" name="ZOTERO_BREF_F21EiZho9zfw_5">
    <vt:lpwstr/>
  </property>
  <property fmtid="{D5CDD505-2E9C-101B-9397-08002B2CF9AE}" pid="181" name="ZOTERO_BREF_F21EiZho9zfw_6">
    <vt:lpwstr/>
  </property>
  <property fmtid="{D5CDD505-2E9C-101B-9397-08002B2CF9AE}" pid="182" name="ZOTERO_BREF_F21EiZho9zfw_7">
    <vt:lpwstr/>
  </property>
  <property fmtid="{D5CDD505-2E9C-101B-9397-08002B2CF9AE}" pid="183" name="ZOTERO_BREF_F21EiZho9zfw_8">
    <vt:lpwstr/>
  </property>
  <property fmtid="{D5CDD505-2E9C-101B-9397-08002B2CF9AE}" pid="184" name="ZOTERO_BREF_F21EiZho9zfw_9">
    <vt:lpwstr/>
  </property>
  <property fmtid="{D5CDD505-2E9C-101B-9397-08002B2CF9AE}" pid="185" name="ZOTERO_BREF_F5o1xOtQrgOz_1">
    <vt:lpwstr/>
  </property>
  <property fmtid="{D5CDD505-2E9C-101B-9397-08002B2CF9AE}" pid="186" name="ZOTERO_BREF_F5o1xOtQrgOz_10">
    <vt:lpwstr/>
  </property>
  <property fmtid="{D5CDD505-2E9C-101B-9397-08002B2CF9AE}" pid="187" name="ZOTERO_BREF_F5o1xOtQrgOz_11">
    <vt:lpwstr/>
  </property>
  <property fmtid="{D5CDD505-2E9C-101B-9397-08002B2CF9AE}" pid="188" name="ZOTERO_BREF_F5o1xOtQrgOz_2">
    <vt:lpwstr/>
  </property>
  <property fmtid="{D5CDD505-2E9C-101B-9397-08002B2CF9AE}" pid="189" name="ZOTERO_BREF_F5o1xOtQrgOz_3">
    <vt:lpwstr/>
  </property>
  <property fmtid="{D5CDD505-2E9C-101B-9397-08002B2CF9AE}" pid="190" name="ZOTERO_BREF_F5o1xOtQrgOz_4">
    <vt:lpwstr/>
  </property>
  <property fmtid="{D5CDD505-2E9C-101B-9397-08002B2CF9AE}" pid="191" name="ZOTERO_BREF_F5o1xOtQrgOz_5">
    <vt:lpwstr/>
  </property>
  <property fmtid="{D5CDD505-2E9C-101B-9397-08002B2CF9AE}" pid="192" name="ZOTERO_BREF_F5o1xOtQrgOz_6">
    <vt:lpwstr/>
  </property>
  <property fmtid="{D5CDD505-2E9C-101B-9397-08002B2CF9AE}" pid="193" name="ZOTERO_BREF_F5o1xOtQrgOz_7">
    <vt:lpwstr/>
  </property>
  <property fmtid="{D5CDD505-2E9C-101B-9397-08002B2CF9AE}" pid="194" name="ZOTERO_BREF_F5o1xOtQrgOz_8">
    <vt:lpwstr/>
  </property>
  <property fmtid="{D5CDD505-2E9C-101B-9397-08002B2CF9AE}" pid="195" name="ZOTERO_BREF_F5o1xOtQrgOz_9">
    <vt:lpwstr/>
  </property>
  <property fmtid="{D5CDD505-2E9C-101B-9397-08002B2CF9AE}" pid="196" name="ZOTERO_BREF_Fgm19Lz5w9y0_1">
    <vt:lpwstr/>
  </property>
  <property fmtid="{D5CDD505-2E9C-101B-9397-08002B2CF9AE}" pid="197" name="ZOTERO_BREF_Fgm19Lz5w9y0_2">
    <vt:lpwstr/>
  </property>
  <property fmtid="{D5CDD505-2E9C-101B-9397-08002B2CF9AE}" pid="198" name="ZOTERO_BREF_Fgm19Lz5w9y0_3">
    <vt:lpwstr/>
  </property>
  <property fmtid="{D5CDD505-2E9C-101B-9397-08002B2CF9AE}" pid="199" name="ZOTERO_BREF_Fgm19Lz5w9y0_4">
    <vt:lpwstr/>
  </property>
  <property fmtid="{D5CDD505-2E9C-101B-9397-08002B2CF9AE}" pid="200" name="ZOTERO_BREF_Fgm19Lz5w9y0_5">
    <vt:lpwstr/>
  </property>
  <property fmtid="{D5CDD505-2E9C-101B-9397-08002B2CF9AE}" pid="201" name="ZOTERO_BREF_GMQG2k4Gxa01_1">
    <vt:lpwstr/>
  </property>
  <property fmtid="{D5CDD505-2E9C-101B-9397-08002B2CF9AE}" pid="202" name="ZOTERO_BREF_GMQG2k4Gxa01_2">
    <vt:lpwstr/>
  </property>
  <property fmtid="{D5CDD505-2E9C-101B-9397-08002B2CF9AE}" pid="203" name="ZOTERO_BREF_GMQG2k4Gxa01_3">
    <vt:lpwstr/>
  </property>
  <property fmtid="{D5CDD505-2E9C-101B-9397-08002B2CF9AE}" pid="204" name="ZOTERO_BREF_GMQG2k4Gxa01_4">
    <vt:lpwstr/>
  </property>
  <property fmtid="{D5CDD505-2E9C-101B-9397-08002B2CF9AE}" pid="205" name="ZOTERO_BREF_IdD9kO4hDD6W_1">
    <vt:lpwstr/>
  </property>
  <property fmtid="{D5CDD505-2E9C-101B-9397-08002B2CF9AE}" pid="206" name="ZOTERO_BREF_Iz95eS5zBZSL_1">
    <vt:lpwstr/>
  </property>
  <property fmtid="{D5CDD505-2E9C-101B-9397-08002B2CF9AE}" pid="207" name="ZOTERO_BREF_Iz95eS5zBZSL_2">
    <vt:lpwstr/>
  </property>
  <property fmtid="{D5CDD505-2E9C-101B-9397-08002B2CF9AE}" pid="208" name="ZOTERO_BREF_Iz95eS5zBZSL_3">
    <vt:lpwstr/>
  </property>
  <property fmtid="{D5CDD505-2E9C-101B-9397-08002B2CF9AE}" pid="209" name="ZOTERO_BREF_J7dfktIR9IZx_1">
    <vt:lpwstr/>
  </property>
  <property fmtid="{D5CDD505-2E9C-101B-9397-08002B2CF9AE}" pid="210" name="ZOTERO_BREF_J7dfktIR9IZx_10">
    <vt:lpwstr/>
  </property>
  <property fmtid="{D5CDD505-2E9C-101B-9397-08002B2CF9AE}" pid="211" name="ZOTERO_BREF_J7dfktIR9IZx_2">
    <vt:lpwstr/>
  </property>
  <property fmtid="{D5CDD505-2E9C-101B-9397-08002B2CF9AE}" pid="212" name="ZOTERO_BREF_J7dfktIR9IZx_3">
    <vt:lpwstr/>
  </property>
  <property fmtid="{D5CDD505-2E9C-101B-9397-08002B2CF9AE}" pid="213" name="ZOTERO_BREF_J7dfktIR9IZx_4">
    <vt:lpwstr/>
  </property>
  <property fmtid="{D5CDD505-2E9C-101B-9397-08002B2CF9AE}" pid="214" name="ZOTERO_BREF_J7dfktIR9IZx_5">
    <vt:lpwstr/>
  </property>
  <property fmtid="{D5CDD505-2E9C-101B-9397-08002B2CF9AE}" pid="215" name="ZOTERO_BREF_J7dfktIR9IZx_6">
    <vt:lpwstr/>
  </property>
  <property fmtid="{D5CDD505-2E9C-101B-9397-08002B2CF9AE}" pid="216" name="ZOTERO_BREF_J7dfktIR9IZx_7">
    <vt:lpwstr/>
  </property>
  <property fmtid="{D5CDD505-2E9C-101B-9397-08002B2CF9AE}" pid="217" name="ZOTERO_BREF_J7dfktIR9IZx_8">
    <vt:lpwstr/>
  </property>
  <property fmtid="{D5CDD505-2E9C-101B-9397-08002B2CF9AE}" pid="218" name="ZOTERO_BREF_J7dfktIR9IZx_9">
    <vt:lpwstr/>
  </property>
  <property fmtid="{D5CDD505-2E9C-101B-9397-08002B2CF9AE}" pid="219" name="ZOTERO_BREF_K5kxgL8vEd6w_1">
    <vt:lpwstr/>
  </property>
  <property fmtid="{D5CDD505-2E9C-101B-9397-08002B2CF9AE}" pid="220" name="ZOTERO_BREF_K5kxgL8vEd6w_2">
    <vt:lpwstr/>
  </property>
  <property fmtid="{D5CDD505-2E9C-101B-9397-08002B2CF9AE}" pid="221" name="ZOTERO_BREF_K5kxgL8vEd6w_3">
    <vt:lpwstr/>
  </property>
  <property fmtid="{D5CDD505-2E9C-101B-9397-08002B2CF9AE}" pid="222" name="ZOTERO_BREF_K5kxgL8vEd6w_4">
    <vt:lpwstr/>
  </property>
  <property fmtid="{D5CDD505-2E9C-101B-9397-08002B2CF9AE}" pid="223" name="ZOTERO_BREF_KfO3VgMB0Xda_1">
    <vt:lpwstr/>
  </property>
  <property fmtid="{D5CDD505-2E9C-101B-9397-08002B2CF9AE}" pid="224" name="ZOTERO_BREF_KfO3VgMB0Xda_10">
    <vt:lpwstr/>
  </property>
  <property fmtid="{D5CDD505-2E9C-101B-9397-08002B2CF9AE}" pid="225" name="ZOTERO_BREF_KfO3VgMB0Xda_11">
    <vt:lpwstr/>
  </property>
  <property fmtid="{D5CDD505-2E9C-101B-9397-08002B2CF9AE}" pid="226" name="ZOTERO_BREF_KfO3VgMB0Xda_2">
    <vt:lpwstr/>
  </property>
  <property fmtid="{D5CDD505-2E9C-101B-9397-08002B2CF9AE}" pid="227" name="ZOTERO_BREF_KfO3VgMB0Xda_3">
    <vt:lpwstr/>
  </property>
  <property fmtid="{D5CDD505-2E9C-101B-9397-08002B2CF9AE}" pid="228" name="ZOTERO_BREF_KfO3VgMB0Xda_4">
    <vt:lpwstr/>
  </property>
  <property fmtid="{D5CDD505-2E9C-101B-9397-08002B2CF9AE}" pid="229" name="ZOTERO_BREF_KfO3VgMB0Xda_5">
    <vt:lpwstr/>
  </property>
  <property fmtid="{D5CDD505-2E9C-101B-9397-08002B2CF9AE}" pid="230" name="ZOTERO_BREF_KfO3VgMB0Xda_6">
    <vt:lpwstr/>
  </property>
  <property fmtid="{D5CDD505-2E9C-101B-9397-08002B2CF9AE}" pid="231" name="ZOTERO_BREF_KfO3VgMB0Xda_7">
    <vt:lpwstr/>
  </property>
  <property fmtid="{D5CDD505-2E9C-101B-9397-08002B2CF9AE}" pid="232" name="ZOTERO_BREF_KfO3VgMB0Xda_8">
    <vt:lpwstr/>
  </property>
  <property fmtid="{D5CDD505-2E9C-101B-9397-08002B2CF9AE}" pid="233" name="ZOTERO_BREF_KfO3VgMB0Xda_9">
    <vt:lpwstr/>
  </property>
  <property fmtid="{D5CDD505-2E9C-101B-9397-08002B2CF9AE}" pid="234" name="ZOTERO_BREF_NzXrUdmOUfAl_1">
    <vt:lpwstr/>
  </property>
  <property fmtid="{D5CDD505-2E9C-101B-9397-08002B2CF9AE}" pid="235" name="ZOTERO_BREF_NzXrUdmOUfAl_10">
    <vt:lpwstr/>
  </property>
  <property fmtid="{D5CDD505-2E9C-101B-9397-08002B2CF9AE}" pid="236" name="ZOTERO_BREF_NzXrUdmOUfAl_11">
    <vt:lpwstr/>
  </property>
  <property fmtid="{D5CDD505-2E9C-101B-9397-08002B2CF9AE}" pid="237" name="ZOTERO_BREF_NzXrUdmOUfAl_2">
    <vt:lpwstr/>
  </property>
  <property fmtid="{D5CDD505-2E9C-101B-9397-08002B2CF9AE}" pid="238" name="ZOTERO_BREF_NzXrUdmOUfAl_3">
    <vt:lpwstr/>
  </property>
  <property fmtid="{D5CDD505-2E9C-101B-9397-08002B2CF9AE}" pid="239" name="ZOTERO_BREF_NzXrUdmOUfAl_4">
    <vt:lpwstr/>
  </property>
  <property fmtid="{D5CDD505-2E9C-101B-9397-08002B2CF9AE}" pid="240" name="ZOTERO_BREF_NzXrUdmOUfAl_5">
    <vt:lpwstr/>
  </property>
  <property fmtid="{D5CDD505-2E9C-101B-9397-08002B2CF9AE}" pid="241" name="ZOTERO_BREF_NzXrUdmOUfAl_6">
    <vt:lpwstr/>
  </property>
  <property fmtid="{D5CDD505-2E9C-101B-9397-08002B2CF9AE}" pid="242" name="ZOTERO_BREF_NzXrUdmOUfAl_7">
    <vt:lpwstr/>
  </property>
  <property fmtid="{D5CDD505-2E9C-101B-9397-08002B2CF9AE}" pid="243" name="ZOTERO_BREF_NzXrUdmOUfAl_8">
    <vt:lpwstr/>
  </property>
  <property fmtid="{D5CDD505-2E9C-101B-9397-08002B2CF9AE}" pid="244" name="ZOTERO_BREF_NzXrUdmOUfAl_9">
    <vt:lpwstr/>
  </property>
  <property fmtid="{D5CDD505-2E9C-101B-9397-08002B2CF9AE}" pid="245" name="ZOTERO_BREF_Q2YaJGQOFzPw_1">
    <vt:lpwstr/>
  </property>
  <property fmtid="{D5CDD505-2E9C-101B-9397-08002B2CF9AE}" pid="246" name="ZOTERO_BREF_Q2YaJGQOFzPw_10">
    <vt:lpwstr/>
  </property>
  <property fmtid="{D5CDD505-2E9C-101B-9397-08002B2CF9AE}" pid="247" name="ZOTERO_BREF_Q2YaJGQOFzPw_11">
    <vt:lpwstr/>
  </property>
  <property fmtid="{D5CDD505-2E9C-101B-9397-08002B2CF9AE}" pid="248" name="ZOTERO_BREF_Q2YaJGQOFzPw_12">
    <vt:lpwstr/>
  </property>
  <property fmtid="{D5CDD505-2E9C-101B-9397-08002B2CF9AE}" pid="249" name="ZOTERO_BREF_Q2YaJGQOFzPw_13">
    <vt:lpwstr/>
  </property>
  <property fmtid="{D5CDD505-2E9C-101B-9397-08002B2CF9AE}" pid="250" name="ZOTERO_BREF_Q2YaJGQOFzPw_14">
    <vt:lpwstr/>
  </property>
  <property fmtid="{D5CDD505-2E9C-101B-9397-08002B2CF9AE}" pid="251" name="ZOTERO_BREF_Q2YaJGQOFzPw_15">
    <vt:lpwstr/>
  </property>
  <property fmtid="{D5CDD505-2E9C-101B-9397-08002B2CF9AE}" pid="252" name="ZOTERO_BREF_Q2YaJGQOFzPw_2">
    <vt:lpwstr/>
  </property>
  <property fmtid="{D5CDD505-2E9C-101B-9397-08002B2CF9AE}" pid="253" name="ZOTERO_BREF_Q2YaJGQOFzPw_3">
    <vt:lpwstr/>
  </property>
  <property fmtid="{D5CDD505-2E9C-101B-9397-08002B2CF9AE}" pid="254" name="ZOTERO_BREF_Q2YaJGQOFzPw_4">
    <vt:lpwstr/>
  </property>
  <property fmtid="{D5CDD505-2E9C-101B-9397-08002B2CF9AE}" pid="255" name="ZOTERO_BREF_Q2YaJGQOFzPw_5">
    <vt:lpwstr/>
  </property>
  <property fmtid="{D5CDD505-2E9C-101B-9397-08002B2CF9AE}" pid="256" name="ZOTERO_BREF_Q2YaJGQOFzPw_6">
    <vt:lpwstr/>
  </property>
  <property fmtid="{D5CDD505-2E9C-101B-9397-08002B2CF9AE}" pid="257" name="ZOTERO_BREF_Q2YaJGQOFzPw_7">
    <vt:lpwstr/>
  </property>
  <property fmtid="{D5CDD505-2E9C-101B-9397-08002B2CF9AE}" pid="258" name="ZOTERO_BREF_Q2YaJGQOFzPw_8">
    <vt:lpwstr/>
  </property>
  <property fmtid="{D5CDD505-2E9C-101B-9397-08002B2CF9AE}" pid="259" name="ZOTERO_BREF_Q2YaJGQOFzPw_9">
    <vt:lpwstr/>
  </property>
  <property fmtid="{D5CDD505-2E9C-101B-9397-08002B2CF9AE}" pid="260" name="ZOTERO_BREF_QD8s137tpRxw_1">
    <vt:lpwstr/>
  </property>
  <property fmtid="{D5CDD505-2E9C-101B-9397-08002B2CF9AE}" pid="261" name="ZOTERO_BREF_QD8s137tpRxw_10">
    <vt:lpwstr/>
  </property>
  <property fmtid="{D5CDD505-2E9C-101B-9397-08002B2CF9AE}" pid="262" name="ZOTERO_BREF_QD8s137tpRxw_2">
    <vt:lpwstr/>
  </property>
  <property fmtid="{D5CDD505-2E9C-101B-9397-08002B2CF9AE}" pid="263" name="ZOTERO_BREF_QD8s137tpRxw_3">
    <vt:lpwstr/>
  </property>
  <property fmtid="{D5CDD505-2E9C-101B-9397-08002B2CF9AE}" pid="264" name="ZOTERO_BREF_QD8s137tpRxw_4">
    <vt:lpwstr/>
  </property>
  <property fmtid="{D5CDD505-2E9C-101B-9397-08002B2CF9AE}" pid="265" name="ZOTERO_BREF_QD8s137tpRxw_5">
    <vt:lpwstr/>
  </property>
  <property fmtid="{D5CDD505-2E9C-101B-9397-08002B2CF9AE}" pid="266" name="ZOTERO_BREF_QD8s137tpRxw_6">
    <vt:lpwstr/>
  </property>
  <property fmtid="{D5CDD505-2E9C-101B-9397-08002B2CF9AE}" pid="267" name="ZOTERO_BREF_QD8s137tpRxw_7">
    <vt:lpwstr/>
  </property>
  <property fmtid="{D5CDD505-2E9C-101B-9397-08002B2CF9AE}" pid="268" name="ZOTERO_BREF_QD8s137tpRxw_8">
    <vt:lpwstr/>
  </property>
  <property fmtid="{D5CDD505-2E9C-101B-9397-08002B2CF9AE}" pid="269" name="ZOTERO_BREF_QD8s137tpRxw_9">
    <vt:lpwstr/>
  </property>
  <property fmtid="{D5CDD505-2E9C-101B-9397-08002B2CF9AE}" pid="270" name="ZOTERO_BREF_RM23tsVdqzju_1">
    <vt:lpwstr/>
  </property>
  <property fmtid="{D5CDD505-2E9C-101B-9397-08002B2CF9AE}" pid="271" name="ZOTERO_BREF_RM23tsVdqzju_2">
    <vt:lpwstr/>
  </property>
  <property fmtid="{D5CDD505-2E9C-101B-9397-08002B2CF9AE}" pid="272" name="ZOTERO_BREF_RM23tsVdqzju_3">
    <vt:lpwstr/>
  </property>
  <property fmtid="{D5CDD505-2E9C-101B-9397-08002B2CF9AE}" pid="273" name="ZOTERO_BREF_RM23tsVdqzju_4">
    <vt:lpwstr/>
  </property>
  <property fmtid="{D5CDD505-2E9C-101B-9397-08002B2CF9AE}" pid="274" name="ZOTERO_BREF_RM23tsVdqzju_5">
    <vt:lpwstr/>
  </property>
  <property fmtid="{D5CDD505-2E9C-101B-9397-08002B2CF9AE}" pid="275" name="ZOTERO_BREF_S7aj8meYqp2Q_1">
    <vt:lpwstr/>
  </property>
  <property fmtid="{D5CDD505-2E9C-101B-9397-08002B2CF9AE}" pid="276" name="ZOTERO_BREF_S7aj8meYqp2Q_2">
    <vt:lpwstr/>
  </property>
  <property fmtid="{D5CDD505-2E9C-101B-9397-08002B2CF9AE}" pid="277" name="ZOTERO_BREF_S7aj8meYqp2Q_3">
    <vt:lpwstr/>
  </property>
  <property fmtid="{D5CDD505-2E9C-101B-9397-08002B2CF9AE}" pid="278" name="ZOTERO_BREF_S7aj8meYqp2Q_4">
    <vt:lpwstr/>
  </property>
  <property fmtid="{D5CDD505-2E9C-101B-9397-08002B2CF9AE}" pid="279" name="ZOTERO_BREF_ScmRBsGWfqmq_1">
    <vt:lpwstr/>
  </property>
  <property fmtid="{D5CDD505-2E9C-101B-9397-08002B2CF9AE}" pid="280" name="ZOTERO_BREF_ScmRBsGWfqmq_10">
    <vt:lpwstr/>
  </property>
  <property fmtid="{D5CDD505-2E9C-101B-9397-08002B2CF9AE}" pid="281" name="ZOTERO_BREF_ScmRBsGWfqmq_11">
    <vt:lpwstr/>
  </property>
  <property fmtid="{D5CDD505-2E9C-101B-9397-08002B2CF9AE}" pid="282" name="ZOTERO_BREF_ScmRBsGWfqmq_12">
    <vt:lpwstr/>
  </property>
  <property fmtid="{D5CDD505-2E9C-101B-9397-08002B2CF9AE}" pid="283" name="ZOTERO_BREF_ScmRBsGWfqmq_13">
    <vt:lpwstr/>
  </property>
  <property fmtid="{D5CDD505-2E9C-101B-9397-08002B2CF9AE}" pid="284" name="ZOTERO_BREF_ScmRBsGWfqmq_2">
    <vt:lpwstr/>
  </property>
  <property fmtid="{D5CDD505-2E9C-101B-9397-08002B2CF9AE}" pid="285" name="ZOTERO_BREF_ScmRBsGWfqmq_3">
    <vt:lpwstr/>
  </property>
  <property fmtid="{D5CDD505-2E9C-101B-9397-08002B2CF9AE}" pid="286" name="ZOTERO_BREF_ScmRBsGWfqmq_4">
    <vt:lpwstr/>
  </property>
  <property fmtid="{D5CDD505-2E9C-101B-9397-08002B2CF9AE}" pid="287" name="ZOTERO_BREF_ScmRBsGWfqmq_5">
    <vt:lpwstr/>
  </property>
  <property fmtid="{D5CDD505-2E9C-101B-9397-08002B2CF9AE}" pid="288" name="ZOTERO_BREF_ScmRBsGWfqmq_6">
    <vt:lpwstr/>
  </property>
  <property fmtid="{D5CDD505-2E9C-101B-9397-08002B2CF9AE}" pid="289" name="ZOTERO_BREF_ScmRBsGWfqmq_7">
    <vt:lpwstr/>
  </property>
  <property fmtid="{D5CDD505-2E9C-101B-9397-08002B2CF9AE}" pid="290" name="ZOTERO_BREF_ScmRBsGWfqmq_8">
    <vt:lpwstr/>
  </property>
  <property fmtid="{D5CDD505-2E9C-101B-9397-08002B2CF9AE}" pid="291" name="ZOTERO_BREF_ScmRBsGWfqmq_9">
    <vt:lpwstr/>
  </property>
  <property fmtid="{D5CDD505-2E9C-101B-9397-08002B2CF9AE}" pid="292" name="ZOTERO_BREF_SnTOvxvwWhC6_1">
    <vt:lpwstr/>
  </property>
  <property fmtid="{D5CDD505-2E9C-101B-9397-08002B2CF9AE}" pid="293" name="ZOTERO_BREF_SnTOvxvwWhC6_2">
    <vt:lpwstr/>
  </property>
  <property fmtid="{D5CDD505-2E9C-101B-9397-08002B2CF9AE}" pid="294" name="ZOTERO_BREF_SnTOvxvwWhC6_3">
    <vt:lpwstr/>
  </property>
  <property fmtid="{D5CDD505-2E9C-101B-9397-08002B2CF9AE}" pid="295" name="ZOTERO_BREF_SnTOvxvwWhC6_4">
    <vt:lpwstr/>
  </property>
  <property fmtid="{D5CDD505-2E9C-101B-9397-08002B2CF9AE}" pid="296" name="ZOTERO_BREF_SnTOvxvwWhC6_5">
    <vt:lpwstr/>
  </property>
  <property fmtid="{D5CDD505-2E9C-101B-9397-08002B2CF9AE}" pid="297" name="ZOTERO_BREF_SnTOvxvwWhC6_6">
    <vt:lpwstr/>
  </property>
  <property fmtid="{D5CDD505-2E9C-101B-9397-08002B2CF9AE}" pid="298" name="ZOTERO_BREF_SnTOvxvwWhC6_7">
    <vt:lpwstr/>
  </property>
  <property fmtid="{D5CDD505-2E9C-101B-9397-08002B2CF9AE}" pid="299" name="ZOTERO_BREF_SpzeYzpDFavy_1">
    <vt:lpwstr/>
  </property>
  <property fmtid="{D5CDD505-2E9C-101B-9397-08002B2CF9AE}" pid="300" name="ZOTERO_BREF_SpzeYzpDFavy_10">
    <vt:lpwstr/>
  </property>
  <property fmtid="{D5CDD505-2E9C-101B-9397-08002B2CF9AE}" pid="301" name="ZOTERO_BREF_SpzeYzpDFavy_2">
    <vt:lpwstr/>
  </property>
  <property fmtid="{D5CDD505-2E9C-101B-9397-08002B2CF9AE}" pid="302" name="ZOTERO_BREF_SpzeYzpDFavy_3">
    <vt:lpwstr/>
  </property>
  <property fmtid="{D5CDD505-2E9C-101B-9397-08002B2CF9AE}" pid="303" name="ZOTERO_BREF_SpzeYzpDFavy_4">
    <vt:lpwstr/>
  </property>
  <property fmtid="{D5CDD505-2E9C-101B-9397-08002B2CF9AE}" pid="304" name="ZOTERO_BREF_SpzeYzpDFavy_5">
    <vt:lpwstr/>
  </property>
  <property fmtid="{D5CDD505-2E9C-101B-9397-08002B2CF9AE}" pid="305" name="ZOTERO_BREF_SpzeYzpDFavy_6">
    <vt:lpwstr/>
  </property>
  <property fmtid="{D5CDD505-2E9C-101B-9397-08002B2CF9AE}" pid="306" name="ZOTERO_BREF_SpzeYzpDFavy_7">
    <vt:lpwstr/>
  </property>
  <property fmtid="{D5CDD505-2E9C-101B-9397-08002B2CF9AE}" pid="307" name="ZOTERO_BREF_SpzeYzpDFavy_8">
    <vt:lpwstr/>
  </property>
  <property fmtid="{D5CDD505-2E9C-101B-9397-08002B2CF9AE}" pid="308" name="ZOTERO_BREF_SpzeYzpDFavy_9">
    <vt:lpwstr/>
  </property>
  <property fmtid="{D5CDD505-2E9C-101B-9397-08002B2CF9AE}" pid="309" name="ZOTERO_BREF_TNmPsUKAvAlC_1">
    <vt:lpwstr/>
  </property>
  <property fmtid="{D5CDD505-2E9C-101B-9397-08002B2CF9AE}" pid="310" name="ZOTERO_BREF_TNmPsUKAvAlC_10">
    <vt:lpwstr/>
  </property>
  <property fmtid="{D5CDD505-2E9C-101B-9397-08002B2CF9AE}" pid="311" name="ZOTERO_BREF_TNmPsUKAvAlC_11">
    <vt:lpwstr/>
  </property>
  <property fmtid="{D5CDD505-2E9C-101B-9397-08002B2CF9AE}" pid="312" name="ZOTERO_BREF_TNmPsUKAvAlC_12">
    <vt:lpwstr/>
  </property>
  <property fmtid="{D5CDD505-2E9C-101B-9397-08002B2CF9AE}" pid="313" name="ZOTERO_BREF_TNmPsUKAvAlC_2">
    <vt:lpwstr/>
  </property>
  <property fmtid="{D5CDD505-2E9C-101B-9397-08002B2CF9AE}" pid="314" name="ZOTERO_BREF_TNmPsUKAvAlC_3">
    <vt:lpwstr/>
  </property>
  <property fmtid="{D5CDD505-2E9C-101B-9397-08002B2CF9AE}" pid="315" name="ZOTERO_BREF_TNmPsUKAvAlC_4">
    <vt:lpwstr/>
  </property>
  <property fmtid="{D5CDD505-2E9C-101B-9397-08002B2CF9AE}" pid="316" name="ZOTERO_BREF_TNmPsUKAvAlC_5">
    <vt:lpwstr/>
  </property>
  <property fmtid="{D5CDD505-2E9C-101B-9397-08002B2CF9AE}" pid="317" name="ZOTERO_BREF_TNmPsUKAvAlC_6">
    <vt:lpwstr/>
  </property>
  <property fmtid="{D5CDD505-2E9C-101B-9397-08002B2CF9AE}" pid="318" name="ZOTERO_BREF_TNmPsUKAvAlC_7">
    <vt:lpwstr/>
  </property>
  <property fmtid="{D5CDD505-2E9C-101B-9397-08002B2CF9AE}" pid="319" name="ZOTERO_BREF_TNmPsUKAvAlC_8">
    <vt:lpwstr/>
  </property>
  <property fmtid="{D5CDD505-2E9C-101B-9397-08002B2CF9AE}" pid="320" name="ZOTERO_BREF_TNmPsUKAvAlC_9">
    <vt:lpwstr/>
  </property>
  <property fmtid="{D5CDD505-2E9C-101B-9397-08002B2CF9AE}" pid="321" name="ZOTERO_BREF_TrPyEfosSozU_1">
    <vt:lpwstr/>
  </property>
  <property fmtid="{D5CDD505-2E9C-101B-9397-08002B2CF9AE}" pid="322" name="ZOTERO_BREF_TrPyEfosSozU_10">
    <vt:lpwstr/>
  </property>
  <property fmtid="{D5CDD505-2E9C-101B-9397-08002B2CF9AE}" pid="323" name="ZOTERO_BREF_TrPyEfosSozU_11">
    <vt:lpwstr/>
  </property>
  <property fmtid="{D5CDD505-2E9C-101B-9397-08002B2CF9AE}" pid="324" name="ZOTERO_BREF_TrPyEfosSozU_12">
    <vt:lpwstr/>
  </property>
  <property fmtid="{D5CDD505-2E9C-101B-9397-08002B2CF9AE}" pid="325" name="ZOTERO_BREF_TrPyEfosSozU_13">
    <vt:lpwstr/>
  </property>
  <property fmtid="{D5CDD505-2E9C-101B-9397-08002B2CF9AE}" pid="326" name="ZOTERO_BREF_TrPyEfosSozU_14">
    <vt:lpwstr/>
  </property>
  <property fmtid="{D5CDD505-2E9C-101B-9397-08002B2CF9AE}" pid="327" name="ZOTERO_BREF_TrPyEfosSozU_15">
    <vt:lpwstr/>
  </property>
  <property fmtid="{D5CDD505-2E9C-101B-9397-08002B2CF9AE}" pid="328" name="ZOTERO_BREF_TrPyEfosSozU_16">
    <vt:lpwstr/>
  </property>
  <property fmtid="{D5CDD505-2E9C-101B-9397-08002B2CF9AE}" pid="329" name="ZOTERO_BREF_TrPyEfosSozU_2">
    <vt:lpwstr/>
  </property>
  <property fmtid="{D5CDD505-2E9C-101B-9397-08002B2CF9AE}" pid="330" name="ZOTERO_BREF_TrPyEfosSozU_3">
    <vt:lpwstr/>
  </property>
  <property fmtid="{D5CDD505-2E9C-101B-9397-08002B2CF9AE}" pid="331" name="ZOTERO_BREF_TrPyEfosSozU_4">
    <vt:lpwstr/>
  </property>
  <property fmtid="{D5CDD505-2E9C-101B-9397-08002B2CF9AE}" pid="332" name="ZOTERO_BREF_TrPyEfosSozU_5">
    <vt:lpwstr/>
  </property>
  <property fmtid="{D5CDD505-2E9C-101B-9397-08002B2CF9AE}" pid="333" name="ZOTERO_BREF_TrPyEfosSozU_6">
    <vt:lpwstr/>
  </property>
  <property fmtid="{D5CDD505-2E9C-101B-9397-08002B2CF9AE}" pid="334" name="ZOTERO_BREF_TrPyEfosSozU_7">
    <vt:lpwstr/>
  </property>
  <property fmtid="{D5CDD505-2E9C-101B-9397-08002B2CF9AE}" pid="335" name="ZOTERO_BREF_TrPyEfosSozU_8">
    <vt:lpwstr/>
  </property>
  <property fmtid="{D5CDD505-2E9C-101B-9397-08002B2CF9AE}" pid="336" name="ZOTERO_BREF_TrPyEfosSozU_9">
    <vt:lpwstr/>
  </property>
  <property fmtid="{D5CDD505-2E9C-101B-9397-08002B2CF9AE}" pid="337" name="ZOTERO_BREF_V8uP9HjH3iZp_1">
    <vt:lpwstr/>
  </property>
  <property fmtid="{D5CDD505-2E9C-101B-9397-08002B2CF9AE}" pid="338" name="ZOTERO_BREF_V8uP9HjH3iZp_2">
    <vt:lpwstr/>
  </property>
  <property fmtid="{D5CDD505-2E9C-101B-9397-08002B2CF9AE}" pid="339" name="ZOTERO_BREF_V8uP9HjH3iZp_3">
    <vt:lpwstr/>
  </property>
  <property fmtid="{D5CDD505-2E9C-101B-9397-08002B2CF9AE}" pid="340" name="ZOTERO_BREF_V8uP9HjH3iZp_4">
    <vt:lpwstr/>
  </property>
  <property fmtid="{D5CDD505-2E9C-101B-9397-08002B2CF9AE}" pid="341" name="ZOTERO_BREF_V8uP9HjH3iZp_5">
    <vt:lpwstr/>
  </property>
  <property fmtid="{D5CDD505-2E9C-101B-9397-08002B2CF9AE}" pid="342" name="ZOTERO_BREF_V8uP9HjH3iZp_6">
    <vt:lpwstr/>
  </property>
  <property fmtid="{D5CDD505-2E9C-101B-9397-08002B2CF9AE}" pid="343" name="ZOTERO_BREF_V8uP9HjH3iZp_7">
    <vt:lpwstr/>
  </property>
  <property fmtid="{D5CDD505-2E9C-101B-9397-08002B2CF9AE}" pid="344" name="ZOTERO_BREF_V8uP9HjH3iZp_8">
    <vt:lpwstr/>
  </property>
  <property fmtid="{D5CDD505-2E9C-101B-9397-08002B2CF9AE}" pid="345" name="ZOTERO_BREF_V8uP9HjH3iZp_9">
    <vt:lpwstr/>
  </property>
  <property fmtid="{D5CDD505-2E9C-101B-9397-08002B2CF9AE}" pid="346" name="ZOTERO_BREF_WFN3u7N2I8oC_1">
    <vt:lpwstr/>
  </property>
  <property fmtid="{D5CDD505-2E9C-101B-9397-08002B2CF9AE}" pid="347" name="ZOTERO_BREF_WFN3u7N2I8oC_2">
    <vt:lpwstr/>
  </property>
  <property fmtid="{D5CDD505-2E9C-101B-9397-08002B2CF9AE}" pid="348" name="ZOTERO_BREF_WFN3u7N2I8oC_3">
    <vt:lpwstr/>
  </property>
  <property fmtid="{D5CDD505-2E9C-101B-9397-08002B2CF9AE}" pid="349" name="ZOTERO_BREF_WFN3u7N2I8oC_4">
    <vt:lpwstr/>
  </property>
  <property fmtid="{D5CDD505-2E9C-101B-9397-08002B2CF9AE}" pid="350" name="ZOTERO_BREF_Ygi3tYiXGWnA_1">
    <vt:lpwstr/>
  </property>
  <property fmtid="{D5CDD505-2E9C-101B-9397-08002B2CF9AE}" pid="351" name="ZOTERO_BREF_Ygi3tYiXGWnA_2">
    <vt:lpwstr/>
  </property>
  <property fmtid="{D5CDD505-2E9C-101B-9397-08002B2CF9AE}" pid="352" name="ZOTERO_BREF_Ygi3tYiXGWnA_3">
    <vt:lpwstr/>
  </property>
  <property fmtid="{D5CDD505-2E9C-101B-9397-08002B2CF9AE}" pid="353" name="ZOTERO_BREF_Ygi3tYiXGWnA_4">
    <vt:lpwstr/>
  </property>
  <property fmtid="{D5CDD505-2E9C-101B-9397-08002B2CF9AE}" pid="354" name="ZOTERO_BREF_YlBI13SVhbLW_1">
    <vt:lpwstr/>
  </property>
  <property fmtid="{D5CDD505-2E9C-101B-9397-08002B2CF9AE}" pid="355" name="ZOTERO_BREF_YlBI13SVhbLW_10">
    <vt:lpwstr/>
  </property>
  <property fmtid="{D5CDD505-2E9C-101B-9397-08002B2CF9AE}" pid="356" name="ZOTERO_BREF_YlBI13SVhbLW_11">
    <vt:lpwstr/>
  </property>
  <property fmtid="{D5CDD505-2E9C-101B-9397-08002B2CF9AE}" pid="357" name="ZOTERO_BREF_YlBI13SVhbLW_12">
    <vt:lpwstr/>
  </property>
  <property fmtid="{D5CDD505-2E9C-101B-9397-08002B2CF9AE}" pid="358" name="ZOTERO_BREF_YlBI13SVhbLW_13">
    <vt:lpwstr/>
  </property>
  <property fmtid="{D5CDD505-2E9C-101B-9397-08002B2CF9AE}" pid="359" name="ZOTERO_BREF_YlBI13SVhbLW_14">
    <vt:lpwstr/>
  </property>
  <property fmtid="{D5CDD505-2E9C-101B-9397-08002B2CF9AE}" pid="360" name="ZOTERO_BREF_YlBI13SVhbLW_2">
    <vt:lpwstr/>
  </property>
  <property fmtid="{D5CDD505-2E9C-101B-9397-08002B2CF9AE}" pid="361" name="ZOTERO_BREF_YlBI13SVhbLW_3">
    <vt:lpwstr/>
  </property>
  <property fmtid="{D5CDD505-2E9C-101B-9397-08002B2CF9AE}" pid="362" name="ZOTERO_BREF_YlBI13SVhbLW_4">
    <vt:lpwstr/>
  </property>
  <property fmtid="{D5CDD505-2E9C-101B-9397-08002B2CF9AE}" pid="363" name="ZOTERO_BREF_YlBI13SVhbLW_5">
    <vt:lpwstr/>
  </property>
  <property fmtid="{D5CDD505-2E9C-101B-9397-08002B2CF9AE}" pid="364" name="ZOTERO_BREF_YlBI13SVhbLW_6">
    <vt:lpwstr/>
  </property>
  <property fmtid="{D5CDD505-2E9C-101B-9397-08002B2CF9AE}" pid="365" name="ZOTERO_BREF_YlBI13SVhbLW_7">
    <vt:lpwstr/>
  </property>
  <property fmtid="{D5CDD505-2E9C-101B-9397-08002B2CF9AE}" pid="366" name="ZOTERO_BREF_YlBI13SVhbLW_8">
    <vt:lpwstr/>
  </property>
  <property fmtid="{D5CDD505-2E9C-101B-9397-08002B2CF9AE}" pid="367" name="ZOTERO_BREF_YlBI13SVhbLW_9">
    <vt:lpwstr/>
  </property>
  <property fmtid="{D5CDD505-2E9C-101B-9397-08002B2CF9AE}" pid="368" name="ZOTERO_BREF_ZwwZFGaMOIQL_1">
    <vt:lpwstr/>
  </property>
  <property fmtid="{D5CDD505-2E9C-101B-9397-08002B2CF9AE}" pid="369" name="ZOTERO_BREF_ZwwZFGaMOIQL_2">
    <vt:lpwstr/>
  </property>
  <property fmtid="{D5CDD505-2E9C-101B-9397-08002B2CF9AE}" pid="370" name="ZOTERO_BREF_ZwwZFGaMOIQL_3">
    <vt:lpwstr/>
  </property>
  <property fmtid="{D5CDD505-2E9C-101B-9397-08002B2CF9AE}" pid="371" name="ZOTERO_BREF_ZwwZFGaMOIQL_4">
    <vt:lpwstr/>
  </property>
  <property fmtid="{D5CDD505-2E9C-101B-9397-08002B2CF9AE}" pid="372" name="ZOTERO_BREF_ZwwZFGaMOIQL_5">
    <vt:lpwstr/>
  </property>
  <property fmtid="{D5CDD505-2E9C-101B-9397-08002B2CF9AE}" pid="373" name="ZOTERO_BREF_ZwwZFGaMOIQL_6">
    <vt:lpwstr/>
  </property>
  <property fmtid="{D5CDD505-2E9C-101B-9397-08002B2CF9AE}" pid="374" name="ZOTERO_BREF_aNTBVj8iF9mh_1">
    <vt:lpwstr/>
  </property>
  <property fmtid="{D5CDD505-2E9C-101B-9397-08002B2CF9AE}" pid="375" name="ZOTERO_BREF_aNTBVj8iF9mh_10">
    <vt:lpwstr/>
  </property>
  <property fmtid="{D5CDD505-2E9C-101B-9397-08002B2CF9AE}" pid="376" name="ZOTERO_BREF_aNTBVj8iF9mh_11">
    <vt:lpwstr/>
  </property>
  <property fmtid="{D5CDD505-2E9C-101B-9397-08002B2CF9AE}" pid="377" name="ZOTERO_BREF_aNTBVj8iF9mh_12">
    <vt:lpwstr/>
  </property>
  <property fmtid="{D5CDD505-2E9C-101B-9397-08002B2CF9AE}" pid="378" name="ZOTERO_BREF_aNTBVj8iF9mh_13">
    <vt:lpwstr/>
  </property>
  <property fmtid="{D5CDD505-2E9C-101B-9397-08002B2CF9AE}" pid="379" name="ZOTERO_BREF_aNTBVj8iF9mh_2">
    <vt:lpwstr/>
  </property>
  <property fmtid="{D5CDD505-2E9C-101B-9397-08002B2CF9AE}" pid="380" name="ZOTERO_BREF_aNTBVj8iF9mh_3">
    <vt:lpwstr/>
  </property>
  <property fmtid="{D5CDD505-2E9C-101B-9397-08002B2CF9AE}" pid="381" name="ZOTERO_BREF_aNTBVj8iF9mh_4">
    <vt:lpwstr/>
  </property>
  <property fmtid="{D5CDD505-2E9C-101B-9397-08002B2CF9AE}" pid="382" name="ZOTERO_BREF_aNTBVj8iF9mh_5">
    <vt:lpwstr/>
  </property>
  <property fmtid="{D5CDD505-2E9C-101B-9397-08002B2CF9AE}" pid="383" name="ZOTERO_BREF_aNTBVj8iF9mh_6">
    <vt:lpwstr/>
  </property>
  <property fmtid="{D5CDD505-2E9C-101B-9397-08002B2CF9AE}" pid="384" name="ZOTERO_BREF_aNTBVj8iF9mh_7">
    <vt:lpwstr/>
  </property>
  <property fmtid="{D5CDD505-2E9C-101B-9397-08002B2CF9AE}" pid="385" name="ZOTERO_BREF_aNTBVj8iF9mh_8">
    <vt:lpwstr/>
  </property>
  <property fmtid="{D5CDD505-2E9C-101B-9397-08002B2CF9AE}" pid="386" name="ZOTERO_BREF_aNTBVj8iF9mh_9">
    <vt:lpwstr/>
  </property>
  <property fmtid="{D5CDD505-2E9C-101B-9397-08002B2CF9AE}" pid="387" name="ZOTERO_BREF_azJvmkCic9uO_1">
    <vt:lpwstr/>
  </property>
  <property fmtid="{D5CDD505-2E9C-101B-9397-08002B2CF9AE}" pid="388" name="ZOTERO_BREF_azJvmkCic9uO_2">
    <vt:lpwstr/>
  </property>
  <property fmtid="{D5CDD505-2E9C-101B-9397-08002B2CF9AE}" pid="389" name="ZOTERO_BREF_azJvmkCic9uO_3">
    <vt:lpwstr/>
  </property>
  <property fmtid="{D5CDD505-2E9C-101B-9397-08002B2CF9AE}" pid="390" name="ZOTERO_BREF_azJvmkCic9uO_4">
    <vt:lpwstr/>
  </property>
  <property fmtid="{D5CDD505-2E9C-101B-9397-08002B2CF9AE}" pid="391" name="ZOTERO_BREF_azJvmkCic9uO_5">
    <vt:lpwstr/>
  </property>
  <property fmtid="{D5CDD505-2E9C-101B-9397-08002B2CF9AE}" pid="392" name="ZOTERO_BREF_azJvmkCic9uO_6">
    <vt:lpwstr/>
  </property>
  <property fmtid="{D5CDD505-2E9C-101B-9397-08002B2CF9AE}" pid="393" name="ZOTERO_BREF_azJvmkCic9uO_7">
    <vt:lpwstr/>
  </property>
  <property fmtid="{D5CDD505-2E9C-101B-9397-08002B2CF9AE}" pid="394" name="ZOTERO_BREF_ba1aXBcQAqmw_1">
    <vt:lpwstr/>
  </property>
  <property fmtid="{D5CDD505-2E9C-101B-9397-08002B2CF9AE}" pid="395" name="ZOTERO_BREF_ba1aXBcQAqmw_2">
    <vt:lpwstr/>
  </property>
  <property fmtid="{D5CDD505-2E9C-101B-9397-08002B2CF9AE}" pid="396" name="ZOTERO_BREF_ba1aXBcQAqmw_3">
    <vt:lpwstr/>
  </property>
  <property fmtid="{D5CDD505-2E9C-101B-9397-08002B2CF9AE}" pid="397" name="ZOTERO_BREF_ba1aXBcQAqmw_4">
    <vt:lpwstr/>
  </property>
  <property fmtid="{D5CDD505-2E9C-101B-9397-08002B2CF9AE}" pid="398" name="ZOTERO_BREF_ba1aXBcQAqmw_5">
    <vt:lpwstr/>
  </property>
  <property fmtid="{D5CDD505-2E9C-101B-9397-08002B2CF9AE}" pid="399" name="ZOTERO_BREF_ba1aXBcQAqmw_6">
    <vt:lpwstr/>
  </property>
  <property fmtid="{D5CDD505-2E9C-101B-9397-08002B2CF9AE}" pid="400" name="ZOTERO_BREF_ba1aXBcQAqmw_7">
    <vt:lpwstr/>
  </property>
  <property fmtid="{D5CDD505-2E9C-101B-9397-08002B2CF9AE}" pid="401" name="ZOTERO_BREF_ba1aXBcQAqmw_8">
    <vt:lpwstr/>
  </property>
  <property fmtid="{D5CDD505-2E9C-101B-9397-08002B2CF9AE}" pid="402" name="ZOTERO_BREF_ba1aXBcQAqmw_9">
    <vt:lpwstr/>
  </property>
  <property fmtid="{D5CDD505-2E9C-101B-9397-08002B2CF9AE}" pid="403" name="ZOTERO_BREF_eN9fTMwAZyfQ_1">
    <vt:lpwstr/>
  </property>
  <property fmtid="{D5CDD505-2E9C-101B-9397-08002B2CF9AE}" pid="404" name="ZOTERO_BREF_eN9fTMwAZyfQ_2">
    <vt:lpwstr/>
  </property>
  <property fmtid="{D5CDD505-2E9C-101B-9397-08002B2CF9AE}" pid="405" name="ZOTERO_BREF_eN9fTMwAZyfQ_3">
    <vt:lpwstr/>
  </property>
  <property fmtid="{D5CDD505-2E9C-101B-9397-08002B2CF9AE}" pid="406" name="ZOTERO_BREF_eN9fTMwAZyfQ_4">
    <vt:lpwstr/>
  </property>
  <property fmtid="{D5CDD505-2E9C-101B-9397-08002B2CF9AE}" pid="407" name="ZOTERO_BREF_eh5HosYkHr1I_1">
    <vt:lpwstr/>
  </property>
  <property fmtid="{D5CDD505-2E9C-101B-9397-08002B2CF9AE}" pid="408" name="ZOTERO_BREF_eh5HosYkHr1I_2">
    <vt:lpwstr/>
  </property>
  <property fmtid="{D5CDD505-2E9C-101B-9397-08002B2CF9AE}" pid="409" name="ZOTERO_BREF_eh5HosYkHr1I_3">
    <vt:lpwstr/>
  </property>
  <property fmtid="{D5CDD505-2E9C-101B-9397-08002B2CF9AE}" pid="410" name="ZOTERO_BREF_eh5HosYkHr1I_4">
    <vt:lpwstr/>
  </property>
  <property fmtid="{D5CDD505-2E9C-101B-9397-08002B2CF9AE}" pid="411" name="ZOTERO_BREF_eh5HosYkHr1I_5">
    <vt:lpwstr/>
  </property>
  <property fmtid="{D5CDD505-2E9C-101B-9397-08002B2CF9AE}" pid="412" name="ZOTERO_BREF_eh5HosYkHr1I_6">
    <vt:lpwstr/>
  </property>
  <property fmtid="{D5CDD505-2E9C-101B-9397-08002B2CF9AE}" pid="413" name="ZOTERO_BREF_eh5HosYkHr1I_7">
    <vt:lpwstr/>
  </property>
  <property fmtid="{D5CDD505-2E9C-101B-9397-08002B2CF9AE}" pid="414" name="ZOTERO_BREF_eh5HosYkHr1I_8">
    <vt:lpwstr/>
  </property>
  <property fmtid="{D5CDD505-2E9C-101B-9397-08002B2CF9AE}" pid="415" name="ZOTERO_BREF_fvtlwdbxkF7k_1">
    <vt:lpwstr/>
  </property>
  <property fmtid="{D5CDD505-2E9C-101B-9397-08002B2CF9AE}" pid="416" name="ZOTERO_BREF_fvtlwdbxkF7k_10">
    <vt:lpwstr/>
  </property>
  <property fmtid="{D5CDD505-2E9C-101B-9397-08002B2CF9AE}" pid="417" name="ZOTERO_BREF_fvtlwdbxkF7k_2">
    <vt:lpwstr/>
  </property>
  <property fmtid="{D5CDD505-2E9C-101B-9397-08002B2CF9AE}" pid="418" name="ZOTERO_BREF_fvtlwdbxkF7k_3">
    <vt:lpwstr/>
  </property>
  <property fmtid="{D5CDD505-2E9C-101B-9397-08002B2CF9AE}" pid="419" name="ZOTERO_BREF_fvtlwdbxkF7k_4">
    <vt:lpwstr/>
  </property>
  <property fmtid="{D5CDD505-2E9C-101B-9397-08002B2CF9AE}" pid="420" name="ZOTERO_BREF_fvtlwdbxkF7k_5">
    <vt:lpwstr/>
  </property>
  <property fmtid="{D5CDD505-2E9C-101B-9397-08002B2CF9AE}" pid="421" name="ZOTERO_BREF_fvtlwdbxkF7k_6">
    <vt:lpwstr/>
  </property>
  <property fmtid="{D5CDD505-2E9C-101B-9397-08002B2CF9AE}" pid="422" name="ZOTERO_BREF_fvtlwdbxkF7k_7">
    <vt:lpwstr/>
  </property>
  <property fmtid="{D5CDD505-2E9C-101B-9397-08002B2CF9AE}" pid="423" name="ZOTERO_BREF_fvtlwdbxkF7k_8">
    <vt:lpwstr/>
  </property>
  <property fmtid="{D5CDD505-2E9C-101B-9397-08002B2CF9AE}" pid="424" name="ZOTERO_BREF_fvtlwdbxkF7k_9">
    <vt:lpwstr/>
  </property>
  <property fmtid="{D5CDD505-2E9C-101B-9397-08002B2CF9AE}" pid="425" name="ZOTERO_BREF_gsR7GWcfiwF5_1">
    <vt:lpwstr/>
  </property>
  <property fmtid="{D5CDD505-2E9C-101B-9397-08002B2CF9AE}" pid="426" name="ZOTERO_BREF_gsR7GWcfiwF5_10">
    <vt:lpwstr/>
  </property>
  <property fmtid="{D5CDD505-2E9C-101B-9397-08002B2CF9AE}" pid="427" name="ZOTERO_BREF_gsR7GWcfiwF5_11">
    <vt:lpwstr/>
  </property>
  <property fmtid="{D5CDD505-2E9C-101B-9397-08002B2CF9AE}" pid="428" name="ZOTERO_BREF_gsR7GWcfiwF5_2">
    <vt:lpwstr/>
  </property>
  <property fmtid="{D5CDD505-2E9C-101B-9397-08002B2CF9AE}" pid="429" name="ZOTERO_BREF_gsR7GWcfiwF5_3">
    <vt:lpwstr/>
  </property>
  <property fmtid="{D5CDD505-2E9C-101B-9397-08002B2CF9AE}" pid="430" name="ZOTERO_BREF_gsR7GWcfiwF5_4">
    <vt:lpwstr/>
  </property>
  <property fmtid="{D5CDD505-2E9C-101B-9397-08002B2CF9AE}" pid="431" name="ZOTERO_BREF_gsR7GWcfiwF5_5">
    <vt:lpwstr/>
  </property>
  <property fmtid="{D5CDD505-2E9C-101B-9397-08002B2CF9AE}" pid="432" name="ZOTERO_BREF_gsR7GWcfiwF5_6">
    <vt:lpwstr/>
  </property>
  <property fmtid="{D5CDD505-2E9C-101B-9397-08002B2CF9AE}" pid="433" name="ZOTERO_BREF_gsR7GWcfiwF5_7">
    <vt:lpwstr/>
  </property>
  <property fmtid="{D5CDD505-2E9C-101B-9397-08002B2CF9AE}" pid="434" name="ZOTERO_BREF_gsR7GWcfiwF5_8">
    <vt:lpwstr/>
  </property>
  <property fmtid="{D5CDD505-2E9C-101B-9397-08002B2CF9AE}" pid="435" name="ZOTERO_BREF_gsR7GWcfiwF5_9">
    <vt:lpwstr/>
  </property>
  <property fmtid="{D5CDD505-2E9C-101B-9397-08002B2CF9AE}" pid="436" name="ZOTERO_BREF_iFCXjJryKSKe_1">
    <vt:lpwstr/>
  </property>
  <property fmtid="{D5CDD505-2E9C-101B-9397-08002B2CF9AE}" pid="437" name="ZOTERO_BREF_iFCXjJryKSKe_2">
    <vt:lpwstr/>
  </property>
  <property fmtid="{D5CDD505-2E9C-101B-9397-08002B2CF9AE}" pid="438" name="ZOTERO_BREF_iFCXjJryKSKe_3">
    <vt:lpwstr/>
  </property>
  <property fmtid="{D5CDD505-2E9C-101B-9397-08002B2CF9AE}" pid="439" name="ZOTERO_BREF_iFCXjJryKSKe_4">
    <vt:lpwstr/>
  </property>
  <property fmtid="{D5CDD505-2E9C-101B-9397-08002B2CF9AE}" pid="440" name="ZOTERO_BREF_iFCXjJryKSKe_5">
    <vt:lpwstr/>
  </property>
  <property fmtid="{D5CDD505-2E9C-101B-9397-08002B2CF9AE}" pid="441" name="ZOTERO_BREF_iFCXjJryKSKe_6">
    <vt:lpwstr/>
  </property>
  <property fmtid="{D5CDD505-2E9C-101B-9397-08002B2CF9AE}" pid="442" name="ZOTERO_BREF_iFCXjJryKSKe_7">
    <vt:lpwstr/>
  </property>
  <property fmtid="{D5CDD505-2E9C-101B-9397-08002B2CF9AE}" pid="443" name="ZOTERO_BREF_iFCXjJryKSKe_8">
    <vt:lpwstr/>
  </property>
  <property fmtid="{D5CDD505-2E9C-101B-9397-08002B2CF9AE}" pid="444" name="ZOTERO_BREF_ivK1MdsZ1I0s_1">
    <vt:lpwstr/>
  </property>
  <property fmtid="{D5CDD505-2E9C-101B-9397-08002B2CF9AE}" pid="445" name="ZOTERO_BREF_ivK1MdsZ1I0s_10">
    <vt:lpwstr/>
  </property>
  <property fmtid="{D5CDD505-2E9C-101B-9397-08002B2CF9AE}" pid="446" name="ZOTERO_BREF_ivK1MdsZ1I0s_11">
    <vt:lpwstr/>
  </property>
  <property fmtid="{D5CDD505-2E9C-101B-9397-08002B2CF9AE}" pid="447" name="ZOTERO_BREF_ivK1MdsZ1I0s_2">
    <vt:lpwstr/>
  </property>
  <property fmtid="{D5CDD505-2E9C-101B-9397-08002B2CF9AE}" pid="448" name="ZOTERO_BREF_ivK1MdsZ1I0s_3">
    <vt:lpwstr/>
  </property>
  <property fmtid="{D5CDD505-2E9C-101B-9397-08002B2CF9AE}" pid="449" name="ZOTERO_BREF_ivK1MdsZ1I0s_4">
    <vt:lpwstr/>
  </property>
  <property fmtid="{D5CDD505-2E9C-101B-9397-08002B2CF9AE}" pid="450" name="ZOTERO_BREF_ivK1MdsZ1I0s_5">
    <vt:lpwstr/>
  </property>
  <property fmtid="{D5CDD505-2E9C-101B-9397-08002B2CF9AE}" pid="451" name="ZOTERO_BREF_ivK1MdsZ1I0s_6">
    <vt:lpwstr/>
  </property>
  <property fmtid="{D5CDD505-2E9C-101B-9397-08002B2CF9AE}" pid="452" name="ZOTERO_BREF_ivK1MdsZ1I0s_7">
    <vt:lpwstr/>
  </property>
  <property fmtid="{D5CDD505-2E9C-101B-9397-08002B2CF9AE}" pid="453" name="ZOTERO_BREF_ivK1MdsZ1I0s_8">
    <vt:lpwstr/>
  </property>
  <property fmtid="{D5CDD505-2E9C-101B-9397-08002B2CF9AE}" pid="454" name="ZOTERO_BREF_ivK1MdsZ1I0s_9">
    <vt:lpwstr/>
  </property>
  <property fmtid="{D5CDD505-2E9C-101B-9397-08002B2CF9AE}" pid="455" name="ZOTERO_BREF_jXjRFa5pT2EP_1">
    <vt:lpwstr/>
  </property>
  <property fmtid="{D5CDD505-2E9C-101B-9397-08002B2CF9AE}" pid="456" name="ZOTERO_BREF_jXjRFa5pT2EP_10">
    <vt:lpwstr/>
  </property>
  <property fmtid="{D5CDD505-2E9C-101B-9397-08002B2CF9AE}" pid="457" name="ZOTERO_BREF_jXjRFa5pT2EP_11">
    <vt:lpwstr/>
  </property>
  <property fmtid="{D5CDD505-2E9C-101B-9397-08002B2CF9AE}" pid="458" name="ZOTERO_BREF_jXjRFa5pT2EP_12">
    <vt:lpwstr/>
  </property>
  <property fmtid="{D5CDD505-2E9C-101B-9397-08002B2CF9AE}" pid="459" name="ZOTERO_BREF_jXjRFa5pT2EP_13">
    <vt:lpwstr/>
  </property>
  <property fmtid="{D5CDD505-2E9C-101B-9397-08002B2CF9AE}" pid="460" name="ZOTERO_BREF_jXjRFa5pT2EP_14">
    <vt:lpwstr/>
  </property>
  <property fmtid="{D5CDD505-2E9C-101B-9397-08002B2CF9AE}" pid="461" name="ZOTERO_BREF_jXjRFa5pT2EP_15">
    <vt:lpwstr/>
  </property>
  <property fmtid="{D5CDD505-2E9C-101B-9397-08002B2CF9AE}" pid="462" name="ZOTERO_BREF_jXjRFa5pT2EP_16">
    <vt:lpwstr/>
  </property>
  <property fmtid="{D5CDD505-2E9C-101B-9397-08002B2CF9AE}" pid="463" name="ZOTERO_BREF_jXjRFa5pT2EP_17">
    <vt:lpwstr/>
  </property>
  <property fmtid="{D5CDD505-2E9C-101B-9397-08002B2CF9AE}" pid="464" name="ZOTERO_BREF_jXjRFa5pT2EP_18">
    <vt:lpwstr/>
  </property>
  <property fmtid="{D5CDD505-2E9C-101B-9397-08002B2CF9AE}" pid="465" name="ZOTERO_BREF_jXjRFa5pT2EP_19">
    <vt:lpwstr/>
  </property>
  <property fmtid="{D5CDD505-2E9C-101B-9397-08002B2CF9AE}" pid="466" name="ZOTERO_BREF_jXjRFa5pT2EP_2">
    <vt:lpwstr/>
  </property>
  <property fmtid="{D5CDD505-2E9C-101B-9397-08002B2CF9AE}" pid="467" name="ZOTERO_BREF_jXjRFa5pT2EP_20">
    <vt:lpwstr/>
  </property>
  <property fmtid="{D5CDD505-2E9C-101B-9397-08002B2CF9AE}" pid="468" name="ZOTERO_BREF_jXjRFa5pT2EP_3">
    <vt:lpwstr/>
  </property>
  <property fmtid="{D5CDD505-2E9C-101B-9397-08002B2CF9AE}" pid="469" name="ZOTERO_BREF_jXjRFa5pT2EP_4">
    <vt:lpwstr/>
  </property>
  <property fmtid="{D5CDD505-2E9C-101B-9397-08002B2CF9AE}" pid="470" name="ZOTERO_BREF_jXjRFa5pT2EP_5">
    <vt:lpwstr/>
  </property>
  <property fmtid="{D5CDD505-2E9C-101B-9397-08002B2CF9AE}" pid="471" name="ZOTERO_BREF_jXjRFa5pT2EP_6">
    <vt:lpwstr/>
  </property>
  <property fmtid="{D5CDD505-2E9C-101B-9397-08002B2CF9AE}" pid="472" name="ZOTERO_BREF_jXjRFa5pT2EP_7">
    <vt:lpwstr/>
  </property>
  <property fmtid="{D5CDD505-2E9C-101B-9397-08002B2CF9AE}" pid="473" name="ZOTERO_BREF_jXjRFa5pT2EP_8">
    <vt:lpwstr/>
  </property>
  <property fmtid="{D5CDD505-2E9C-101B-9397-08002B2CF9AE}" pid="474" name="ZOTERO_BREF_jXjRFa5pT2EP_9">
    <vt:lpwstr/>
  </property>
  <property fmtid="{D5CDD505-2E9C-101B-9397-08002B2CF9AE}" pid="475" name="ZOTERO_BREF_jmZcBj4poQDN_1">
    <vt:lpwstr/>
  </property>
  <property fmtid="{D5CDD505-2E9C-101B-9397-08002B2CF9AE}" pid="476" name="ZOTERO_BREF_jmZcBj4poQDN_2">
    <vt:lpwstr/>
  </property>
  <property fmtid="{D5CDD505-2E9C-101B-9397-08002B2CF9AE}" pid="477" name="ZOTERO_BREF_jmZcBj4poQDN_3">
    <vt:lpwstr/>
  </property>
  <property fmtid="{D5CDD505-2E9C-101B-9397-08002B2CF9AE}" pid="478" name="ZOTERO_BREF_jmZcBj4poQDN_4">
    <vt:lpwstr/>
  </property>
  <property fmtid="{D5CDD505-2E9C-101B-9397-08002B2CF9AE}" pid="479" name="ZOTERO_BREF_jmZcBj4poQDN_5">
    <vt:lpwstr/>
  </property>
  <property fmtid="{D5CDD505-2E9C-101B-9397-08002B2CF9AE}" pid="480" name="ZOTERO_BREF_jmZcBj4poQDN_6">
    <vt:lpwstr/>
  </property>
  <property fmtid="{D5CDD505-2E9C-101B-9397-08002B2CF9AE}" pid="481" name="ZOTERO_BREF_jmZcBj4poQDN_7">
    <vt:lpwstr/>
  </property>
  <property fmtid="{D5CDD505-2E9C-101B-9397-08002B2CF9AE}" pid="482" name="ZOTERO_BREF_jmZcBj4poQDN_8">
    <vt:lpwstr/>
  </property>
  <property fmtid="{D5CDD505-2E9C-101B-9397-08002B2CF9AE}" pid="483" name="ZOTERO_BREF_kaGCzAgLHfDN_1">
    <vt:lpwstr/>
  </property>
  <property fmtid="{D5CDD505-2E9C-101B-9397-08002B2CF9AE}" pid="484" name="ZOTERO_BREF_kaGCzAgLHfDN_10">
    <vt:lpwstr/>
  </property>
  <property fmtid="{D5CDD505-2E9C-101B-9397-08002B2CF9AE}" pid="485" name="ZOTERO_BREF_kaGCzAgLHfDN_2">
    <vt:lpwstr/>
  </property>
  <property fmtid="{D5CDD505-2E9C-101B-9397-08002B2CF9AE}" pid="486" name="ZOTERO_BREF_kaGCzAgLHfDN_3">
    <vt:lpwstr/>
  </property>
  <property fmtid="{D5CDD505-2E9C-101B-9397-08002B2CF9AE}" pid="487" name="ZOTERO_BREF_kaGCzAgLHfDN_4">
    <vt:lpwstr/>
  </property>
  <property fmtid="{D5CDD505-2E9C-101B-9397-08002B2CF9AE}" pid="488" name="ZOTERO_BREF_kaGCzAgLHfDN_5">
    <vt:lpwstr/>
  </property>
  <property fmtid="{D5CDD505-2E9C-101B-9397-08002B2CF9AE}" pid="489" name="ZOTERO_BREF_kaGCzAgLHfDN_6">
    <vt:lpwstr/>
  </property>
  <property fmtid="{D5CDD505-2E9C-101B-9397-08002B2CF9AE}" pid="490" name="ZOTERO_BREF_kaGCzAgLHfDN_7">
    <vt:lpwstr/>
  </property>
  <property fmtid="{D5CDD505-2E9C-101B-9397-08002B2CF9AE}" pid="491" name="ZOTERO_BREF_kaGCzAgLHfDN_8">
    <vt:lpwstr/>
  </property>
  <property fmtid="{D5CDD505-2E9C-101B-9397-08002B2CF9AE}" pid="492" name="ZOTERO_BREF_kaGCzAgLHfDN_9">
    <vt:lpwstr/>
  </property>
  <property fmtid="{D5CDD505-2E9C-101B-9397-08002B2CF9AE}" pid="493" name="ZOTERO_BREF_lHmEfIOVyVvY_1">
    <vt:lpwstr/>
  </property>
  <property fmtid="{D5CDD505-2E9C-101B-9397-08002B2CF9AE}" pid="494" name="ZOTERO_BREF_lHmEfIOVyVvY_10">
    <vt:lpwstr/>
  </property>
  <property fmtid="{D5CDD505-2E9C-101B-9397-08002B2CF9AE}" pid="495" name="ZOTERO_BREF_lHmEfIOVyVvY_11">
    <vt:lpwstr/>
  </property>
  <property fmtid="{D5CDD505-2E9C-101B-9397-08002B2CF9AE}" pid="496" name="ZOTERO_BREF_lHmEfIOVyVvY_2">
    <vt:lpwstr/>
  </property>
  <property fmtid="{D5CDD505-2E9C-101B-9397-08002B2CF9AE}" pid="497" name="ZOTERO_BREF_lHmEfIOVyVvY_3">
    <vt:lpwstr/>
  </property>
  <property fmtid="{D5CDD505-2E9C-101B-9397-08002B2CF9AE}" pid="498" name="ZOTERO_BREF_lHmEfIOVyVvY_4">
    <vt:lpwstr/>
  </property>
  <property fmtid="{D5CDD505-2E9C-101B-9397-08002B2CF9AE}" pid="499" name="ZOTERO_BREF_lHmEfIOVyVvY_5">
    <vt:lpwstr/>
  </property>
  <property fmtid="{D5CDD505-2E9C-101B-9397-08002B2CF9AE}" pid="500" name="ZOTERO_BREF_lHmEfIOVyVvY_6">
    <vt:lpwstr/>
  </property>
  <property fmtid="{D5CDD505-2E9C-101B-9397-08002B2CF9AE}" pid="501" name="ZOTERO_BREF_lHmEfIOVyVvY_7">
    <vt:lpwstr/>
  </property>
  <property fmtid="{D5CDD505-2E9C-101B-9397-08002B2CF9AE}" pid="502" name="ZOTERO_BREF_lHmEfIOVyVvY_8">
    <vt:lpwstr/>
  </property>
  <property fmtid="{D5CDD505-2E9C-101B-9397-08002B2CF9AE}" pid="503" name="ZOTERO_BREF_lHmEfIOVyVvY_9">
    <vt:lpwstr/>
  </property>
  <property fmtid="{D5CDD505-2E9C-101B-9397-08002B2CF9AE}" pid="504" name="ZOTERO_BREF_lyup5RFhM5iJ_1">
    <vt:lpwstr/>
  </property>
  <property fmtid="{D5CDD505-2E9C-101B-9397-08002B2CF9AE}" pid="505" name="ZOTERO_BREF_lyup5RFhM5iJ_2">
    <vt:lpwstr/>
  </property>
  <property fmtid="{D5CDD505-2E9C-101B-9397-08002B2CF9AE}" pid="506" name="ZOTERO_BREF_lyup5RFhM5iJ_3">
    <vt:lpwstr/>
  </property>
  <property fmtid="{D5CDD505-2E9C-101B-9397-08002B2CF9AE}" pid="507" name="ZOTERO_BREF_lyup5RFhM5iJ_4">
    <vt:lpwstr/>
  </property>
  <property fmtid="{D5CDD505-2E9C-101B-9397-08002B2CF9AE}" pid="508" name="ZOTERO_BREF_m2NjV98Dmg9R_1">
    <vt:lpwstr/>
  </property>
  <property fmtid="{D5CDD505-2E9C-101B-9397-08002B2CF9AE}" pid="509" name="ZOTERO_BREF_m2NjV98Dmg9R_10">
    <vt:lpwstr/>
  </property>
  <property fmtid="{D5CDD505-2E9C-101B-9397-08002B2CF9AE}" pid="510" name="ZOTERO_BREF_m2NjV98Dmg9R_11">
    <vt:lpwstr/>
  </property>
  <property fmtid="{D5CDD505-2E9C-101B-9397-08002B2CF9AE}" pid="511" name="ZOTERO_BREF_m2NjV98Dmg9R_12">
    <vt:lpwstr/>
  </property>
  <property fmtid="{D5CDD505-2E9C-101B-9397-08002B2CF9AE}" pid="512" name="ZOTERO_BREF_m2NjV98Dmg9R_2">
    <vt:lpwstr/>
  </property>
  <property fmtid="{D5CDD505-2E9C-101B-9397-08002B2CF9AE}" pid="513" name="ZOTERO_BREF_m2NjV98Dmg9R_3">
    <vt:lpwstr/>
  </property>
  <property fmtid="{D5CDD505-2E9C-101B-9397-08002B2CF9AE}" pid="514" name="ZOTERO_BREF_m2NjV98Dmg9R_4">
    <vt:lpwstr/>
  </property>
  <property fmtid="{D5CDD505-2E9C-101B-9397-08002B2CF9AE}" pid="515" name="ZOTERO_BREF_m2NjV98Dmg9R_5">
    <vt:lpwstr/>
  </property>
  <property fmtid="{D5CDD505-2E9C-101B-9397-08002B2CF9AE}" pid="516" name="ZOTERO_BREF_m2NjV98Dmg9R_6">
    <vt:lpwstr/>
  </property>
  <property fmtid="{D5CDD505-2E9C-101B-9397-08002B2CF9AE}" pid="517" name="ZOTERO_BREF_m2NjV98Dmg9R_7">
    <vt:lpwstr/>
  </property>
  <property fmtid="{D5CDD505-2E9C-101B-9397-08002B2CF9AE}" pid="518" name="ZOTERO_BREF_m2NjV98Dmg9R_8">
    <vt:lpwstr/>
  </property>
  <property fmtid="{D5CDD505-2E9C-101B-9397-08002B2CF9AE}" pid="519" name="ZOTERO_BREF_m2NjV98Dmg9R_9">
    <vt:lpwstr/>
  </property>
  <property fmtid="{D5CDD505-2E9C-101B-9397-08002B2CF9AE}" pid="520" name="ZOTERO_BREF_n9Uwua2FxuY6_1">
    <vt:lpwstr/>
  </property>
  <property fmtid="{D5CDD505-2E9C-101B-9397-08002B2CF9AE}" pid="521" name="ZOTERO_BREF_n9Uwua2FxuY6_10">
    <vt:lpwstr/>
  </property>
  <property fmtid="{D5CDD505-2E9C-101B-9397-08002B2CF9AE}" pid="522" name="ZOTERO_BREF_n9Uwua2FxuY6_11">
    <vt:lpwstr/>
  </property>
  <property fmtid="{D5CDD505-2E9C-101B-9397-08002B2CF9AE}" pid="523" name="ZOTERO_BREF_n9Uwua2FxuY6_12">
    <vt:lpwstr/>
  </property>
  <property fmtid="{D5CDD505-2E9C-101B-9397-08002B2CF9AE}" pid="524" name="ZOTERO_BREF_n9Uwua2FxuY6_13">
    <vt:lpwstr/>
  </property>
  <property fmtid="{D5CDD505-2E9C-101B-9397-08002B2CF9AE}" pid="525" name="ZOTERO_BREF_n9Uwua2FxuY6_14">
    <vt:lpwstr/>
  </property>
  <property fmtid="{D5CDD505-2E9C-101B-9397-08002B2CF9AE}" pid="526" name="ZOTERO_BREF_n9Uwua2FxuY6_15">
    <vt:lpwstr/>
  </property>
  <property fmtid="{D5CDD505-2E9C-101B-9397-08002B2CF9AE}" pid="527" name="ZOTERO_BREF_n9Uwua2FxuY6_16">
    <vt:lpwstr/>
  </property>
  <property fmtid="{D5CDD505-2E9C-101B-9397-08002B2CF9AE}" pid="528" name="ZOTERO_BREF_n9Uwua2FxuY6_17">
    <vt:lpwstr/>
  </property>
  <property fmtid="{D5CDD505-2E9C-101B-9397-08002B2CF9AE}" pid="529" name="ZOTERO_BREF_n9Uwua2FxuY6_18">
    <vt:lpwstr/>
  </property>
  <property fmtid="{D5CDD505-2E9C-101B-9397-08002B2CF9AE}" pid="530" name="ZOTERO_BREF_n9Uwua2FxuY6_19">
    <vt:lpwstr/>
  </property>
  <property fmtid="{D5CDD505-2E9C-101B-9397-08002B2CF9AE}" pid="531" name="ZOTERO_BREF_n9Uwua2FxuY6_2">
    <vt:lpwstr/>
  </property>
  <property fmtid="{D5CDD505-2E9C-101B-9397-08002B2CF9AE}" pid="532" name="ZOTERO_BREF_n9Uwua2FxuY6_20">
    <vt:lpwstr/>
  </property>
  <property fmtid="{D5CDD505-2E9C-101B-9397-08002B2CF9AE}" pid="533" name="ZOTERO_BREF_n9Uwua2FxuY6_3">
    <vt:lpwstr/>
  </property>
  <property fmtid="{D5CDD505-2E9C-101B-9397-08002B2CF9AE}" pid="534" name="ZOTERO_BREF_n9Uwua2FxuY6_4">
    <vt:lpwstr/>
  </property>
  <property fmtid="{D5CDD505-2E9C-101B-9397-08002B2CF9AE}" pid="535" name="ZOTERO_BREF_n9Uwua2FxuY6_5">
    <vt:lpwstr/>
  </property>
  <property fmtid="{D5CDD505-2E9C-101B-9397-08002B2CF9AE}" pid="536" name="ZOTERO_BREF_n9Uwua2FxuY6_6">
    <vt:lpwstr/>
  </property>
  <property fmtid="{D5CDD505-2E9C-101B-9397-08002B2CF9AE}" pid="537" name="ZOTERO_BREF_n9Uwua2FxuY6_7">
    <vt:lpwstr/>
  </property>
  <property fmtid="{D5CDD505-2E9C-101B-9397-08002B2CF9AE}" pid="538" name="ZOTERO_BREF_n9Uwua2FxuY6_8">
    <vt:lpwstr/>
  </property>
  <property fmtid="{D5CDD505-2E9C-101B-9397-08002B2CF9AE}" pid="539" name="ZOTERO_BREF_n9Uwua2FxuY6_9">
    <vt:lpwstr/>
  </property>
  <property fmtid="{D5CDD505-2E9C-101B-9397-08002B2CF9AE}" pid="540" name="ZOTERO_BREF_o6y2wqgeHtfS_1">
    <vt:lpwstr/>
  </property>
  <property fmtid="{D5CDD505-2E9C-101B-9397-08002B2CF9AE}" pid="541" name="ZOTERO_BREF_o6y2wqgeHtfS_2">
    <vt:lpwstr/>
  </property>
  <property fmtid="{D5CDD505-2E9C-101B-9397-08002B2CF9AE}" pid="542" name="ZOTERO_BREF_o6y2wqgeHtfS_3">
    <vt:lpwstr/>
  </property>
  <property fmtid="{D5CDD505-2E9C-101B-9397-08002B2CF9AE}" pid="543" name="ZOTERO_BREF_o6y2wqgeHtfS_4">
    <vt:lpwstr/>
  </property>
  <property fmtid="{D5CDD505-2E9C-101B-9397-08002B2CF9AE}" pid="544" name="ZOTERO_BREF_o6y2wqgeHtfS_5">
    <vt:lpwstr/>
  </property>
  <property fmtid="{D5CDD505-2E9C-101B-9397-08002B2CF9AE}" pid="545" name="ZOTERO_BREF_o6y2wqgeHtfS_6">
    <vt:lpwstr/>
  </property>
  <property fmtid="{D5CDD505-2E9C-101B-9397-08002B2CF9AE}" pid="546" name="ZOTERO_BREF_o6y2wqgeHtfS_7">
    <vt:lpwstr/>
  </property>
  <property fmtid="{D5CDD505-2E9C-101B-9397-08002B2CF9AE}" pid="547" name="ZOTERO_BREF_o6y2wqgeHtfS_8">
    <vt:lpwstr/>
  </property>
  <property fmtid="{D5CDD505-2E9C-101B-9397-08002B2CF9AE}" pid="548" name="ZOTERO_BREF_oHv7XtXF47Y3_1">
    <vt:lpwstr/>
  </property>
  <property fmtid="{D5CDD505-2E9C-101B-9397-08002B2CF9AE}" pid="549" name="ZOTERO_BREF_oHv7XtXF47Y3_2">
    <vt:lpwstr/>
  </property>
  <property fmtid="{D5CDD505-2E9C-101B-9397-08002B2CF9AE}" pid="550" name="ZOTERO_BREF_oHv7XtXF47Y3_3">
    <vt:lpwstr/>
  </property>
  <property fmtid="{D5CDD505-2E9C-101B-9397-08002B2CF9AE}" pid="551" name="ZOTERO_BREF_oHv7XtXF47Y3_4">
    <vt:lpwstr/>
  </property>
  <property fmtid="{D5CDD505-2E9C-101B-9397-08002B2CF9AE}" pid="552" name="ZOTERO_BREF_oHv7XtXF47Y3_5">
    <vt:lpwstr/>
  </property>
  <property fmtid="{D5CDD505-2E9C-101B-9397-08002B2CF9AE}" pid="553" name="ZOTERO_BREF_oHv7XtXF47Y3_6">
    <vt:lpwstr/>
  </property>
  <property fmtid="{D5CDD505-2E9C-101B-9397-08002B2CF9AE}" pid="554" name="ZOTERO_BREF_oHv7XtXF47Y3_7">
    <vt:lpwstr/>
  </property>
  <property fmtid="{D5CDD505-2E9C-101B-9397-08002B2CF9AE}" pid="555" name="ZOTERO_BREF_oHv7XtXF47Y3_8">
    <vt:lpwstr/>
  </property>
  <property fmtid="{D5CDD505-2E9C-101B-9397-08002B2CF9AE}" pid="556" name="ZOTERO_BREF_oHv7XtXF47Y3_9">
    <vt:lpwstr/>
  </property>
  <property fmtid="{D5CDD505-2E9C-101B-9397-08002B2CF9AE}" pid="557" name="ZOTERO_BREF_pI6TVruY5ROM_1">
    <vt:lpwstr/>
  </property>
  <property fmtid="{D5CDD505-2E9C-101B-9397-08002B2CF9AE}" pid="558" name="ZOTERO_BREF_pI6TVruY5ROM_2">
    <vt:lpwstr/>
  </property>
  <property fmtid="{D5CDD505-2E9C-101B-9397-08002B2CF9AE}" pid="559" name="ZOTERO_BREF_pI6TVruY5ROM_3">
    <vt:lpwstr/>
  </property>
  <property fmtid="{D5CDD505-2E9C-101B-9397-08002B2CF9AE}" pid="560" name="ZOTERO_BREF_pI6TVruY5ROM_4">
    <vt:lpwstr/>
  </property>
  <property fmtid="{D5CDD505-2E9C-101B-9397-08002B2CF9AE}" pid="561" name="ZOTERO_BREF_pI6TVruY5ROM_5">
    <vt:lpwstr/>
  </property>
  <property fmtid="{D5CDD505-2E9C-101B-9397-08002B2CF9AE}" pid="562" name="ZOTERO_BREF_peHnVD43fG5r_1">
    <vt:lpwstr/>
  </property>
  <property fmtid="{D5CDD505-2E9C-101B-9397-08002B2CF9AE}" pid="563" name="ZOTERO_BREF_peHnVD43fG5r_2">
    <vt:lpwstr/>
  </property>
  <property fmtid="{D5CDD505-2E9C-101B-9397-08002B2CF9AE}" pid="564" name="ZOTERO_BREF_peHnVD43fG5r_3">
    <vt:lpwstr/>
  </property>
  <property fmtid="{D5CDD505-2E9C-101B-9397-08002B2CF9AE}" pid="565" name="ZOTERO_BREF_peHnVD43fG5r_4">
    <vt:lpwstr/>
  </property>
  <property fmtid="{D5CDD505-2E9C-101B-9397-08002B2CF9AE}" pid="566" name="ZOTERO_BREF_qSeER2rmkyi3_1">
    <vt:lpwstr/>
  </property>
  <property fmtid="{D5CDD505-2E9C-101B-9397-08002B2CF9AE}" pid="567" name="ZOTERO_BREF_qSeER2rmkyi3_10">
    <vt:lpwstr/>
  </property>
  <property fmtid="{D5CDD505-2E9C-101B-9397-08002B2CF9AE}" pid="568" name="ZOTERO_BREF_qSeER2rmkyi3_11">
    <vt:lpwstr/>
  </property>
  <property fmtid="{D5CDD505-2E9C-101B-9397-08002B2CF9AE}" pid="569" name="ZOTERO_BREF_qSeER2rmkyi3_12">
    <vt:lpwstr/>
  </property>
  <property fmtid="{D5CDD505-2E9C-101B-9397-08002B2CF9AE}" pid="570" name="ZOTERO_BREF_qSeER2rmkyi3_13">
    <vt:lpwstr/>
  </property>
  <property fmtid="{D5CDD505-2E9C-101B-9397-08002B2CF9AE}" pid="571" name="ZOTERO_BREF_qSeER2rmkyi3_14">
    <vt:lpwstr/>
  </property>
  <property fmtid="{D5CDD505-2E9C-101B-9397-08002B2CF9AE}" pid="572" name="ZOTERO_BREF_qSeER2rmkyi3_15">
    <vt:lpwstr/>
  </property>
  <property fmtid="{D5CDD505-2E9C-101B-9397-08002B2CF9AE}" pid="573" name="ZOTERO_BREF_qSeER2rmkyi3_16">
    <vt:lpwstr/>
  </property>
  <property fmtid="{D5CDD505-2E9C-101B-9397-08002B2CF9AE}" pid="574" name="ZOTERO_BREF_qSeER2rmkyi3_17">
    <vt:lpwstr/>
  </property>
  <property fmtid="{D5CDD505-2E9C-101B-9397-08002B2CF9AE}" pid="575" name="ZOTERO_BREF_qSeER2rmkyi3_2">
    <vt:lpwstr/>
  </property>
  <property fmtid="{D5CDD505-2E9C-101B-9397-08002B2CF9AE}" pid="576" name="ZOTERO_BREF_qSeER2rmkyi3_3">
    <vt:lpwstr/>
  </property>
  <property fmtid="{D5CDD505-2E9C-101B-9397-08002B2CF9AE}" pid="577" name="ZOTERO_BREF_qSeER2rmkyi3_4">
    <vt:lpwstr/>
  </property>
  <property fmtid="{D5CDD505-2E9C-101B-9397-08002B2CF9AE}" pid="578" name="ZOTERO_BREF_qSeER2rmkyi3_5">
    <vt:lpwstr/>
  </property>
  <property fmtid="{D5CDD505-2E9C-101B-9397-08002B2CF9AE}" pid="579" name="ZOTERO_BREF_qSeER2rmkyi3_6">
    <vt:lpwstr/>
  </property>
  <property fmtid="{D5CDD505-2E9C-101B-9397-08002B2CF9AE}" pid="580" name="ZOTERO_BREF_qSeER2rmkyi3_7">
    <vt:lpwstr/>
  </property>
  <property fmtid="{D5CDD505-2E9C-101B-9397-08002B2CF9AE}" pid="581" name="ZOTERO_BREF_qSeER2rmkyi3_8">
    <vt:lpwstr/>
  </property>
  <property fmtid="{D5CDD505-2E9C-101B-9397-08002B2CF9AE}" pid="582" name="ZOTERO_BREF_qSeER2rmkyi3_9">
    <vt:lpwstr/>
  </property>
  <property fmtid="{D5CDD505-2E9C-101B-9397-08002B2CF9AE}" pid="583" name="ZOTERO_BREF_r6tTT2PIDaMa_1">
    <vt:lpwstr/>
  </property>
  <property fmtid="{D5CDD505-2E9C-101B-9397-08002B2CF9AE}" pid="584" name="ZOTERO_BREF_r6tTT2PIDaMa_2">
    <vt:lpwstr/>
  </property>
  <property fmtid="{D5CDD505-2E9C-101B-9397-08002B2CF9AE}" pid="585" name="ZOTERO_BREF_r6tTT2PIDaMa_3">
    <vt:lpwstr/>
  </property>
  <property fmtid="{D5CDD505-2E9C-101B-9397-08002B2CF9AE}" pid="586" name="ZOTERO_BREF_r6tTT2PIDaMa_4">
    <vt:lpwstr/>
  </property>
  <property fmtid="{D5CDD505-2E9C-101B-9397-08002B2CF9AE}" pid="587" name="ZOTERO_BREF_r6tTT2PIDaMa_5">
    <vt:lpwstr/>
  </property>
  <property fmtid="{D5CDD505-2E9C-101B-9397-08002B2CF9AE}" pid="588" name="ZOTERO_BREF_sW6CPPH369Fh_1">
    <vt:lpwstr/>
  </property>
  <property fmtid="{D5CDD505-2E9C-101B-9397-08002B2CF9AE}" pid="589" name="ZOTERO_BREF_sW6CPPH369Fh_2">
    <vt:lpwstr/>
  </property>
  <property fmtid="{D5CDD505-2E9C-101B-9397-08002B2CF9AE}" pid="590" name="ZOTERO_BREF_sW6CPPH369Fh_3">
    <vt:lpwstr/>
  </property>
  <property fmtid="{D5CDD505-2E9C-101B-9397-08002B2CF9AE}" pid="591" name="ZOTERO_BREF_sW6CPPH369Fh_4">
    <vt:lpwstr/>
  </property>
  <property fmtid="{D5CDD505-2E9C-101B-9397-08002B2CF9AE}" pid="592" name="ZOTERO_BREF_u0ZlNPcRUlcH_1">
    <vt:lpwstr/>
  </property>
  <property fmtid="{D5CDD505-2E9C-101B-9397-08002B2CF9AE}" pid="593" name="ZOTERO_BREF_u0ZlNPcRUlcH_2">
    <vt:lpwstr/>
  </property>
  <property fmtid="{D5CDD505-2E9C-101B-9397-08002B2CF9AE}" pid="594" name="ZOTERO_BREF_u0ZlNPcRUlcH_3">
    <vt:lpwstr/>
  </property>
  <property fmtid="{D5CDD505-2E9C-101B-9397-08002B2CF9AE}" pid="595" name="ZOTERO_BREF_u0ZlNPcRUlcH_4">
    <vt:lpwstr/>
  </property>
  <property fmtid="{D5CDD505-2E9C-101B-9397-08002B2CF9AE}" pid="596" name="ZOTERO_BREF_utOS74fBNaQm_1">
    <vt:lpwstr/>
  </property>
  <property fmtid="{D5CDD505-2E9C-101B-9397-08002B2CF9AE}" pid="597" name="ZOTERO_BREF_utOS74fBNaQm_2">
    <vt:lpwstr/>
  </property>
  <property fmtid="{D5CDD505-2E9C-101B-9397-08002B2CF9AE}" pid="598" name="ZOTERO_BREF_utOS74fBNaQm_3">
    <vt:lpwstr/>
  </property>
  <property fmtid="{D5CDD505-2E9C-101B-9397-08002B2CF9AE}" pid="599" name="ZOTERO_BREF_utOS74fBNaQm_4">
    <vt:lpwstr/>
  </property>
  <property fmtid="{D5CDD505-2E9C-101B-9397-08002B2CF9AE}" pid="600" name="ZOTERO_BREF_utOS74fBNaQm_5">
    <vt:lpwstr/>
  </property>
  <property fmtid="{D5CDD505-2E9C-101B-9397-08002B2CF9AE}" pid="601" name="ZOTERO_BREF_vgB1KYSNYHpF_1">
    <vt:lpwstr/>
  </property>
  <property fmtid="{D5CDD505-2E9C-101B-9397-08002B2CF9AE}" pid="602" name="ZOTERO_BREF_vgB1KYSNYHpF_10">
    <vt:lpwstr/>
  </property>
  <property fmtid="{D5CDD505-2E9C-101B-9397-08002B2CF9AE}" pid="603" name="ZOTERO_BREF_vgB1KYSNYHpF_11">
    <vt:lpwstr/>
  </property>
  <property fmtid="{D5CDD505-2E9C-101B-9397-08002B2CF9AE}" pid="604" name="ZOTERO_BREF_vgB1KYSNYHpF_12">
    <vt:lpwstr/>
  </property>
  <property fmtid="{D5CDD505-2E9C-101B-9397-08002B2CF9AE}" pid="605" name="ZOTERO_BREF_vgB1KYSNYHpF_13">
    <vt:lpwstr/>
  </property>
  <property fmtid="{D5CDD505-2E9C-101B-9397-08002B2CF9AE}" pid="606" name="ZOTERO_BREF_vgB1KYSNYHpF_14">
    <vt:lpwstr/>
  </property>
  <property fmtid="{D5CDD505-2E9C-101B-9397-08002B2CF9AE}" pid="607" name="ZOTERO_BREF_vgB1KYSNYHpF_2">
    <vt:lpwstr/>
  </property>
  <property fmtid="{D5CDD505-2E9C-101B-9397-08002B2CF9AE}" pid="608" name="ZOTERO_BREF_vgB1KYSNYHpF_3">
    <vt:lpwstr/>
  </property>
  <property fmtid="{D5CDD505-2E9C-101B-9397-08002B2CF9AE}" pid="609" name="ZOTERO_BREF_vgB1KYSNYHpF_4">
    <vt:lpwstr/>
  </property>
  <property fmtid="{D5CDD505-2E9C-101B-9397-08002B2CF9AE}" pid="610" name="ZOTERO_BREF_vgB1KYSNYHpF_5">
    <vt:lpwstr/>
  </property>
  <property fmtid="{D5CDD505-2E9C-101B-9397-08002B2CF9AE}" pid="611" name="ZOTERO_BREF_vgB1KYSNYHpF_6">
    <vt:lpwstr/>
  </property>
  <property fmtid="{D5CDD505-2E9C-101B-9397-08002B2CF9AE}" pid="612" name="ZOTERO_BREF_vgB1KYSNYHpF_7">
    <vt:lpwstr/>
  </property>
  <property fmtid="{D5CDD505-2E9C-101B-9397-08002B2CF9AE}" pid="613" name="ZOTERO_BREF_vgB1KYSNYHpF_8">
    <vt:lpwstr/>
  </property>
  <property fmtid="{D5CDD505-2E9C-101B-9397-08002B2CF9AE}" pid="614" name="ZOTERO_BREF_vgB1KYSNYHpF_9">
    <vt:lpwstr/>
  </property>
  <property fmtid="{D5CDD505-2E9C-101B-9397-08002B2CF9AE}" pid="615" name="ZOTERO_BREF_w57duOVQ9oCZ_1">
    <vt:lpwstr/>
  </property>
  <property fmtid="{D5CDD505-2E9C-101B-9397-08002B2CF9AE}" pid="616" name="ZOTERO_BREF_w57duOVQ9oCZ_10">
    <vt:lpwstr/>
  </property>
  <property fmtid="{D5CDD505-2E9C-101B-9397-08002B2CF9AE}" pid="617" name="ZOTERO_BREF_w57duOVQ9oCZ_11">
    <vt:lpwstr/>
  </property>
  <property fmtid="{D5CDD505-2E9C-101B-9397-08002B2CF9AE}" pid="618" name="ZOTERO_BREF_w57duOVQ9oCZ_12">
    <vt:lpwstr/>
  </property>
  <property fmtid="{D5CDD505-2E9C-101B-9397-08002B2CF9AE}" pid="619" name="ZOTERO_BREF_w57duOVQ9oCZ_13">
    <vt:lpwstr/>
  </property>
  <property fmtid="{D5CDD505-2E9C-101B-9397-08002B2CF9AE}" pid="620" name="ZOTERO_BREF_w57duOVQ9oCZ_14">
    <vt:lpwstr/>
  </property>
  <property fmtid="{D5CDD505-2E9C-101B-9397-08002B2CF9AE}" pid="621" name="ZOTERO_BREF_w57duOVQ9oCZ_15">
    <vt:lpwstr/>
  </property>
  <property fmtid="{D5CDD505-2E9C-101B-9397-08002B2CF9AE}" pid="622" name="ZOTERO_BREF_w57duOVQ9oCZ_16">
    <vt:lpwstr/>
  </property>
  <property fmtid="{D5CDD505-2E9C-101B-9397-08002B2CF9AE}" pid="623" name="ZOTERO_BREF_w57duOVQ9oCZ_17">
    <vt:lpwstr/>
  </property>
  <property fmtid="{D5CDD505-2E9C-101B-9397-08002B2CF9AE}" pid="624" name="ZOTERO_BREF_w57duOVQ9oCZ_18">
    <vt:lpwstr/>
  </property>
  <property fmtid="{D5CDD505-2E9C-101B-9397-08002B2CF9AE}" pid="625" name="ZOTERO_BREF_w57duOVQ9oCZ_19">
    <vt:lpwstr/>
  </property>
  <property fmtid="{D5CDD505-2E9C-101B-9397-08002B2CF9AE}" pid="626" name="ZOTERO_BREF_w57duOVQ9oCZ_2">
    <vt:lpwstr/>
  </property>
  <property fmtid="{D5CDD505-2E9C-101B-9397-08002B2CF9AE}" pid="627" name="ZOTERO_BREF_w57duOVQ9oCZ_20">
    <vt:lpwstr/>
  </property>
  <property fmtid="{D5CDD505-2E9C-101B-9397-08002B2CF9AE}" pid="628" name="ZOTERO_BREF_w57duOVQ9oCZ_21">
    <vt:lpwstr/>
  </property>
  <property fmtid="{D5CDD505-2E9C-101B-9397-08002B2CF9AE}" pid="629" name="ZOTERO_BREF_w57duOVQ9oCZ_3">
    <vt:lpwstr/>
  </property>
  <property fmtid="{D5CDD505-2E9C-101B-9397-08002B2CF9AE}" pid="630" name="ZOTERO_BREF_w57duOVQ9oCZ_4">
    <vt:lpwstr/>
  </property>
  <property fmtid="{D5CDD505-2E9C-101B-9397-08002B2CF9AE}" pid="631" name="ZOTERO_BREF_w57duOVQ9oCZ_5">
    <vt:lpwstr/>
  </property>
  <property fmtid="{D5CDD505-2E9C-101B-9397-08002B2CF9AE}" pid="632" name="ZOTERO_BREF_w57duOVQ9oCZ_6">
    <vt:lpwstr/>
  </property>
  <property fmtid="{D5CDD505-2E9C-101B-9397-08002B2CF9AE}" pid="633" name="ZOTERO_BREF_w57duOVQ9oCZ_7">
    <vt:lpwstr/>
  </property>
  <property fmtid="{D5CDD505-2E9C-101B-9397-08002B2CF9AE}" pid="634" name="ZOTERO_BREF_w57duOVQ9oCZ_8">
    <vt:lpwstr/>
  </property>
  <property fmtid="{D5CDD505-2E9C-101B-9397-08002B2CF9AE}" pid="635" name="ZOTERO_BREF_w57duOVQ9oCZ_9">
    <vt:lpwstr/>
  </property>
  <property fmtid="{D5CDD505-2E9C-101B-9397-08002B2CF9AE}" pid="636" name="ZOTERO_BREF_wVNz94G4uKfg_1">
    <vt:lpwstr/>
  </property>
  <property fmtid="{D5CDD505-2E9C-101B-9397-08002B2CF9AE}" pid="637" name="ZOTERO_BREF_wVNz94G4uKfg_2">
    <vt:lpwstr/>
  </property>
  <property fmtid="{D5CDD505-2E9C-101B-9397-08002B2CF9AE}" pid="638" name="ZOTERO_BREF_wVNz94G4uKfg_3">
    <vt:lpwstr/>
  </property>
  <property fmtid="{D5CDD505-2E9C-101B-9397-08002B2CF9AE}" pid="639" name="ZOTERO_BREF_wVNz94G4uKfg_4">
    <vt:lpwstr/>
  </property>
  <property fmtid="{D5CDD505-2E9C-101B-9397-08002B2CF9AE}" pid="640" name="ZOTERO_BREF_y0VR3upxBudW_1">
    <vt:lpwstr/>
  </property>
  <property fmtid="{D5CDD505-2E9C-101B-9397-08002B2CF9AE}" pid="641" name="ZOTERO_BREF_y0VR3upxBudW_10">
    <vt:lpwstr/>
  </property>
  <property fmtid="{D5CDD505-2E9C-101B-9397-08002B2CF9AE}" pid="642" name="ZOTERO_BREF_y0VR3upxBudW_11">
    <vt:lpwstr/>
  </property>
  <property fmtid="{D5CDD505-2E9C-101B-9397-08002B2CF9AE}" pid="643" name="ZOTERO_BREF_y0VR3upxBudW_12">
    <vt:lpwstr/>
  </property>
  <property fmtid="{D5CDD505-2E9C-101B-9397-08002B2CF9AE}" pid="644" name="ZOTERO_BREF_y0VR3upxBudW_13">
    <vt:lpwstr/>
  </property>
  <property fmtid="{D5CDD505-2E9C-101B-9397-08002B2CF9AE}" pid="645" name="ZOTERO_BREF_y0VR3upxBudW_14">
    <vt:lpwstr/>
  </property>
  <property fmtid="{D5CDD505-2E9C-101B-9397-08002B2CF9AE}" pid="646" name="ZOTERO_BREF_y0VR3upxBudW_15">
    <vt:lpwstr/>
  </property>
  <property fmtid="{D5CDD505-2E9C-101B-9397-08002B2CF9AE}" pid="647" name="ZOTERO_BREF_y0VR3upxBudW_16">
    <vt:lpwstr/>
  </property>
  <property fmtid="{D5CDD505-2E9C-101B-9397-08002B2CF9AE}" pid="648" name="ZOTERO_BREF_y0VR3upxBudW_17">
    <vt:lpwstr/>
  </property>
  <property fmtid="{D5CDD505-2E9C-101B-9397-08002B2CF9AE}" pid="649" name="ZOTERO_BREF_y0VR3upxBudW_2">
    <vt:lpwstr/>
  </property>
  <property fmtid="{D5CDD505-2E9C-101B-9397-08002B2CF9AE}" pid="650" name="ZOTERO_BREF_y0VR3upxBudW_3">
    <vt:lpwstr/>
  </property>
  <property fmtid="{D5CDD505-2E9C-101B-9397-08002B2CF9AE}" pid="651" name="ZOTERO_BREF_y0VR3upxBudW_4">
    <vt:lpwstr/>
  </property>
  <property fmtid="{D5CDD505-2E9C-101B-9397-08002B2CF9AE}" pid="652" name="ZOTERO_BREF_y0VR3upxBudW_5">
    <vt:lpwstr/>
  </property>
  <property fmtid="{D5CDD505-2E9C-101B-9397-08002B2CF9AE}" pid="653" name="ZOTERO_BREF_y0VR3upxBudW_6">
    <vt:lpwstr/>
  </property>
  <property fmtid="{D5CDD505-2E9C-101B-9397-08002B2CF9AE}" pid="654" name="ZOTERO_BREF_y0VR3upxBudW_7">
    <vt:lpwstr/>
  </property>
  <property fmtid="{D5CDD505-2E9C-101B-9397-08002B2CF9AE}" pid="655" name="ZOTERO_BREF_y0VR3upxBudW_8">
    <vt:lpwstr/>
  </property>
  <property fmtid="{D5CDD505-2E9C-101B-9397-08002B2CF9AE}" pid="656" name="ZOTERO_BREF_y0VR3upxBudW_9">
    <vt:lpwstr/>
  </property>
  <property fmtid="{D5CDD505-2E9C-101B-9397-08002B2CF9AE}" pid="657" name="ZOTERO_BREF_yl6driMHtVJx_1">
    <vt:lpwstr/>
  </property>
  <property fmtid="{D5CDD505-2E9C-101B-9397-08002B2CF9AE}" pid="658" name="ZOTERO_BREF_yl6driMHtVJx_10">
    <vt:lpwstr/>
  </property>
  <property fmtid="{D5CDD505-2E9C-101B-9397-08002B2CF9AE}" pid="659" name="ZOTERO_BREF_yl6driMHtVJx_11">
    <vt:lpwstr/>
  </property>
  <property fmtid="{D5CDD505-2E9C-101B-9397-08002B2CF9AE}" pid="660" name="ZOTERO_BREF_yl6driMHtVJx_12">
    <vt:lpwstr/>
  </property>
  <property fmtid="{D5CDD505-2E9C-101B-9397-08002B2CF9AE}" pid="661" name="ZOTERO_BREF_yl6driMHtVJx_13">
    <vt:lpwstr/>
  </property>
  <property fmtid="{D5CDD505-2E9C-101B-9397-08002B2CF9AE}" pid="662" name="ZOTERO_BREF_yl6driMHtVJx_14">
    <vt:lpwstr/>
  </property>
  <property fmtid="{D5CDD505-2E9C-101B-9397-08002B2CF9AE}" pid="663" name="ZOTERO_BREF_yl6driMHtVJx_15">
    <vt:lpwstr/>
  </property>
  <property fmtid="{D5CDD505-2E9C-101B-9397-08002B2CF9AE}" pid="664" name="ZOTERO_BREF_yl6driMHtVJx_16">
    <vt:lpwstr/>
  </property>
  <property fmtid="{D5CDD505-2E9C-101B-9397-08002B2CF9AE}" pid="665" name="ZOTERO_BREF_yl6driMHtVJx_17">
    <vt:lpwstr/>
  </property>
  <property fmtid="{D5CDD505-2E9C-101B-9397-08002B2CF9AE}" pid="666" name="ZOTERO_BREF_yl6driMHtVJx_18">
    <vt:lpwstr/>
  </property>
  <property fmtid="{D5CDD505-2E9C-101B-9397-08002B2CF9AE}" pid="667" name="ZOTERO_BREF_yl6driMHtVJx_19">
    <vt:lpwstr/>
  </property>
  <property fmtid="{D5CDD505-2E9C-101B-9397-08002B2CF9AE}" pid="668" name="ZOTERO_BREF_yl6driMHtVJx_2">
    <vt:lpwstr/>
  </property>
  <property fmtid="{D5CDD505-2E9C-101B-9397-08002B2CF9AE}" pid="669" name="ZOTERO_BREF_yl6driMHtVJx_20">
    <vt:lpwstr/>
  </property>
  <property fmtid="{D5CDD505-2E9C-101B-9397-08002B2CF9AE}" pid="670" name="ZOTERO_BREF_yl6driMHtVJx_3">
    <vt:lpwstr/>
  </property>
  <property fmtid="{D5CDD505-2E9C-101B-9397-08002B2CF9AE}" pid="671" name="ZOTERO_BREF_yl6driMHtVJx_4">
    <vt:lpwstr/>
  </property>
  <property fmtid="{D5CDD505-2E9C-101B-9397-08002B2CF9AE}" pid="672" name="ZOTERO_BREF_yl6driMHtVJx_5">
    <vt:lpwstr/>
  </property>
  <property fmtid="{D5CDD505-2E9C-101B-9397-08002B2CF9AE}" pid="673" name="ZOTERO_BREF_yl6driMHtVJx_6">
    <vt:lpwstr/>
  </property>
  <property fmtid="{D5CDD505-2E9C-101B-9397-08002B2CF9AE}" pid="674" name="ZOTERO_BREF_yl6driMHtVJx_7">
    <vt:lpwstr/>
  </property>
  <property fmtid="{D5CDD505-2E9C-101B-9397-08002B2CF9AE}" pid="675" name="ZOTERO_BREF_yl6driMHtVJx_8">
    <vt:lpwstr/>
  </property>
  <property fmtid="{D5CDD505-2E9C-101B-9397-08002B2CF9AE}" pid="676" name="ZOTERO_BREF_yl6driMHtVJx_9">
    <vt:lpwstr/>
  </property>
  <property fmtid="{D5CDD505-2E9C-101B-9397-08002B2CF9AE}" pid="677" name="ZOTERO_BREF_yrj9HGAuerJ0_1">
    <vt:lpwstr/>
  </property>
  <property fmtid="{D5CDD505-2E9C-101B-9397-08002B2CF9AE}" pid="678" name="ZOTERO_BREF_yrj9HGAuerJ0_2">
    <vt:lpwstr/>
  </property>
  <property fmtid="{D5CDD505-2E9C-101B-9397-08002B2CF9AE}" pid="679" name="ZOTERO_BREF_yrj9HGAuerJ0_3">
    <vt:lpwstr/>
  </property>
  <property fmtid="{D5CDD505-2E9C-101B-9397-08002B2CF9AE}" pid="680" name="ZOTERO_BREF_yrj9HGAuerJ0_4">
    <vt:lpwstr/>
  </property>
  <property fmtid="{D5CDD505-2E9C-101B-9397-08002B2CF9AE}" pid="681" name="ZOTERO_PREF_1">
    <vt:lpwstr>&lt;data data-version="3" zotero-version="7.0.32"&gt;&lt;session id="rWf1pZZP"/&gt;&lt;style id="http://www.zotero.org/styles/harvard-cite-them-right-no-et-al" locale="en-GB" hasBibliography="1" bibliographyStyleHasBeenSet="0"/&gt;&lt;prefs&gt;&lt;pref name="fieldType" value="Bookm</vt:lpwstr>
  </property>
  <property fmtid="{D5CDD505-2E9C-101B-9397-08002B2CF9AE}" pid="682" name="ZOTERO_PREF_2">
    <vt:lpwstr>ark"/&gt;&lt;/prefs&gt;&lt;/data&gt;</vt:lpwstr>
  </property>
</Properties>
</file>