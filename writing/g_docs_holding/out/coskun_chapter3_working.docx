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before="240" w:after="120"/>
        <w:rPr/>
      </w:pPr>
      <w:r>
        <w:rPr/>
        <w:t>ZOTERO_TRANSFER_DOCUMENT</w:t>
      </w:r>
    </w:p>
    <w:p>
      <w:pPr>
        <w:pStyle w:val="Normal"/>
        <w:spacing w:lineRule="auto" w:line="360"/>
        <w:rPr/>
      </w:pPr>
      <w:r>
        <w:rPr/>
      </w:r>
    </w:p>
    <w:p>
      <w:pPr>
        <w:pStyle w:val="Title"/>
        <w:spacing w:lineRule="auto" w:line="360"/>
        <w:rPr/>
      </w:pPr>
      <w:r>
        <w:rPr/>
        <w:t>The Zotero citations in this document have been converted to a format that can be safely transferred between word processors. Open this document in a supported word processor and press Refresh in the Zotero plugin to continue working with the citations.</w:t>
      </w:r>
    </w:p>
    <w:p>
      <w:pPr>
        <w:pStyle w:val="Normal"/>
        <w:spacing w:lineRule="auto" w:line="360"/>
        <w:rPr/>
      </w:pPr>
      <w:r>
        <w:rPr/>
      </w:r>
    </w:p>
    <w:p>
      <w:pPr>
        <w:pStyle w:val="Title"/>
        <w:spacing w:lineRule="auto" w:line="360"/>
        <w:rPr/>
      </w:pPr>
      <w:r>
        <w:rPr/>
        <w:t>Chapter 3: General conclusions</w:t>
      </w:r>
    </w:p>
    <w:p>
      <w:pPr>
        <w:pStyle w:val="Normal"/>
        <w:rPr/>
      </w:pPr>
      <w:r>
        <w:rPr>
          <w:color w:val="000000"/>
        </w:rPr>
        <w:t xml:space="preserve">The main aims for this study were to determine whether the beetle assemblage in the Cederberg had changed over time when compared to a historical study </w:t>
      </w:r>
      <w:hyperlink r:id="rId2">
        <w:r>
          <w:rPr>
            <w:rStyle w:val="Hyperlink"/>
            <w:color w:val="000000"/>
          </w:rPr>
          <w:t>ITEM CSL_CITATION {"citationID":"5IJbcSea","properties":{"formattedCitation":"(Botes, McGeoch and Chown, 2007)","plainCitation":"(Botes, McGeoch and Chown, 2007)","noteIndex":0},"citationItems":[{"id":69,"uris":["http://zotero.org/users/9696131/items/MWTKGJP2"],"itemData":{"id":69,"type":"article-journal","container-title":"Austral Ecology","DOI":"10.1111/j.1442-9993.2007.01681.x","ISSN":"1442-9985, 1442-9993","issue":"2","journalAbbreviation":"Austral Ecol","language":"en","page":"210-224","source":"DOI.org (Crossref)","title":"Ground-dwelling beetle assemblages in the northern Cape Floristic Region: Patterns, correlates and implications","title-short":"Ground-dwelling beetle assemblages in the northern Cape Floristic Region","volume":"32","author":[{"family":"Botes","given":"A."},{"family":"McGeoch","given":"M. A."},{"family":"Chown","given":"S. L."}],"issued":{"date-parts":[["2007",4]]}}}],"schema":"https://github.com/citation-style-language/schema/raw/master/csl-citation.json"}</w:t>
        </w:r>
      </w:hyperlink>
      <w:del w:id="0" w:author="Unknown Author" w:date="2026-04-05T05:54:32Z">
        <w:r>
          <w:rPr>
            <w:color w:val="000000"/>
          </w:rPr>
          <w:delText>(Botes, McGeoch and Chown, 2007)</w:delText>
        </w:r>
      </w:del>
      <w:r>
        <w:rPr>
          <w:color w:val="000000"/>
        </w:rPr>
        <w:t xml:space="preserve">. To achieve this aim, various environmental factors present in the area were measured over time, and the insect sampling that was conducted in the historical study was repeated with the exact same configuration and spatial set-up </w:t>
      </w:r>
      <w:hyperlink r:id="rId3">
        <w:r>
          <w:rPr>
            <w:rStyle w:val="Hyperlink"/>
            <w:color w:val="000000"/>
          </w:rPr>
          <w:t>ITEM CSL_CITATION {"citationID":"H3kA9VKV","properties":{"formattedCitation":"(Botes {\\i{}et al.}, 2006)","plainCitation":"(Botes et al., 2006)","noteIndex":0},"citationItems":[{"id":68,"uris":["http://zotero.org/users/9696131/items/56X8TY3Y"],"itemData":{"id":68,"type":"article-journal","container-title":"Journal of Biogeography","DOI":"10.1111/j.1365-2699.2005.01336.x","ISSN":"0305-0270, 1365-2699","issue":"1","journalAbbreviation":"J Biogeography","language":"en","page":"71-90","source":"DOI.org (Crossref)","title":"Ants, altitude and change in the northern Cape Floristic Region","volume":"33","author":[{"family":"Botes","given":"A."},{"family":"McGeoch","given":"M. A."},{"family":"Robertson","given":"H. G."},{"family":"Niekerk","given":"A."},{"family":"Davids","given":"H. P."},{"family":"Chown","given":"S. L."}],"issued":{"date-parts":[["2006",1]]}}}],"schema":"https://github.com/citation-style-language/schema/raw/master/csl-citation.json"}</w:t>
        </w:r>
      </w:hyperlink>
      <w:del w:id="1" w:author="Unknown Author" w:date="2026-04-05T05:55:01Z">
        <w:r>
          <w:rPr>
            <w:b w:val="false"/>
            <w:caps w:val="false"/>
            <w:smallCaps w:val="false"/>
            <w:position w:val="0"/>
            <w:sz w:val="24"/>
            <w:u w:val="none"/>
            <w:vertAlign w:val="baseline"/>
          </w:rPr>
          <w:delText xml:space="preserve">(Botes </w:delText>
        </w:r>
      </w:del>
      <w:del w:id="2" w:author="Unknown Author" w:date="2026-04-05T05:55:01Z">
        <w:r>
          <w:rPr>
            <w:b w:val="false"/>
            <w:i/>
            <w:iCs/>
            <w:caps w:val="false"/>
            <w:smallCaps w:val="false"/>
            <w:position w:val="0"/>
            <w:sz w:val="24"/>
            <w:u w:val="none"/>
            <w:vertAlign w:val="baseline"/>
          </w:rPr>
          <w:delText>et al.</w:delText>
        </w:r>
      </w:del>
      <w:del w:id="3" w:author="Unknown Author" w:date="2026-04-05T05:55:01Z">
        <w:r>
          <w:rPr>
            <w:b w:val="false"/>
            <w:caps w:val="false"/>
            <w:smallCaps w:val="false"/>
            <w:position w:val="0"/>
            <w:sz w:val="24"/>
            <w:u w:val="none"/>
            <w:vertAlign w:val="baseline"/>
          </w:rPr>
          <w:delText>, 2006)</w:delText>
        </w:r>
      </w:del>
      <w:r>
        <w:rPr>
          <w:color w:val="000000"/>
        </w:rPr>
        <w:t xml:space="preserve">. </w:t>
      </w:r>
      <w:r>
        <w:rPr>
          <w:color w:val="000000"/>
          <w:lang w:val="en-US"/>
        </w:rPr>
        <w:t>From the results</w:t>
      </w:r>
      <w:r>
        <w:rPr>
          <w:color w:val="000000"/>
        </w:rPr>
        <w:t xml:space="preserve">, it was discovered that various environmental changes had occurred </w:t>
      </w:r>
      <w:r>
        <w:rPr>
          <w:color w:val="000000"/>
          <w:lang w:val="en-US"/>
        </w:rPr>
        <w:t>over the two decades</w:t>
      </w:r>
      <w:r>
        <w:rPr>
          <w:color w:val="000000"/>
        </w:rPr>
        <w:t xml:space="preserve">. The composition of the ground cover present within this environment exhibited an increase in the </w:t>
      </w:r>
      <w:r>
        <w:rPr>
          <w:color w:val="000000"/>
        </w:rPr>
        <w:t>live</w:t>
      </w:r>
      <w:r>
        <w:rPr>
          <w:color w:val="000000"/>
        </w:rPr>
        <w:t xml:space="preserve"> </w:t>
      </w:r>
      <w:commentRangeStart w:id="0"/>
      <w:r>
        <w:rPr>
          <w:color w:val="000000"/>
        </w:rPr>
        <w:t>vegetation cover</w:t>
      </w:r>
      <w:r>
        <w:rPr/>
      </w:r>
      <w:commentRangeEnd w:id="0"/>
      <w:r>
        <w:commentReference w:id="0"/>
      </w:r>
      <w:r>
        <w:rPr>
          <w:color w:val="000000"/>
        </w:rPr>
        <w:t xml:space="preserve"> and plant litter present, and a decrease in bare ground and rocks. Both the ambient air temperatures and the ground-level soil temperatures were gradually increasing, and their seasonality and cycling between extremes w</w:t>
      </w:r>
      <w:r>
        <w:rPr>
          <w:color w:val="000000"/>
          <w:lang w:val="en-US"/>
        </w:rPr>
        <w:t>ere</w:t>
      </w:r>
      <w:r>
        <w:rPr>
          <w:color w:val="000000"/>
        </w:rPr>
        <w:t xml:space="preserve"> becoming more frequent and more intense. The effects of climatic phenomena such as the El Niño–Southern Oscillation (ENSO) interact with these factors by intensifying hot periods and directly affecting the precipitation present within this environment. Increases in vegetation cover have been linked to rising temperatures and climate warming </w:t>
      </w:r>
      <w:hyperlink r:id="rId4">
        <w:r>
          <w:rPr>
            <w:rStyle w:val="Hyperlink"/>
            <w:color w:val="000000"/>
          </w:rPr>
          <w:t>ITEM CSL_CITATION {"citationID":"yqoAI7cH","properties":{"formattedCitation":"(Bao {\\i{}et al.}, 2021)","plainCitation":"(Bao et al., 2021)","noteIndex":0},"citationItems":[{"id":803,"uris":["http://zotero.org/users/9696131/items/RI7MTZSQ"],"itemData":{"id":803,"type":"article-journal","container-title":"Ecological Indicators","DOI":"10.1016/j.ecolind.2021.107443","ISSN":"1470160X","journalAbbreviation":"Ecological Indicators","language":"en","page":"107443","source":"DOI.org (Crossref)","title":"The sensitivity of vegetation cover to climate change in multiple climatic zones using machine learning algorithms","volume":"124","author":[{"family":"Bao","given":"Zhenxin"},{"family":"Zhang","given":"Jianyun"},{"family":"Wang","given":"Guoqing"},{"family":"Guan","given":"Tiesheng"},{"family":"Jin","given":"Junliang"},{"family":"Liu","given":"Yanli"},{"family":"Li","given":"Miao"},{"family":"Ma","given":"Tao"}],"issued":{"date-parts":[["2021",5]]}}}],"schema":"https://github.com/citation-style-language/schema/raw/master/csl-citation.json"}</w:t>
        </w:r>
      </w:hyperlink>
      <w:del w:id="4" w:author="Unknown Author" w:date="2026-04-05T05:55:20Z">
        <w:r>
          <w:rPr>
            <w:b w:val="false"/>
            <w:caps w:val="false"/>
            <w:smallCaps w:val="false"/>
            <w:position w:val="0"/>
            <w:sz w:val="24"/>
            <w:u w:val="none"/>
            <w:vertAlign w:val="baseline"/>
          </w:rPr>
          <w:delText xml:space="preserve">(Bao </w:delText>
        </w:r>
      </w:del>
      <w:del w:id="5" w:author="Unknown Author" w:date="2026-04-05T05:55:20Z">
        <w:r>
          <w:rPr>
            <w:b w:val="false"/>
            <w:i/>
            <w:iCs/>
            <w:caps w:val="false"/>
            <w:smallCaps w:val="false"/>
            <w:position w:val="0"/>
            <w:sz w:val="24"/>
            <w:u w:val="none"/>
            <w:vertAlign w:val="baseline"/>
          </w:rPr>
          <w:delText>et al.</w:delText>
        </w:r>
      </w:del>
      <w:del w:id="6" w:author="Unknown Author" w:date="2026-04-05T05:55:20Z">
        <w:r>
          <w:rPr>
            <w:b w:val="false"/>
            <w:caps w:val="false"/>
            <w:smallCaps w:val="false"/>
            <w:position w:val="0"/>
            <w:sz w:val="24"/>
            <w:u w:val="none"/>
            <w:vertAlign w:val="baseline"/>
          </w:rPr>
          <w:delText>, 2021)</w:delText>
        </w:r>
      </w:del>
      <w:r>
        <w:rPr>
          <w:color w:val="000000"/>
        </w:rPr>
        <w:t>.</w:t>
      </w:r>
    </w:p>
    <w:p>
      <w:pPr>
        <w:pStyle w:val="Normal"/>
        <w:rPr/>
      </w:pPr>
      <w:r>
        <w:rPr>
          <w:color w:val="000000"/>
          <w:lang w:val="en-US"/>
        </w:rPr>
        <w:t>The recent sampling period showed a</w:t>
      </w:r>
      <w:r>
        <w:rPr>
          <w:color w:val="000000"/>
        </w:rPr>
        <w:t xml:space="preserve"> mass</w:t>
      </w:r>
      <w:r>
        <w:rPr>
          <w:color w:val="000000"/>
          <w:lang w:val="en-US"/>
        </w:rPr>
        <w:t>ive</w:t>
      </w:r>
      <w:r>
        <w:rPr>
          <w:color w:val="000000"/>
        </w:rPr>
        <w:t xml:space="preserve"> decline in </w:t>
      </w:r>
      <w:r>
        <w:rPr>
          <w:color w:val="000000"/>
          <w:lang w:val="en-US"/>
        </w:rPr>
        <w:t xml:space="preserve">the </w:t>
      </w:r>
      <w:r>
        <w:rPr>
          <w:color w:val="000000"/>
        </w:rPr>
        <w:t xml:space="preserve">abundance </w:t>
      </w:r>
      <w:r>
        <w:rPr>
          <w:color w:val="000000"/>
          <w:lang w:val="en-US"/>
        </w:rPr>
        <w:t xml:space="preserve">of beetles, largely driven by a decline in </w:t>
      </w:r>
      <w:r>
        <w:rPr>
          <w:i/>
          <w:iCs/>
          <w:color w:val="000000"/>
        </w:rPr>
        <w:t>Zophosis gracilicornis</w:t>
      </w:r>
      <w:r>
        <w:rPr>
          <w:color w:val="000000"/>
        </w:rPr>
        <w:t>. However</w:t>
      </w:r>
      <w:r>
        <w:rPr>
          <w:color w:val="000000"/>
          <w:lang w:val="en-US"/>
        </w:rPr>
        <w:t>,</w:t>
      </w:r>
      <w:r>
        <w:rPr>
          <w:color w:val="000000"/>
        </w:rPr>
        <w:t xml:space="preserve"> due to only three species being identified to species-level and only three families being considered, other taxa that fall outside of the scope of this study could also be declining</w:t>
      </w:r>
      <w:r>
        <w:rPr>
          <w:color w:val="000000"/>
          <w:lang w:val="en-US"/>
        </w:rPr>
        <w:t>.</w:t>
      </w:r>
      <w:r>
        <w:rPr>
          <w:color w:val="000000"/>
        </w:rPr>
        <w:t xml:space="preserve"> </w:t>
      </w:r>
      <w:r>
        <w:rPr>
          <w:color w:val="000000"/>
          <w:lang w:val="en-US"/>
        </w:rPr>
        <w:t>T</w:t>
      </w:r>
      <w:r>
        <w:rPr>
          <w:color w:val="000000"/>
        </w:rPr>
        <w:t xml:space="preserve">he decline of the </w:t>
      </w:r>
      <w:r>
        <w:rPr>
          <w:i/>
          <w:iCs/>
          <w:color w:val="000000"/>
        </w:rPr>
        <w:t>Zophosis gracilicornis</w:t>
      </w:r>
      <w:r>
        <w:rPr>
          <w:color w:val="000000"/>
        </w:rPr>
        <w:t xml:space="preserve"> </w:t>
      </w:r>
      <w:r>
        <w:rPr>
          <w:color w:val="000000"/>
          <w:lang w:val="en-US"/>
        </w:rPr>
        <w:t>as observed in this study may</w:t>
      </w:r>
      <w:r>
        <w:rPr>
          <w:color w:val="000000"/>
        </w:rPr>
        <w:t xml:space="preserve"> indicat</w:t>
      </w:r>
      <w:r>
        <w:rPr>
          <w:color w:val="000000"/>
          <w:lang w:val="en-US"/>
        </w:rPr>
        <w:t>e</w:t>
      </w:r>
      <w:r>
        <w:rPr>
          <w:color w:val="000000"/>
        </w:rPr>
        <w:t xml:space="preserve"> </w:t>
      </w:r>
      <w:r>
        <w:rPr>
          <w:color w:val="000000"/>
          <w:lang w:val="en-US"/>
        </w:rPr>
        <w:t xml:space="preserve">the need </w:t>
      </w:r>
      <w:r>
        <w:rPr>
          <w:color w:val="000000"/>
        </w:rPr>
        <w:t xml:space="preserve">to do further sampling in this area. For example, dung beetles (Scarabidae) have been shown to be particularly affected by insect decline in past studies, and sampling their populations in the Cederberg may reveal more declining populations </w:t>
      </w:r>
      <w:hyperlink r:id="rId5">
        <w:r>
          <w:rPr>
            <w:rStyle w:val="Hyperlink"/>
            <w:color w:val="000000"/>
          </w:rPr>
          <w:t>ITEM CSL_CITATION {"citationID":"lXhZ6juu","properties":{"formattedCitation":"(S\\uc0\\u225{}nchez-Bayo and Wyckhuys, 2019)","plainCitation":"(Sánchez-Bayo and Wyckhuys, 2019)","noteIndex":0},"citationItems":[{"id":63,"uris":["http://zotero.org/users/9696131/items/WP8JKUMY"],"itemData":{"id":63,"type":"article-journal","abstract":"Biodiversity of insects is threatened worldwide. Here, we present a comprehensive review of 73 historical reports of insect declines from across the globe, and systematically assess the underlying drivers. Our work reveals dramatic rates of decline that may lead to the extinction of 40% of the world's insect species over the next few decades. In terrestrial ecosystems, Lepidoptera, Hymenoptera and dung beetles (Coleoptera) appear to be the taxa most affected, whereas four major aquatic taxa (Odonata, Plecoptera, Trichoptera and Ephemeroptera) have already lost a considerable proportion of species. Affected insect groups not only include specialists that occupy particular ecological niches, but also many common and generalist species. Concurrently, the abundance of a small number of species is increasing; these are all adaptable, generalist species that are occupying the vacant niches left by the ones declining. Among aquatic insects, habitat and dietary generalists, and pollutant-tolerant species are replacing the large biodiversity losses experienced in waters within agricultural and urban settings. The main drivers of species declines appear to be in order of importance: i) habitat loss and conversion to intensive agriculture and urbanisation; ii) pollution, mainly that by synthetic pesticides and fertilisers; iii) biological factors, including pathogens and introduced species; and iv) climate change. The latter factor is particularly important in tropical regions, but only affects a minority of species in colder climes and mountain settings of temperate zones. A rethinking of current agricultural practices, in particular a serious reduction in pesticide usage and its substitution with more sustainable, ecologically-based practices, is urgently needed to slow or reverse current trends, allow the recovery of declining insect populations and safeguard the vital ecosystem services they provide. In addition, effective remediation technologies should be applied to clean polluted waters in both agricultural and urban environments.","container-title":"Biological Conservation","DOI":"10.1016/j.biocon.2019.01.020","ISSN":"0006-3207","journalAbbreviation":"Biological Conservation","language":"en","page":"8-27","source":"ScienceDirect","title":"Worldwide decline of the entomofauna: A review of its drivers","title-short":"Worldwide decline of the entomofauna","volume":"232","author":[{"family":"Sánchez-Bayo","given":"Francisco"},{"family":"Wyckhuys","given":"Kris A. G."}],"issued":{"date-parts":[["2019",4,1]]}}}],"schema":"https://github.com/citation-style-language/schema/raw/master/csl-citation.json"}</w:t>
        </w:r>
      </w:hyperlink>
      <w:del w:id="7" w:author="Unknown Author" w:date="2026-04-05T05:55:43Z">
        <w:r>
          <w:rPr>
            <w:b w:val="false"/>
            <w:i w:val="false"/>
            <w:caps w:val="false"/>
            <w:smallCaps w:val="false"/>
            <w:position w:val="0"/>
            <w:sz w:val="24"/>
            <w:u w:val="none"/>
            <w:vertAlign w:val="baseline"/>
          </w:rPr>
          <w:delText>(Sánchez-Bayo and Wyckhuys, 2019)</w:delText>
        </w:r>
      </w:del>
      <w:r>
        <w:rPr>
          <w:color w:val="000000"/>
        </w:rPr>
        <w:t xml:space="preserve">. </w:t>
      </w:r>
      <w:r>
        <w:rPr>
          <w:color w:val="000000"/>
          <w:lang w:val="en-US"/>
        </w:rPr>
        <w:t>Many species from</w:t>
      </w:r>
      <w:r>
        <w:rPr>
          <w:color w:val="000000"/>
        </w:rPr>
        <w:t xml:space="preserve"> the historical study </w:t>
      </w:r>
      <w:r>
        <w:rPr>
          <w:color w:val="000000"/>
          <w:lang w:val="en-US"/>
        </w:rPr>
        <w:t>were not</w:t>
      </w:r>
      <w:r>
        <w:rPr>
          <w:color w:val="000000"/>
        </w:rPr>
        <w:t xml:space="preserve"> identified to species level</w:t>
      </w:r>
      <w:r>
        <w:rPr>
          <w:color w:val="000000"/>
          <w:lang w:val="en-US"/>
        </w:rPr>
        <w:t xml:space="preserve"> and therefore,</w:t>
      </w:r>
      <w:r>
        <w:rPr>
          <w:color w:val="000000"/>
        </w:rPr>
        <w:t xml:space="preserve"> measures of diversity between the two studies could not be directly compared. This limited the comparisons of these samples to just comparing abundance, and not </w:t>
      </w:r>
      <w:r>
        <w:rPr>
          <w:color w:val="000000"/>
        </w:rPr>
        <w:t>being able to</w:t>
      </w:r>
      <w:r>
        <w:rPr>
          <w:color w:val="000000"/>
        </w:rPr>
        <w:t xml:space="preserve"> </w:t>
      </w:r>
      <w:commentRangeStart w:id="1"/>
      <w:r>
        <w:rPr>
          <w:color w:val="000000"/>
        </w:rPr>
        <w:t xml:space="preserve">compare species richness </w:t>
      </w:r>
      <w:r>
        <w:rPr>
          <w:color w:val="000000"/>
        </w:rPr>
        <w:t>over time</w:t>
      </w:r>
      <w:r>
        <w:rPr/>
      </w:r>
      <w:commentRangeEnd w:id="1"/>
      <w:r>
        <w:commentReference w:id="1"/>
      </w:r>
      <w:r>
        <w:rPr>
          <w:color w:val="000000"/>
        </w:rPr>
        <w:t xml:space="preserve">. Previous studies also discussing the population changes of Carabidae over time, reported that Carabidae did not reduce in abundance but did significantly decline in diversity. They also noted the importance of long-term studies identifying samples to species-level so that these sorts of comparisons of historical assemblages could be performed more readily </w:t>
      </w:r>
      <w:hyperlink r:id="rId6">
        <w:r>
          <w:rPr>
            <w:rStyle w:val="Hyperlink"/>
            <w:color w:val="000000"/>
          </w:rPr>
          <w:t>ITEM CSL_CITATION {"citationID":"ufoMmFzd","properties":{"formattedCitation":"(Homburg {\\i{}et al.}, 2019)","plainCitation":"(Homburg et al., 2019)","noteIndex":0},"citationItems":[{"id":767,"uris":["http://zotero.org/users/9696131/items/QC9ICG3H"],"itemData":{"id":767,"type":"article-journal","abstract":"The drastic insect decline has received increasing attention in scientific as well as in public media. Long-term studies of insect diversity trends are still rare, even though such studies are highly important to assess extent, drivers and potential consequences of insect loss in ecosystems. To gain insights into carabid diversity trends of ancient and sustainably managed woodlands, we analysed data of carabid beetles from a trapping study that has been run for 24 years in an old nature reserve of Northern Germany, the Lüneburg Heath. We examined temporal changes in several diversity measures (e.g. biomass, species richness, functional diversity and phylogenetic diversity) and tested diverse species traits as predictor variables for species occurrence. In contrast to recently published long-term studies of insect diversity, we did not observe a decline in biomass, but in species richness and phylogenetic diversity in carabids at our study site. Additionally, hibernation stage predicted the occurrence probability of carabids: Species hibernating as imagines or both imagines and larvae and breeding in spring showed strongest declines. We assume the detected trends to be the result of external effects such as climate change and the application of pesticides in the surrounding. Our results suggest that the drivers for the insect decline and the responses are multifaceted. This highlights the importance of long-term studies with identification of the catches to, at best, species level to support the understanding of mechanisms driving changes in insect diversity and abundance.","container-title":"Insect Conservation and Diversity","DOI":"10.1111/icad.12348","ISSN":"1752-4598","issue":"4","language":"en","license":"© 2019 The Authors. Insect Conservation and Diversity published by John Wiley &amp; Sons Ltd on behalf of Royal Entomological Society.","note":"_eprint: https://resjournals.onlinelibrary.wiley.com/doi/pdf/10.1111/icad.12348","page":"268-277","source":"Wiley Online Library","title":"Where have all the beetles gone? Long-term study reveals carabid species decline in a nature reserve in Northern Germany","title-short":"Where have all the beetles gone?","volume":"12","author":[{"family":"Homburg","given":"Katharina"},{"family":"Drees","given":"Claudia"},{"family":"Boutaud","given":"Estève"},{"family":"Nolte","given":"Dorothea"},{"family":"Schuett","given":"Wiebke"},{"family":"Zumstein","given":"Pascale"},{"family":"Ruschkowski","given":"Eick","non-dropping-particle":"von"},{"family":"Assmann","given":"Thorsten"}],"issued":{"date-parts":[["2019"]]}}}],"schema":"https://github.com/citation-style-language/schema/raw/master/csl-citation.json"}</w:t>
        </w:r>
      </w:hyperlink>
      <w:del w:id="8" w:author="Unknown Author" w:date="2026-04-05T05:56:00Z">
        <w:r>
          <w:rPr>
            <w:b w:val="false"/>
            <w:caps w:val="false"/>
            <w:smallCaps w:val="false"/>
            <w:position w:val="0"/>
            <w:sz w:val="24"/>
            <w:u w:val="none"/>
            <w:vertAlign w:val="baseline"/>
          </w:rPr>
          <w:delText xml:space="preserve">(Homburg </w:delText>
        </w:r>
      </w:del>
      <w:del w:id="9" w:author="Unknown Author" w:date="2026-04-05T05:56:00Z">
        <w:r>
          <w:rPr>
            <w:b w:val="false"/>
            <w:i/>
            <w:iCs/>
            <w:caps w:val="false"/>
            <w:smallCaps w:val="false"/>
            <w:position w:val="0"/>
            <w:sz w:val="24"/>
            <w:u w:val="none"/>
            <w:vertAlign w:val="baseline"/>
          </w:rPr>
          <w:delText>et al.</w:delText>
        </w:r>
      </w:del>
      <w:del w:id="10" w:author="Unknown Author" w:date="2026-04-05T05:56:00Z">
        <w:r>
          <w:rPr>
            <w:b w:val="false"/>
            <w:caps w:val="false"/>
            <w:smallCaps w:val="false"/>
            <w:position w:val="0"/>
            <w:sz w:val="24"/>
            <w:u w:val="none"/>
            <w:vertAlign w:val="baseline"/>
          </w:rPr>
          <w:delText>, 2019)</w:delText>
        </w:r>
      </w:del>
      <w:r>
        <w:rPr>
          <w:color w:val="000000"/>
        </w:rPr>
        <w:t>.</w:t>
      </w:r>
    </w:p>
    <w:p>
      <w:pPr>
        <w:pStyle w:val="Normal"/>
        <w:rPr/>
      </w:pPr>
      <w:r>
        <w:rPr>
          <w:color w:val="000000"/>
        </w:rPr>
        <w:t>A variety of environmental factors were compared to the beetle assemblage data to determine the potential drivers of the calculated changes</w:t>
      </w:r>
      <w:r>
        <w:rPr>
          <w:color w:val="000000"/>
          <w:lang w:val="en-US"/>
        </w:rPr>
        <w:t>.</w:t>
      </w:r>
      <w:r>
        <w:rPr>
          <w:color w:val="000000"/>
        </w:rPr>
        <w:t xml:space="preserve"> </w:t>
      </w:r>
      <w:r>
        <w:rPr>
          <w:color w:val="000000"/>
          <w:lang w:val="en-US"/>
        </w:rPr>
        <w:t>H</w:t>
      </w:r>
      <w:r>
        <w:rPr>
          <w:color w:val="000000"/>
        </w:rPr>
        <w:t>owever</w:t>
      </w:r>
      <w:r>
        <w:rPr>
          <w:color w:val="000000"/>
          <w:lang w:val="en-US"/>
        </w:rPr>
        <w:t>,</w:t>
      </w:r>
      <w:r>
        <w:rPr>
          <w:color w:val="000000"/>
        </w:rPr>
        <w:t xml:space="preserve"> </w:t>
      </w:r>
      <w:r>
        <w:rPr>
          <w:color w:val="000000"/>
          <w:lang w:val="en-US"/>
        </w:rPr>
        <w:t>many</w:t>
      </w:r>
      <w:r>
        <w:rPr>
          <w:color w:val="000000"/>
        </w:rPr>
        <w:t xml:space="preserve"> of the models were limited in that there was a lot of unattributed variance present within the responses of the beetles. These gaps in explainable variance could be reduced by including environmental factors that were not recorded for this study but have been shown to have significant effects on beetle populations. Specifically, vegetation biomass, vegetation species diversity, and the specific species of vegetation present within the relevant sites, all could be incorporated into future analyses of this environment </w:t>
      </w:r>
      <w:hyperlink r:id="rId7">
        <w:r>
          <w:rPr>
            <w:rStyle w:val="Hyperlink"/>
            <w:color w:val="000000"/>
          </w:rPr>
          <w:t>ITEM CSL_CITATION {"citationID":"rcsppcKA","properties":{"formattedCitation":"(Liu {\\i{}et al.}, 2016; Gaona {\\i{}et al.}, 2025)","plainCitation":"(Liu et al., 2016; Gaona et al., 2025)","noteIndex":0},"citationItems":[{"id":39,"uris":["http://zotero.org/users/9696131/items/E9S6BHXL"],"itemData":{"id":39,"type":"article-journal","abstract":"The community dynamics of ground beetles as a dominant group in arid ecosystems are strongly affected by land-use change associated alterations in vegetation and soil conditions. However, little is known about the relative effects of altered vegetation and soil, or their interactions, on the composition and diversity of beetle functional groups. To address this question, we collected data on the species richness and activity abundance of ground carabid and tenebrionid beetle functional groups (predators, herbivores, and detritivores), along a gradient of land-use conversion from natural grassland to pure and mixed plantations of two shrub species (Haloxylon ammodendron and Tamarix ramosissima) in an arid region of northwestern China. Additionally, we collected key variables related to the vegetation (shrub cover, height, herbaceous plant biomass, and species richness) and soil (soil pH, texture, and salinity). Variation partitioning showed that vegetation changes had stronger effects on the functional group composition than changes in the soil did. However, vegetation–soil interactions explained more of the composition variation in the beetle functional groups than vegetation or soil alone. Shrub cover and herbaceous species richness were the best predictors of species composition of detritivores and herbivores. For predator species composition, shrub height and cover were the best predictors. Structural equation models showed that changes in vegetation and soil influenced beetle abundance and diversity through both direct and indirect effects, and the strength of this influence varied among the functional groups. Overall, we conclude that vegetation and vegetation–soil interactions are important determinants of beetle community assemblies.","container-title":"Journal of Arid Environments","DOI":"10.1016/j.jaridenv.2016.01.009","ISSN":"0140-1963","journalAbbreviation":"Journal of Arid Environments","page":"80-90","source":"ScienceDirect","title":"Interactive effects of vegetation and soil determine the composition and diversity of carabid and tenebrionid functional groups in an arid ecosystem","volume":"128","author":[{"family":"Liu","given":"Ji-Liang"},{"family":"Li","given":"Feng-Rui"},{"family":"Sun","given":"Te-Sheng"},{"family":"Ma","given":"Ling-Fa"},{"family":"Liu","given":"Lu-Lu"},{"family":"Yang","given":"Kun"}],"issued":{"date-parts":[["2016",5,1]]}}},{"id":745,"uris":["http://zotero.org/users/9696131/items/H6ZDMXH3"],"itemData":{"id":745,"type":"article-journal","abstract":"Aim Despite the evidenced importance of insects in savannah ecosystems, the drivers of their diversity patterns remain poorly understood, particularly in the Afrotropical region. This study addresses part of this gap by investigating the effects of climate, habitat, disturbance and vegetation variables on species richness and community composition of phytophagous and predatory insects in South African savannahs. Location Kruger National Park (KNP), South Africa. Taxon Phytophagous insects (moths) and carnivorous insects (mantises). Methods Moths and mantises were light-trapped in 60 plots distributed across KNP during two seasons. Direct and indirect effects of environmental variables on insect species richness were analysed using structural equation models, and on community composition through distance-based redundancy analyses (db-RDA). Results Based on an extensive dataset of 65,593 moth individuals representing 817 species and 3511 mantis individuals representing 38 species, we identified plant communities as the primary driver of species richness and community structure for both insect groups. The effects of vegetation on insect communities were indirectly shaped by climate, particularly mean temperature (negatively correlated with precipitation), through its effects on plant species richness. Additionally, a complex interplay among bedrock type, water availability and disturbance from large herbivores further shaped insect diversity. Main Conclusions Our findings highlight the critical role of plant species richness in determining insect diversity patterns in savannah ecosystems. We also confirmed the region's vulnerability to climate change, as decreasing precipitation and increasing temperatures alter vegetation composition and biomass, consequently affecting insect communities. Effective conservation strategies should focus on managing large herbivores to maintain diverse vegetation, which is crucial for supporting insect diversity. Priority should be given to balancing water availability and disturbance intensity, particularly in preserving the health of rivers and their surroundings, to mitigate the adverse effects of climate change on these ecosystems.","container-title":"Journal of Biogeography","DOI":"10.1111/jbi.15076","ISSN":"1365-2699","issue":"4","language":"en","license":"© 2024 John Wiley &amp; Sons Ltd.","note":"_eprint: https://onlinelibrary.wiley.com/doi/pdf/10.1111/jbi.15076","page":"e15076","source":"Wiley Online Library","title":"Climate-Driven Vegetation Characteristics Shape Phytophagous and Carnivorous Insect Diversity in South African Savannahs","volume":"52","author":[{"family":"Gaona","given":"Fernando P."},{"family":"Delabye","given":"Sylvain"},{"family":"Potocký","given":"Pavel"},{"family":"Govorov","given":"Valeriy"},{"family":"Čuda","given":"Jan"},{"family":"Foxcroft","given":"Llewellyn C."},{"family":"Garlacz","given":"Rafał"},{"family":"Hejda","given":"Martin"},{"family":"MacFadyen","given":"Sandra"},{"family":"Pyrcz","given":"Tomasz"},{"family":"Pyšková","given":"Klára"},{"family":"Sedláček","given":"Ondřej"},{"family":"Storch","given":"David"},{"family":"Pyšek","given":"Petr"},{"family":"Tropek","given":"Robert"}],"issued":{"date-parts":[["2025"]]}}}],"schema":"https://github.com/citation-style-language/schema/raw/master/csl-citation.json"}</w:t>
        </w:r>
      </w:hyperlink>
      <w:del w:id="11" w:author="Unknown Author" w:date="2026-04-05T05:57:49Z">
        <w:r>
          <w:rPr>
            <w:b w:val="false"/>
            <w:caps w:val="false"/>
            <w:smallCaps w:val="false"/>
            <w:position w:val="0"/>
            <w:sz w:val="24"/>
            <w:u w:val="none"/>
            <w:vertAlign w:val="baseline"/>
          </w:rPr>
          <w:delText xml:space="preserve">(Liu </w:delText>
        </w:r>
      </w:del>
      <w:del w:id="12" w:author="Unknown Author" w:date="2026-04-05T05:57:49Z">
        <w:r>
          <w:rPr>
            <w:b w:val="false"/>
            <w:i/>
            <w:iCs/>
            <w:caps w:val="false"/>
            <w:smallCaps w:val="false"/>
            <w:position w:val="0"/>
            <w:sz w:val="24"/>
            <w:u w:val="none"/>
            <w:vertAlign w:val="baseline"/>
          </w:rPr>
          <w:delText>et al.</w:delText>
        </w:r>
      </w:del>
      <w:del w:id="13" w:author="Unknown Author" w:date="2026-04-05T05:57:49Z">
        <w:r>
          <w:rPr>
            <w:b w:val="false"/>
            <w:caps w:val="false"/>
            <w:smallCaps w:val="false"/>
            <w:position w:val="0"/>
            <w:sz w:val="24"/>
            <w:u w:val="none"/>
            <w:vertAlign w:val="baseline"/>
          </w:rPr>
          <w:delText xml:space="preserve">, 2016; Gaona </w:delText>
        </w:r>
      </w:del>
      <w:del w:id="14" w:author="Unknown Author" w:date="2026-04-05T05:57:49Z">
        <w:r>
          <w:rPr>
            <w:b w:val="false"/>
            <w:i/>
            <w:iCs/>
            <w:caps w:val="false"/>
            <w:smallCaps w:val="false"/>
            <w:position w:val="0"/>
            <w:sz w:val="24"/>
            <w:u w:val="none"/>
            <w:vertAlign w:val="baseline"/>
          </w:rPr>
          <w:delText>et al.</w:delText>
        </w:r>
      </w:del>
      <w:del w:id="15" w:author="Unknown Author" w:date="2026-04-05T05:57:49Z">
        <w:r>
          <w:rPr>
            <w:b w:val="false"/>
            <w:caps w:val="false"/>
            <w:smallCaps w:val="false"/>
            <w:position w:val="0"/>
            <w:sz w:val="24"/>
            <w:u w:val="none"/>
            <w:vertAlign w:val="baseline"/>
          </w:rPr>
          <w:delText>, 2025)</w:delText>
        </w:r>
      </w:del>
      <w:r>
        <w:rPr>
          <w:color w:val="000000"/>
        </w:rPr>
        <w:t>. However</w:t>
      </w:r>
      <w:r>
        <w:rPr>
          <w:color w:val="000000"/>
          <w:lang w:val="en-US"/>
        </w:rPr>
        <w:t>,</w:t>
      </w:r>
      <w:r>
        <w:rPr>
          <w:color w:val="000000"/>
        </w:rPr>
        <w:t xml:space="preserve"> it is also probable that a lot of the variance in the beetle populations over time </w:t>
      </w:r>
      <w:r>
        <w:rPr>
          <w:color w:val="000000"/>
          <w:lang w:val="en-US"/>
        </w:rPr>
        <w:t>is</w:t>
      </w:r>
      <w:r>
        <w:rPr>
          <w:color w:val="000000"/>
        </w:rPr>
        <w:t xml:space="preserve"> due to factors that are </w:t>
      </w:r>
      <w:r>
        <w:rPr>
          <w:color w:val="000000"/>
          <w:lang w:val="en-US"/>
        </w:rPr>
        <w:t>difficult to</w:t>
      </w:r>
      <w:r>
        <w:rPr>
          <w:color w:val="000000"/>
        </w:rPr>
        <w:t xml:space="preserve"> measure and </w:t>
      </w:r>
      <w:r>
        <w:rPr>
          <w:color w:val="000000"/>
          <w:lang w:val="en-US"/>
        </w:rPr>
        <w:t>quantify</w:t>
      </w:r>
      <w:r>
        <w:rPr>
          <w:color w:val="000000"/>
        </w:rPr>
        <w:t xml:space="preserve">. While likely drivers of insect decline have been proposed and supported with evidence </w:t>
      </w:r>
      <w:hyperlink r:id="rId8">
        <w:r>
          <w:rPr>
            <w:rStyle w:val="Hyperlink"/>
            <w:color w:val="000000"/>
          </w:rPr>
          <w:t>ITEM CSL_CITATION {"citationID":"VqU0z6T9","properties":{"formattedCitation":"(Cardoso {\\i{}et al.}, 2020)","plainCitation":"(Cardoso et al., 2020)","noteIndex":0},"citationItems":[{"id":680,"uris":["http://zotero.org/users/9696131/items/HKR3D2F8"],"itemData":{"id":680,"type":"article-journal","abstract":"Here we build on the manifesto ‘World Scientists’ Warning to Humanity, issued by the Alliance of World Scientists. As a group of conservation biologists deeply concerned about the decline of insect populations, we here review what we know about the drivers of insect extinctions, their consequences, and how extinctions can negatively impact humanity. We are causing insect extinctions by driving habitat loss, degradation, and fragmentation, use of polluting and harmful substances, the spread of invasive species, global climate change, direct overexploitation, and co-extinction of species dependent on other species. With insect extinctions, we lose much more than species. We lose abundance and biomass of insects, diversity across space and time with consequent homogenization, large parts of the tree of life, unique ecological functions and traits, and fundamental parts of extensive networks of biotic interactions. Such losses lead to the decline of key ecosystem services on which humanity depends. From pollination and decomposition, to being resources for new medicines, habitat quality indication and many others, insects provide essential and irreplaceable services. We appeal for urgent action to close key knowledge gaps and curb insect extinctions. An investment in research programs that generate local, regional and global strategies that counter this trend is essential. Solutions are available and implementable, but urgent action is needed now to match our intentions.","container-title":"Biological Conservation","DOI":"10.1016/j.biocon.2020.108426","ISSN":"0006-3207","journalAbbreviation":"Biological Conservation","page":"108426","source":"ScienceDirect","title":"Scientists' warning to humanity on insect extinctions","volume":"242","author":[{"family":"Cardoso","given":"Pedro"},{"family":"Barton","given":"Philip S."},{"family":"Birkhofer","given":"Klaus"},{"family":"Chichorro","given":"Filipe"},{"family":"Deacon","given":"Charl"},{"family":"Fartmann","given":"Thomas"},{"family":"Fukushima","given":"Caroline S."},{"family":"Gaigher","given":"René"},{"family":"Habel","given":"Jan C."},{"family":"Hallmann","given":"Caspar A."},{"family":"Hill","given":"Matthew J."},{"family":"Hochkirch","given":"Axel"},{"family":"Kwak","given":"Mackenzie L."},{"family":"Mammola","given":"Stefano"},{"family":"Ari Noriega","given":"Jorge"},{"family":"Orfinger","given":"Alexander B."},{"family":"Pedraza","given":"Fernando"},{"family":"Pryke","given":"James S."},{"family":"Roque","given":"Fabio O."},{"family":"Settele","given":"Josef"},{"family":"Simaika","given":"John P."},{"family":"Stork","given":"Nigel E."},{"family":"Suhling","given":"Frank"},{"family":"Vorster","given":"Carlien"},{"family":"Samways","given":"Michael J."}],"issued":{"date-parts":[["2020",2,1]]}}}],"schema":"https://github.com/citation-style-language/schema/raw/master/csl-citation.json"}</w:t>
        </w:r>
      </w:hyperlink>
      <w:del w:id="16" w:author="Unknown Author" w:date="2026-04-05T05:57:55Z">
        <w:r>
          <w:rPr>
            <w:b w:val="false"/>
            <w:caps w:val="false"/>
            <w:smallCaps w:val="false"/>
            <w:position w:val="0"/>
            <w:sz w:val="24"/>
            <w:u w:val="none"/>
            <w:vertAlign w:val="baseline"/>
          </w:rPr>
          <w:delText xml:space="preserve">(Cardoso </w:delText>
        </w:r>
      </w:del>
      <w:del w:id="17" w:author="Unknown Author" w:date="2026-04-05T05:57:55Z">
        <w:r>
          <w:rPr>
            <w:b w:val="false"/>
            <w:i/>
            <w:iCs/>
            <w:caps w:val="false"/>
            <w:smallCaps w:val="false"/>
            <w:position w:val="0"/>
            <w:sz w:val="24"/>
            <w:u w:val="none"/>
            <w:vertAlign w:val="baseline"/>
          </w:rPr>
          <w:delText>et al.</w:delText>
        </w:r>
      </w:del>
      <w:del w:id="18" w:author="Unknown Author" w:date="2026-04-05T05:57:55Z">
        <w:r>
          <w:rPr>
            <w:b w:val="false"/>
            <w:caps w:val="false"/>
            <w:smallCaps w:val="false"/>
            <w:position w:val="0"/>
            <w:sz w:val="24"/>
            <w:u w:val="none"/>
            <w:vertAlign w:val="baseline"/>
          </w:rPr>
          <w:delText>, 2020)</w:delText>
        </w:r>
      </w:del>
      <w:r>
        <w:rPr>
          <w:color w:val="000000"/>
        </w:rPr>
        <w:t xml:space="preserve">, the importance of each of these drivers within the specific areas being considered in any one scenario </w:t>
      </w:r>
      <w:r>
        <w:rPr>
          <w:color w:val="000000"/>
          <w:lang w:val="en-US"/>
        </w:rPr>
        <w:t>is</w:t>
      </w:r>
      <w:r>
        <w:rPr>
          <w:color w:val="000000"/>
        </w:rPr>
        <w:t xml:space="preserve"> relatively unknown. </w:t>
      </w:r>
      <w:r>
        <w:rPr>
          <w:color w:val="000000"/>
          <w:lang w:val="en-US"/>
        </w:rPr>
        <w:t>F</w:t>
      </w:r>
      <w:r>
        <w:rPr>
          <w:color w:val="000000"/>
        </w:rPr>
        <w:t xml:space="preserve">or conservation strategies and efforts to be implemented in order to minimise the biodiversity lost, experimental studies are necessary in addition to observational studies </w:t>
      </w:r>
      <w:hyperlink r:id="rId9">
        <w:r>
          <w:rPr>
            <w:rStyle w:val="Hyperlink"/>
            <w:color w:val="000000"/>
          </w:rPr>
          <w:t>ITEM CSL_CITATION {"citationID":"m9FFZHJn","properties":{"formattedCitation":"(Weisser {\\i{}et al.}, 2023)","plainCitation":"(Weisser et al., 2023)","noteIndex":0},"citationItems":[{"id":64,"uris":["http://zotero.org/users/9696131/items/PFKRGHBT"],"itemData":{"id":64,"type":"article-journal","abstract":"Sparked by reports of insect declines of unexpected extent, there has been a surge in the compilation and analysis of insect time series data. While this effort has led to valuable databases, disagreement remains as to whether, where and why insects are declining. The ‘why’ question is particularly important because successful insect conservation will need to address the most important drivers of decline. Despite repeated calls for more long-term data, new time series will have to run for decades to quantitatively surpass those currently available. Here we argue that experimentation in addition to quantitative analysis of existing data is needed to identify the most important drivers of insect decline. While most potential drivers of insect population change are likely to have already been identified, their relative importance is largely unknown. Researchers should thus unite and use statistical insight to set up suitable experiments to be able to rank drivers by their importance. Such a coordinated effort is needed to produce the knowledge necessary for conservation action and will also result in increased monitoring and new time series.","container-title":"Biology Letters","DOI":"10.1098/rsbl.2022.0500","issue":"2","note":"publisher: Royal Society","page":"20220500","source":"royalsocietypublishing.org (Atypon)","title":"Experiments are needed to quantify the main causes of insect decline","volume":"19","author":[{"family":"Weisser","given":"Wolfgang"},{"family":"Blüthgen","given":"Nico"},{"family":"Staab","given":"Michael"},{"family":"Achury","given":"Rafael"},{"family":"Müller","given":"Jörg"}],"issued":{"date-parts":[["2023",2,15]]}}}],"schema":"https://github.com/citation-style-language/schema/raw/master/csl-citation.json"}</w:t>
        </w:r>
      </w:hyperlink>
      <w:del w:id="19" w:author="Unknown Author" w:date="2026-04-05T05:58:06Z">
        <w:r>
          <w:rPr>
            <w:b w:val="false"/>
            <w:caps w:val="false"/>
            <w:smallCaps w:val="false"/>
            <w:position w:val="0"/>
            <w:sz w:val="24"/>
            <w:u w:val="none"/>
            <w:vertAlign w:val="baseline"/>
          </w:rPr>
          <w:delText xml:space="preserve">(Weisser </w:delText>
        </w:r>
      </w:del>
      <w:del w:id="20" w:author="Unknown Author" w:date="2026-04-05T05:58:06Z">
        <w:r>
          <w:rPr>
            <w:b w:val="false"/>
            <w:i/>
            <w:iCs/>
            <w:caps w:val="false"/>
            <w:smallCaps w:val="false"/>
            <w:position w:val="0"/>
            <w:sz w:val="24"/>
            <w:u w:val="none"/>
            <w:vertAlign w:val="baseline"/>
          </w:rPr>
          <w:delText>et al.</w:delText>
        </w:r>
      </w:del>
      <w:del w:id="21" w:author="Unknown Author" w:date="2026-04-05T05:58:06Z">
        <w:r>
          <w:rPr>
            <w:b w:val="false"/>
            <w:caps w:val="false"/>
            <w:smallCaps w:val="false"/>
            <w:position w:val="0"/>
            <w:sz w:val="24"/>
            <w:u w:val="none"/>
            <w:vertAlign w:val="baseline"/>
          </w:rPr>
          <w:delText>, 2023)</w:delText>
        </w:r>
      </w:del>
      <w:r>
        <w:rPr>
          <w:color w:val="000000"/>
        </w:rPr>
        <w:t xml:space="preserve">. Other significant factors </w:t>
      </w:r>
      <w:r>
        <w:rPr>
          <w:color w:val="000000"/>
          <w:lang w:val="en-US"/>
        </w:rPr>
        <w:t xml:space="preserve">that </w:t>
      </w:r>
      <w:r>
        <w:rPr>
          <w:color w:val="000000"/>
        </w:rPr>
        <w:t xml:space="preserve">should be considered are the specific ecological traits that the different species exhibit. Beetles that exhibit differing feeding ecologies and trophic levels also have differing levels of peak abundance with regard to seasonality </w:t>
      </w:r>
      <w:hyperlink r:id="rId10">
        <w:r>
          <w:rPr>
            <w:rStyle w:val="Hyperlink"/>
            <w:color w:val="000000"/>
          </w:rPr>
          <w:t>ITEM CSL_CITATION {"citationID":"Ks8n9h5J","properties":{"formattedCitation":"(Grimbacher and Stork, 2009)","plainCitation":"(Grimbacher and Stork, 2009)","noteIndex":0},"citationItems":[{"id":608,"uris":["http://zotero.org/users/9696131/items/4Y3ISKD3"],"itemData":{"id":608,"type":"article-journal","abstract":"ABSTRACT\n            One of the least understood aspects of insect diversity in tropical rain forests is the temporal structuring, or seasonality, of communities. We collected 29,986 beetles of 1473 species over a 4‐yr period (45 monthly samples), with the aim to document the temporal dynamics of a trophically diverse beetle assemblage from lowland tropical rain forest at Cape Tribulation, Australia. Malaise and flight interception traps were used to sample adult beetles at five locations at both ground and canopy levels. Beetles were caught throughout the year, but individual species were patchy in their temporal distribution, with the 124 more abundant species on average being present only 56 percent of the time. Climatic variables (precipitation, temperature, and solar radiation) were poorly correlated with adult beetle abundance, possibly because: (1) seasonality of total beetle abundance was slight; (2) the peak activity period (September–November) did not correspond to any climatic maxima or minima; or (3) responses were nonlinear owing to the existence of thresholds or developmental time‐lags. Our results do not concur with the majority of tropical insect seasonality studies suggesting a wet season peak of insect activity, perhaps because there is no uniform pattern of insect seasonally for the humid tropics. Herbivores showed low seasonality and individual species’ peaks were less temporally aggregated compared to nonherbivores. Canopy‐caught and larger beetles (&gt; 5 mm) showed greater seasonality and peaked later in the year compared to smaller or ground‐caught beetles. Thus seasonality of adult beetles varied according to the traits of feeding ecology, body size, and habitat strata.","container-title":"Biotropica","DOI":"10.1111/j.1744-7429.2008.00477.x","ISSN":"0006-3606, 1744-7429","issue":"3","journalAbbreviation":"Biotropica","language":"en","page":"328-337","source":"DOI.org (Crossref)","title":"Seasonality of a Diverse Beetle Assemblage Inhabiting Lowland Tropical Rain Forest in Australia","volume":"41","author":[{"family":"Grimbacher","given":"Peter S."},{"family":"Stork","given":"Nigel E."}],"issued":{"date-parts":[["2009",5]]}}}],"schema":"https://github.com/citation-style-language/schema/raw/master/csl-citation.json"}</w:t>
        </w:r>
      </w:hyperlink>
      <w:del w:id="22" w:author="Unknown Author" w:date="2026-04-05T05:58:17Z">
        <w:r>
          <w:rPr>
            <w:color w:val="000000"/>
          </w:rPr>
          <w:delText>(Grimbacher and Stork, 2009)</w:delText>
        </w:r>
      </w:del>
      <w:r>
        <w:rPr>
          <w:color w:val="000000"/>
        </w:rPr>
        <w:t xml:space="preserve">. Factors such as larval ecology, reproduction, hibernation, and seasonal peak activity periods all depend on a number of direct climatic environmental variables, as well as potential chemical triggers and signals from surrounding vegetation </w:t>
      </w:r>
      <w:hyperlink r:id="rId11">
        <w:r>
          <w:rPr>
            <w:rStyle w:val="Hyperlink"/>
            <w:color w:val="000000"/>
          </w:rPr>
          <w:t>ITEM CSL_CITATION {"citationID":"EHXe9CZe","properties":{"formattedCitation":"(Nishida, 2014)","plainCitation":"(Nishida, 2014)","noteIndex":0},"citationItems":[{"id":805,"uris":["http://zotero.org/users/9696131/items/UE6JS62H"],"itemData":{"id":805,"type":"article-journal","abstract":"Abstract\n            Plants produce a diverse array of secondary metabolites as chemical barriers against herbivores. Many phytophagous insects are highly adapted to these allelochemicals and use such unique substances as the specific host-finding cues, defensive substances of their own, and even as sex pheromones or their precursors by selectively sensing, incorporating, and/or processing these phytochemicals. Insects also serve as pollinators often effectively guided by specific floral fragrances. This review demonstrates the ecological significance of such plant secondary metabolites in the highly diverse interactions between insects and plants.","container-title":"Bioscience, Biotechnology, and Biochemistry","DOI":"10.1080/09168451.2014.877836","ISSN":"0916-8451, 1347-6947","issue":"1","language":"en","license":"https://academic.oup.com/journals/pages/open_access/funder_policies/chorus/standard_publication_model","page":"1-13","source":"DOI.org (Crossref)","title":"Chemical ecology of insect–plant interactions: ecological significance of plant secondary metabolites","title-short":"Chemical ecology of insect–plant interactions","volume":"78","author":[{"family":"Nishida","given":"Ritsuo"}],"issued":{"date-parts":[["2014",1,2]]}}}],"schema":"https://github.com/citation-style-language/schema/raw/master/csl-citation.json"}</w:t>
        </w:r>
      </w:hyperlink>
      <w:del w:id="23" w:author="Unknown Author" w:date="2026-04-05T05:58:30Z">
        <w:r>
          <w:rPr>
            <w:color w:val="000000"/>
          </w:rPr>
          <w:delText>(Nishida, 2014)</w:delText>
        </w:r>
      </w:del>
      <w:r>
        <w:rPr>
          <w:color w:val="000000"/>
        </w:rPr>
        <w:t>.</w:t>
      </w:r>
    </w:p>
    <w:p>
      <w:pPr>
        <w:pStyle w:val="Normal"/>
        <w:rPr/>
      </w:pPr>
      <w:r>
        <w:rPr>
          <w:color w:val="000000"/>
          <w:lang w:val="en-US"/>
        </w:rPr>
        <w:t>To determine the</w:t>
      </w:r>
      <w:r>
        <w:rPr>
          <w:color w:val="000000"/>
        </w:rPr>
        <w:t xml:space="preserve"> status of beetle decline in the Cederberg conclusively and for a variety of different species, further studies</w:t>
      </w:r>
      <w:r>
        <w:rPr>
          <w:color w:val="000000"/>
          <w:lang w:val="en-US"/>
        </w:rPr>
        <w:t xml:space="preserve"> are</w:t>
      </w:r>
      <w:r>
        <w:rPr>
          <w:color w:val="000000"/>
        </w:rPr>
        <w:t xml:space="preserve"> need</w:t>
      </w:r>
      <w:r>
        <w:rPr>
          <w:color w:val="000000"/>
          <w:lang w:val="en-US"/>
        </w:rPr>
        <w:t>ed</w:t>
      </w:r>
      <w:r>
        <w:rPr>
          <w:color w:val="000000"/>
        </w:rPr>
        <w:t xml:space="preserve">. In the case that </w:t>
      </w:r>
      <w:commentRangeStart w:id="2"/>
      <w:r>
        <w:rPr>
          <w:color w:val="000000"/>
        </w:rPr>
        <w:t>they are</w:t>
      </w:r>
      <w:r>
        <w:rPr/>
      </w:r>
      <w:commentRangeEnd w:id="2"/>
      <w:r>
        <w:commentReference w:id="2"/>
      </w:r>
      <w:r>
        <w:rPr>
          <w:color w:val="000000"/>
        </w:rPr>
        <w:t xml:space="preserve"> </w:t>
      </w:r>
      <w:r>
        <w:rPr>
          <w:color w:val="000000"/>
        </w:rPr>
        <w:t>declining</w:t>
      </w:r>
      <w:r>
        <w:rPr>
          <w:color w:val="000000"/>
        </w:rPr>
        <w:t xml:space="preserve">, including and identifying other beetle families and also making an effort to examine and describe the specific biological, ecological, and behavioural traits of the most abundant and most intensely changing species need to be described. The lack of knowledge regarding any specific vegetation interactions in the current iteration of this study seems to be the factor limiting potential conclusions the most. The initially proposed hypothesis that insects would have an upslope altitudinal range shift as temperatures increased </w:t>
      </w:r>
      <w:hyperlink r:id="rId12">
        <w:r>
          <w:rPr>
            <w:rStyle w:val="Hyperlink"/>
            <w:color w:val="000000"/>
          </w:rPr>
          <w:t>ITEM CSL_CITATION {"citationID":"BV7dxerb","properties":{"formattedCitation":"(Wilson {\\i{}et al.}, 2010; Men\\uc0\\u233{}ndez {\\i{}et al.}, 2014)","plainCitation":"(Wilson et al., 2010; Menéndez et al., 2014)","noteIndex":0},"citationItems":[{"id":15,"uris":["http://zotero.org/users/9696131/items/KDT2GB3V"],"itemData":{"id":15,"type":"article-journal","container-title":"Ecological Modelling","DOI":"10.1016/j.ecolmodel.2009.09.016","ISSN":"03043800","issue":"1","journalAbbreviation":"Ecological Modelling","language":"en","license":"https://www.elsevier.com/tdm/userlicense/1.0/","page":"106-112","source":"DOI.org (Crossref)","title":"A Hierarchical Bayesian model of wildfire in a Mediterranean biodiversity hotspot: Implications of weather variability and global circulation","title-short":"A Hierarchical Bayesian model of wildfire in a Mediterranean biodiversity hotspot","volume":"221","author":[{"family":"Wilson","given":"Adam M."},{"family":"Latimer","given":"Andrew M."},{"family":"Silander","given":"John A."},{"family":"Gelfand","given":"Alan E."},{"family":"De Klerk","given":"Helen"}],"issued":{"date-parts":[["2010",1]]}}},{"id":659,"uris":["http://zotero.org/users/9696131/items/Y9L7FFS2"],"itemData":{"id":659,"type":"article-journal","abstract":"Aim Mountain regions are particularly well-suited for investigating the impact of climate change on species ranges because they encompass both upper and lower limits of species distribution. Here, we investigate changes in the elevational distribution of dung beetle species (Coleoptera: Scarabaeoidea) in two separate mountain regions in Europe. Location South-western Alps (France) and Sierra Nevada (Spain). Methods We compared historical and current data on dung beetle distributions along elevation gradients for 30 species in the SW Alps and 19 species in the Sierra Nevada. We tested for significant changes between survey periods in three parameters: mean elevation and upper and lower range limits. Results We found up-slope range shifts for 63% and 90% of the species in the SW Alps and Sierra Nevada, respectively. Up-slope range shifts resulted mainly from expansion of upper range limits in the SW Alps and from changes of both range limits in the Sierra Nevada. The magnitudes of range shifts were consistent with the level of warming experienced in each region, but they also reflected the asymmetrical warming observed along the elevation gradients. Smaller changes were observed for species reaching their historical range limits at the higher elevations, associated with a non-significant increase in temperature between periods. Main conclusions The differences observed between regions are related to the geographical position of each mountain range, which determines the characteristics (including thermal tolerance) of the regional species pool, and the level of warming, which determines whether maximum thermal tolerance has been exceeded for the majority of species in the region. Our results highlight the importance of considering both the biogeography of the mountain and the species pool under study when assessing the sensitivity of species to future climate change in mountain regions.","container-title":"Global Ecology and Biogeography","DOI":"10.1111/geb.12142","ISSN":"1466-8238","issue":"6","language":"en","license":"© 2013 John Wiley &amp; Sons Ltd","note":"_eprint: https://onlinelibrary.wiley.com/doi/pdf/10.1111/geb.12142","page":"646-657","source":"Wiley Online Library","title":"Climate change and elevational range shifts: evidence from dung beetles in two European mountain ranges","title-short":"Climate change and elevational range shifts","volume":"23","author":[{"family":"Menéndez","given":"Rosa"},{"family":"González-Megías","given":"Adela"},{"family":"Jay-Robert","given":"Pierre"},{"family":"Marquéz-Ferrando","given":"Rocío"}],"issued":{"date-parts":[["2014"]]}}}],"schema":"https://github.com/citation-style-language/schema/raw/master/csl-citation.json"}</w:t>
        </w:r>
      </w:hyperlink>
      <w:del w:id="24" w:author="Unknown Author" w:date="2026-04-05T05:59:14Z">
        <w:r>
          <w:rPr>
            <w:b w:val="false"/>
            <w:caps w:val="false"/>
            <w:smallCaps w:val="false"/>
            <w:position w:val="0"/>
            <w:sz w:val="24"/>
            <w:u w:val="none"/>
            <w:vertAlign w:val="baseline"/>
          </w:rPr>
          <w:delText xml:space="preserve">(Wilson </w:delText>
        </w:r>
      </w:del>
      <w:del w:id="25" w:author="Unknown Author" w:date="2026-04-05T05:59:14Z">
        <w:r>
          <w:rPr>
            <w:b w:val="false"/>
            <w:i/>
            <w:iCs/>
            <w:caps w:val="false"/>
            <w:smallCaps w:val="false"/>
            <w:position w:val="0"/>
            <w:sz w:val="24"/>
            <w:u w:val="none"/>
            <w:vertAlign w:val="baseline"/>
          </w:rPr>
          <w:delText>et al.</w:delText>
        </w:r>
      </w:del>
      <w:del w:id="26" w:author="Unknown Author" w:date="2026-04-05T05:59:14Z">
        <w:r>
          <w:rPr>
            <w:b w:val="false"/>
            <w:caps w:val="false"/>
            <w:smallCaps w:val="false"/>
            <w:position w:val="0"/>
            <w:sz w:val="24"/>
            <w:u w:val="none"/>
            <w:vertAlign w:val="baseline"/>
          </w:rPr>
          <w:delText xml:space="preserve">, 2010; Menéndez </w:delText>
        </w:r>
      </w:del>
      <w:del w:id="27" w:author="Unknown Author" w:date="2026-04-05T05:59:14Z">
        <w:r>
          <w:rPr>
            <w:b w:val="false"/>
            <w:i/>
            <w:iCs/>
            <w:caps w:val="false"/>
            <w:smallCaps w:val="false"/>
            <w:position w:val="0"/>
            <w:sz w:val="24"/>
            <w:u w:val="none"/>
            <w:vertAlign w:val="baseline"/>
          </w:rPr>
          <w:delText>et al.</w:delText>
        </w:r>
      </w:del>
      <w:del w:id="28" w:author="Unknown Author" w:date="2026-04-05T05:59:14Z">
        <w:r>
          <w:rPr>
            <w:b w:val="false"/>
            <w:caps w:val="false"/>
            <w:smallCaps w:val="false"/>
            <w:position w:val="0"/>
            <w:sz w:val="24"/>
            <w:u w:val="none"/>
            <w:vertAlign w:val="baseline"/>
          </w:rPr>
          <w:delText>, 2014)</w:delText>
        </w:r>
      </w:del>
      <w:r>
        <w:rPr>
          <w:color w:val="000000"/>
        </w:rPr>
        <w:t xml:space="preserve"> was not met</w:t>
      </w:r>
      <w:r>
        <w:rPr>
          <w:color w:val="000000"/>
          <w:lang w:val="en-US"/>
        </w:rPr>
        <w:t xml:space="preserve"> in this study</w:t>
      </w:r>
      <w:r>
        <w:rPr>
          <w:color w:val="000000"/>
        </w:rPr>
        <w:t xml:space="preserve">. Most likely explanations for this have previously been indicated to be a specific vegetation interaction and being more affected by the distribution of their host-plants due to the benefits these plants provide them </w:t>
      </w:r>
      <w:hyperlink r:id="rId13">
        <w:r>
          <w:rPr>
            <w:rStyle w:val="Hyperlink"/>
            <w:color w:val="000000"/>
          </w:rPr>
          <w:t>ITEM CSL_CITATION {"citationID":"Hr1DKUkh","properties":{"formattedCitation":"(Hodkinson, 2005; McCain and Garfinkel, 2021)","plainCitation":"(Hodkinson, 2005; McCain and Garfinkel, 2021)","noteIndex":0},"citationItems":[{"id":35,"uris":["http://zotero.org/users/9696131/items/KU3XKWZC"],"itemData":{"id":35,"type":"article-journal","abstract":"ABSTRACT\n            \n              The literature on the response of insect species to the changing environments experienced along altitudinal gradients is diverse and widely dispersed. There is a growing awareness that such responses may serve as analogues for climate warming effects occurring at a particular fixed altitude or latitude over time. This review seeks, therefore, to synthesise information on the responses of insects and allied groups to increasing altitude and provide a platform for future research. It focuses on those functional aspects of insect biology that show positive or negative reaction to altitudinal changes but avoids emphasising adaptation to high altitude\n              per se\n              . Reactions can be direct, with insect characteristics or performance responding to changing environmental parameters, or they can be indirect and mediated through the insect's interaction with other organisms. These organisms include the host plant in the case of herbivorous insects, and also competitor species, specific parasitoids, predators and pathogens. The manner in which these various factors individually and collectively influence the morphology, behaviour, ecophysiology, growth and development, survival, reproduction, and spatial distribution of insect species is considered in detail. Resultant patterns in the abundance of individual species populations and of community species richness are examined. Attempts are made throughout to provide mechanistic explanations of trends and to place each topic, where appropriate, into the broader theoretical context by appropriate reference to key literature. The paper concludes by considering how montane insect species will respond to climate warming.","container-title":"Biological Reviews","DOI":"10.1017/S1464793105006767","ISSN":"1464-7931, 1469-185X","issue":"3","journalAbbreviation":"Biological Reviews","language":"en","page":"489-513","source":"DOI.org (Crossref)","title":"Terrestrial insects along elevation gradients: species and community responses to altitude","title-short":"Terrestrial insects along elevation gradients","volume":"80","author":[{"family":"Hodkinson","given":"Ian D."}],"issued":{"date-parts":[["2005",8]]}}},{"id":38,"uris":["http://zotero.org/users/9696131/items/K226CJJE"],"itemData":{"id":38,"type":"article-journal","abstract":"On mountains, unique in their steep and rapid climatic gradients, many insects are shifting their elevational range limits to track recent temperature change. In a review of the range shift literature to date, most of the 1478 montane insect populations tested so far are shifting to higher elevations, but there is conspicuous variation in the responses. We discuss the impact of study methodology as well as potential abiotic and biotic factors that may underlie this variation in climate change response. We encourage more empirical studies spanning greater insect biodiversity and directly testing how variation in species’ traits, biogeography, and abiotic–biotic context shapes variation in range shift responses.","collection-title":"Global change biology. Molecular physiology. October (2021)","container-title":"Current Opinion in Insect Science","DOI":"10.1016/j.cois.2021.06.003","ISSN":"2214-5745","journalAbbreviation":"Current Opinion in Insect Science","page":"111-118","source":"ScienceDirect","title":"Climate change and elevational range shifts in insects","volume":"47","author":[{"family":"McCain","given":"Christy M"},{"family":"Garfinkel","given":"Chloe F"}],"issued":{"date-parts":[["2021",10,1]]}}}],"schema":"https://github.com/citation-style-language/schema/raw/master/csl-citation.json"}</w:t>
        </w:r>
      </w:hyperlink>
      <w:ins w:id="29" w:author="Unknown Author" w:date="2026-04-05T05:59:24Z">
        <w:r>
          <w:rPr>
            <w:color w:val="000000"/>
          </w:rPr>
          <w:t>.</w:t>
        </w:r>
      </w:ins>
      <w:del w:id="30" w:author="Unknown Author" w:date="2026-04-05T05:59:23Z">
        <w:r>
          <w:rPr>
            <w:color w:val="000000"/>
          </w:rPr>
          <w:delText>(Hodkinson, 2005; McCain and Garfinkel, 2021).</w:delText>
        </w:r>
      </w:del>
      <w:r>
        <w:br w:type="page"/>
      </w:r>
    </w:p>
    <w:p>
      <w:pPr>
        <w:pStyle w:val="Heading1"/>
        <w:rPr>
          <w:del w:id="33" w:author="Unknown Author" w:date="2026-04-05T06:00:27Z"/>
        </w:rPr>
      </w:pPr>
      <w:r>
        <w:rPr/>
        <w:t>Reference</w:t>
      </w:r>
      <w:ins w:id="31" w:author="Unknown Author" w:date="2026-04-05T06:00:29Z">
        <w:r>
          <w:rPr/>
          <w:t>s</w:t>
        </w:r>
      </w:ins>
      <w:del w:id="32" w:author="Unknown Author" w:date="2026-04-05T06:00:27Z">
        <w:r>
          <w:rPr/>
          <w:delText>s</w:delText>
        </w:r>
      </w:del>
    </w:p>
    <w:p>
      <w:pPr>
        <w:pStyle w:val="Heading1"/>
        <w:rPr>
          <w:del w:id="37" w:author="Unknown Author" w:date="2026-04-05T06:00:27Z"/>
        </w:rPr>
      </w:pPr>
      <w:del w:id="34" w:author="Unknown Author" w:date="2026-04-05T06:00:27Z">
        <w:r>
          <w:rPr/>
          <w:delText xml:space="preserve">Bao, Z., Zhang, J., Wang, G., Guan, T., Jin, J., Liu, Y., Li, M. and Ma, T. (2021) ‘The sensitivity of vegetation cover to climate change in multiple climatic zones using machine learning algorithms’, </w:delText>
        </w:r>
      </w:del>
      <w:del w:id="35" w:author="Unknown Author" w:date="2026-04-05T06:00:27Z">
        <w:r>
          <w:rPr>
            <w:i/>
            <w:iCs/>
          </w:rPr>
          <w:delText>Ecological Indicators</w:delText>
        </w:r>
      </w:del>
      <w:del w:id="36" w:author="Unknown Author" w:date="2026-04-05T06:00:27Z">
        <w:r>
          <w:rPr/>
          <w:delText xml:space="preserve">, 124, p. 107443. DOI: https://doi.org/10.1016/j.ecolind.2021.107443. </w:delText>
        </w:r>
      </w:del>
    </w:p>
    <w:p>
      <w:pPr>
        <w:pStyle w:val="Heading1"/>
        <w:rPr>
          <w:del w:id="41" w:author="Unknown Author" w:date="2026-04-05T06:00:27Z"/>
        </w:rPr>
      </w:pPr>
      <w:del w:id="38" w:author="Unknown Author" w:date="2026-04-05T06:00:27Z">
        <w:r>
          <w:rPr/>
          <w:delText xml:space="preserve">Botes, A., McGeoch, M.A. and Chown, S.L. (2007) ‘Ground-dwelling beetle assemblages in the northern Cape Floristic Region: Patterns, correlates and implications’, </w:delText>
        </w:r>
      </w:del>
      <w:del w:id="39" w:author="Unknown Author" w:date="2026-04-05T06:00:27Z">
        <w:r>
          <w:rPr>
            <w:i/>
            <w:iCs/>
          </w:rPr>
          <w:delText>Austral Ecology</w:delText>
        </w:r>
      </w:del>
      <w:del w:id="40" w:author="Unknown Author" w:date="2026-04-05T06:00:27Z">
        <w:r>
          <w:rPr/>
          <w:delText xml:space="preserve">, 32(2), pp. 210–224. DOI: https://doi.org/10.1111/j.1442-9993.2007.01681.x. </w:delText>
        </w:r>
      </w:del>
    </w:p>
    <w:p>
      <w:pPr>
        <w:pStyle w:val="Heading1"/>
        <w:rPr>
          <w:del w:id="45" w:author="Unknown Author" w:date="2026-04-05T06:00:27Z"/>
        </w:rPr>
      </w:pPr>
      <w:del w:id="42" w:author="Unknown Author" w:date="2026-04-05T06:00:27Z">
        <w:r>
          <w:rPr/>
          <w:delText xml:space="preserve">Botes, A., McGeoch, M.A., Robertson, H.G., Niekerk, A., Davids, H.P. and Chown, S.L. (2006) ‘Ants, altitude and change in the northern Cape Floristic Region’, </w:delText>
        </w:r>
      </w:del>
      <w:del w:id="43" w:author="Unknown Author" w:date="2026-04-05T06:00:27Z">
        <w:r>
          <w:rPr>
            <w:i/>
            <w:iCs/>
          </w:rPr>
          <w:delText>Journal of Biogeography</w:delText>
        </w:r>
      </w:del>
      <w:del w:id="44" w:author="Unknown Author" w:date="2026-04-05T06:00:27Z">
        <w:r>
          <w:rPr/>
          <w:delText xml:space="preserve">, 33(1), pp. 71–90. DOI: https://doi.org/10.1111/j.1365-2699.2005.01336.x. </w:delText>
        </w:r>
      </w:del>
    </w:p>
    <w:p>
      <w:pPr>
        <w:pStyle w:val="Heading1"/>
        <w:rPr>
          <w:del w:id="49" w:author="Unknown Author" w:date="2026-04-05T06:00:27Z"/>
        </w:rPr>
      </w:pPr>
      <w:del w:id="46" w:author="Unknown Author" w:date="2026-04-05T06:00:27Z">
        <w:r>
          <w:rPr/>
          <w:delText xml:space="preserve">Cardoso, P., Barton, P.S., Birkhofer, K., Chichorro, F., Deacon, C., Fartmann, T., Fukushima, C.S., Gaigher, R., Habel, J.C., Hallmann, C.A., Hill, M.J., Hochkirch, A., Kwak, M.L., Mammola, S., Ari Noriega, J., Orfinger, A.B., Pedraza, F., Pryke, J.S., Roque, F.O., Settele, J., Simaika, J.P., Stork, N.E., Suhling, F., Vorster, C. and Samways, M.J. (2020) ‘Scientists’ warning to humanity on insect extinctions’, </w:delText>
        </w:r>
      </w:del>
      <w:del w:id="47" w:author="Unknown Author" w:date="2026-04-05T06:00:27Z">
        <w:r>
          <w:rPr>
            <w:i/>
            <w:iCs/>
          </w:rPr>
          <w:delText>Biological Conservation</w:delText>
        </w:r>
      </w:del>
      <w:del w:id="48" w:author="Unknown Author" w:date="2026-04-05T06:00:27Z">
        <w:r>
          <w:rPr/>
          <w:delText xml:space="preserve">, 242, p. 108426. DOI: https://doi.org/10.1016/j.biocon.2020.108426. </w:delText>
        </w:r>
      </w:del>
    </w:p>
    <w:p>
      <w:pPr>
        <w:pStyle w:val="Heading1"/>
        <w:rPr>
          <w:del w:id="53" w:author="Unknown Author" w:date="2026-04-05T06:00:27Z"/>
        </w:rPr>
      </w:pPr>
      <w:del w:id="50" w:author="Unknown Author" w:date="2026-04-05T06:00:27Z">
        <w:r>
          <w:rPr/>
          <w:delText xml:space="preserve">Gaona, F.P., Delabye, S., Potocký, P., Govorov, V., Čuda, J., Foxcroft, L.C., Garlacz, R., Hejda, M., MacFadyen, S., Pyrcz, T., Pyšková, K., Sedláček, O., Storch, D., Pyšek, P. and Tropek, R. (2025) ‘Climate-Driven Vegetation Characteristics Shape Phytophagous and Carnivorous Insect Diversity in South African Savannahs’, </w:delText>
        </w:r>
      </w:del>
      <w:del w:id="51" w:author="Unknown Author" w:date="2026-04-05T06:00:27Z">
        <w:r>
          <w:rPr>
            <w:i/>
            <w:iCs/>
          </w:rPr>
          <w:delText>Journal of Biogeography</w:delText>
        </w:r>
      </w:del>
      <w:del w:id="52" w:author="Unknown Author" w:date="2026-04-05T06:00:27Z">
        <w:r>
          <w:rPr/>
          <w:delText xml:space="preserve">, 52(4), p. e15076. DOI: https://doi.org/10.1111/jbi.15076. </w:delText>
        </w:r>
      </w:del>
    </w:p>
    <w:p>
      <w:pPr>
        <w:pStyle w:val="Heading1"/>
        <w:rPr>
          <w:del w:id="57" w:author="Unknown Author" w:date="2026-04-05T06:00:27Z"/>
        </w:rPr>
      </w:pPr>
      <w:del w:id="54" w:author="Unknown Author" w:date="2026-04-05T06:00:27Z">
        <w:r>
          <w:rPr/>
          <w:delText xml:space="preserve">Grimbacher, P.S. and Stork, N.E. (2009) ‘Seasonality of a Diverse Beetle Assemblage Inhabiting Lowland Tropical Rain Forest in Australia’, </w:delText>
        </w:r>
      </w:del>
      <w:del w:id="55" w:author="Unknown Author" w:date="2026-04-05T06:00:27Z">
        <w:r>
          <w:rPr>
            <w:i/>
            <w:iCs/>
          </w:rPr>
          <w:delText>Biotropica</w:delText>
        </w:r>
      </w:del>
      <w:del w:id="56" w:author="Unknown Author" w:date="2026-04-05T06:00:27Z">
        <w:r>
          <w:rPr/>
          <w:delText xml:space="preserve">, 41(3), pp. 328–337. DOI: https://doi.org/10.1111/j.1744-7429.2008.00477.x. </w:delText>
        </w:r>
      </w:del>
    </w:p>
    <w:p>
      <w:pPr>
        <w:pStyle w:val="Heading1"/>
        <w:rPr>
          <w:del w:id="61" w:author="Unknown Author" w:date="2026-04-05T06:00:27Z"/>
        </w:rPr>
      </w:pPr>
      <w:del w:id="58" w:author="Unknown Author" w:date="2026-04-05T06:00:27Z">
        <w:r>
          <w:rPr/>
          <w:delText xml:space="preserve">Hodkinson, I.D. (2005) ‘Terrestrial insects along elevation gradients: species and community responses to altitude’, </w:delText>
        </w:r>
      </w:del>
      <w:del w:id="59" w:author="Unknown Author" w:date="2026-04-05T06:00:27Z">
        <w:r>
          <w:rPr>
            <w:i/>
            <w:iCs/>
          </w:rPr>
          <w:delText>Biological Reviews</w:delText>
        </w:r>
      </w:del>
      <w:del w:id="60" w:author="Unknown Author" w:date="2026-04-05T06:00:27Z">
        <w:r>
          <w:rPr/>
          <w:delText xml:space="preserve">, 80(3), pp. 489–513. DOI: https://doi.org/10.1017/S1464793105006767. </w:delText>
        </w:r>
      </w:del>
    </w:p>
    <w:p>
      <w:pPr>
        <w:pStyle w:val="Heading1"/>
        <w:rPr>
          <w:del w:id="65" w:author="Unknown Author" w:date="2026-04-05T06:00:27Z"/>
        </w:rPr>
      </w:pPr>
      <w:del w:id="62" w:author="Unknown Author" w:date="2026-04-05T06:00:27Z">
        <w:r>
          <w:rPr/>
          <w:delText xml:space="preserve">Homburg, K., Drees, C., Boutaud, E., Nolte, D., Schuett, W., Zumstein, P., von Ruschkowski, E. and Assmann, T. (2019) ‘Where have all the beetles gone? Long-term study reveals carabid species decline in a nature reserve in Northern Germany’, </w:delText>
        </w:r>
      </w:del>
      <w:del w:id="63" w:author="Unknown Author" w:date="2026-04-05T06:00:27Z">
        <w:r>
          <w:rPr>
            <w:i/>
            <w:iCs/>
          </w:rPr>
          <w:delText>Insect Conservation and Diversity</w:delText>
        </w:r>
      </w:del>
      <w:del w:id="64" w:author="Unknown Author" w:date="2026-04-05T06:00:27Z">
        <w:r>
          <w:rPr/>
          <w:delText xml:space="preserve">, 12(4), pp. 268–277. DOI: https://doi.org/10.1111/icad.12348. </w:delText>
        </w:r>
      </w:del>
    </w:p>
    <w:p>
      <w:pPr>
        <w:pStyle w:val="Heading1"/>
        <w:rPr>
          <w:del w:id="69" w:author="Unknown Author" w:date="2026-04-05T06:00:27Z"/>
        </w:rPr>
      </w:pPr>
      <w:del w:id="66" w:author="Unknown Author" w:date="2026-04-05T06:00:27Z">
        <w:r>
          <w:rPr/>
          <w:delText xml:space="preserve">Liu, J.-L., Li, F.-R., Sun, T.-S., Ma, L.-F., Liu, L.-L. and Yang, K. (2016) ‘Interactive effects of vegetation and soil determine the composition and diversity of carabid and tenebrionid functional groups in an arid ecosystem’, </w:delText>
        </w:r>
      </w:del>
      <w:del w:id="67" w:author="Unknown Author" w:date="2026-04-05T06:00:27Z">
        <w:r>
          <w:rPr>
            <w:i/>
            <w:iCs/>
          </w:rPr>
          <w:delText>Journal of Arid Environments</w:delText>
        </w:r>
      </w:del>
      <w:del w:id="68" w:author="Unknown Author" w:date="2026-04-05T06:00:27Z">
        <w:r>
          <w:rPr/>
          <w:delText xml:space="preserve">, 128, pp. 80–90. DOI: https://doi.org/10.1016/j.jaridenv.2016.01.009. </w:delText>
        </w:r>
      </w:del>
    </w:p>
    <w:p>
      <w:pPr>
        <w:pStyle w:val="Heading1"/>
        <w:rPr>
          <w:del w:id="73" w:author="Unknown Author" w:date="2026-04-05T06:00:27Z"/>
        </w:rPr>
      </w:pPr>
      <w:del w:id="70" w:author="Unknown Author" w:date="2026-04-05T06:00:27Z">
        <w:r>
          <w:rPr/>
          <w:delText xml:space="preserve">McCain, C.M. and Garfinkel, C.F. (2021) ‘Climate change and elevational range shifts in insects’, </w:delText>
        </w:r>
      </w:del>
      <w:del w:id="71" w:author="Unknown Author" w:date="2026-04-05T06:00:27Z">
        <w:r>
          <w:rPr>
            <w:i/>
            <w:iCs/>
          </w:rPr>
          <w:delText>Current Opinion in Insect Science</w:delText>
        </w:r>
      </w:del>
      <w:del w:id="72" w:author="Unknown Author" w:date="2026-04-05T06:00:27Z">
        <w:r>
          <w:rPr/>
          <w:delText xml:space="preserve">, 47, pp. 111–118. DOI: https://doi.org/10.1016/j.cois.2021.06.003. </w:delText>
        </w:r>
      </w:del>
    </w:p>
    <w:p>
      <w:pPr>
        <w:pStyle w:val="Heading1"/>
        <w:rPr>
          <w:del w:id="77" w:author="Unknown Author" w:date="2026-04-05T06:00:27Z"/>
        </w:rPr>
      </w:pPr>
      <w:del w:id="74" w:author="Unknown Author" w:date="2026-04-05T06:00:27Z">
        <w:r>
          <w:rPr/>
          <w:delText xml:space="preserve">Menéndez, R., González-Megías, A., Jay-Robert, P. and Marquéz-Ferrando, R. (2014) ‘Climate change and elevational range shifts: evidence from dung beetles in two European mountain ranges’, </w:delText>
        </w:r>
      </w:del>
      <w:del w:id="75" w:author="Unknown Author" w:date="2026-04-05T06:00:27Z">
        <w:r>
          <w:rPr>
            <w:i/>
            <w:iCs/>
          </w:rPr>
          <w:delText>Global Ecology and Biogeography</w:delText>
        </w:r>
      </w:del>
      <w:del w:id="76" w:author="Unknown Author" w:date="2026-04-05T06:00:27Z">
        <w:r>
          <w:rPr/>
          <w:delText xml:space="preserve">, 23(6), pp. 646–657. DOI: https://doi.org/10.1111/geb.12142. </w:delText>
        </w:r>
      </w:del>
    </w:p>
    <w:p>
      <w:pPr>
        <w:pStyle w:val="Heading1"/>
        <w:rPr>
          <w:del w:id="81" w:author="Unknown Author" w:date="2026-04-05T06:00:27Z"/>
        </w:rPr>
      </w:pPr>
      <w:del w:id="78" w:author="Unknown Author" w:date="2026-04-05T06:00:27Z">
        <w:r>
          <w:rPr/>
          <w:delText xml:space="preserve">Nishida, R. (2014) ‘Chemical ecology of insect–plant interactions: ecological significance of plant secondary metabolites’, </w:delText>
        </w:r>
      </w:del>
      <w:del w:id="79" w:author="Unknown Author" w:date="2026-04-05T06:00:27Z">
        <w:r>
          <w:rPr>
            <w:i/>
            <w:iCs/>
          </w:rPr>
          <w:delText>Bioscience, Biotechnology, and Biochemistry</w:delText>
        </w:r>
      </w:del>
      <w:del w:id="80" w:author="Unknown Author" w:date="2026-04-05T06:00:27Z">
        <w:r>
          <w:rPr/>
          <w:delText xml:space="preserve">, 78(1), pp. 1–13. DOI: https://doi.org/10.1080/09168451.2014.877836. </w:delText>
        </w:r>
      </w:del>
    </w:p>
    <w:p>
      <w:pPr>
        <w:pStyle w:val="Heading1"/>
        <w:rPr>
          <w:del w:id="85" w:author="Unknown Author" w:date="2026-04-05T06:00:27Z"/>
        </w:rPr>
      </w:pPr>
      <w:del w:id="82" w:author="Unknown Author" w:date="2026-04-05T06:00:27Z">
        <w:r>
          <w:rPr/>
          <w:delText xml:space="preserve">Sánchez-Bayo, F. and Wyckhuys, K.A.G. (2019) ‘Worldwide decline of the entomofauna: A review of its drivers’, </w:delText>
        </w:r>
      </w:del>
      <w:del w:id="83" w:author="Unknown Author" w:date="2026-04-05T06:00:27Z">
        <w:r>
          <w:rPr>
            <w:i/>
            <w:iCs/>
          </w:rPr>
          <w:delText>Biological Conservation</w:delText>
        </w:r>
      </w:del>
      <w:del w:id="84" w:author="Unknown Author" w:date="2026-04-05T06:00:27Z">
        <w:r>
          <w:rPr/>
          <w:delText xml:space="preserve">, 232, pp. 8–27. DOI: https://doi.org/10.1016/j.biocon.2019.01.020. </w:delText>
        </w:r>
      </w:del>
    </w:p>
    <w:p>
      <w:pPr>
        <w:pStyle w:val="Heading1"/>
        <w:rPr>
          <w:del w:id="89" w:author="Unknown Author" w:date="2026-04-05T06:00:27Z"/>
        </w:rPr>
      </w:pPr>
      <w:del w:id="86" w:author="Unknown Author" w:date="2026-04-05T06:00:27Z">
        <w:r>
          <w:rPr/>
          <w:delText xml:space="preserve">Weisser, W., Blüthgen, N., Staab, M., Achury, R. and Müller, J. (2023) ‘Experiments are needed to quantify the main causes of insect decline’, </w:delText>
        </w:r>
      </w:del>
      <w:del w:id="87" w:author="Unknown Author" w:date="2026-04-05T06:00:27Z">
        <w:r>
          <w:rPr>
            <w:i/>
            <w:iCs/>
          </w:rPr>
          <w:delText>Biology Letters</w:delText>
        </w:r>
      </w:del>
      <w:del w:id="88" w:author="Unknown Author" w:date="2026-04-05T06:00:27Z">
        <w:r>
          <w:rPr/>
          <w:delText xml:space="preserve">, 19(2), p. 20220500. DOI: https://doi.org/10.1098/rsbl.2022.0500. </w:delText>
        </w:r>
      </w:del>
    </w:p>
    <w:p>
      <w:pPr>
        <w:pStyle w:val="Heading1"/>
        <w:rPr>
          <w:del w:id="93" w:author="Unknown Author" w:date="2026-04-05T06:00:27Z"/>
        </w:rPr>
      </w:pPr>
      <w:del w:id="90" w:author="Unknown Author" w:date="2026-04-05T06:00:27Z">
        <w:r>
          <w:rPr/>
          <w:delText xml:space="preserve">Wilson, A.M., Latimer, A.M., Silander, J.A., Gelfand, A.E. and De Klerk, H. (2010) ‘A Hierarchical Bayesian model of wildfire in a Mediterranean biodiversity hotspot: Implications of weather variability and global circulation’, </w:delText>
        </w:r>
      </w:del>
      <w:del w:id="91" w:author="Unknown Author" w:date="2026-04-05T06:00:27Z">
        <w:r>
          <w:rPr>
            <w:i/>
            <w:iCs/>
          </w:rPr>
          <w:delText>Ecological Modelling</w:delText>
        </w:r>
      </w:del>
      <w:del w:id="92" w:author="Unknown Author" w:date="2026-04-05T06:00:27Z">
        <w:r>
          <w:rPr/>
          <w:delText xml:space="preserve">, 221(1), pp. 106–112. DOI: https://doi.org/10.1016/j.ecolmodel.2009.09.016. </w:delText>
        </w:r>
      </w:del>
    </w:p>
    <w:p>
      <w:pPr>
        <w:pStyle w:val="Heading1"/>
        <w:rPr/>
      </w:pPr>
      <w:del w:id="94" w:author="Unknown Author" w:date="2026-04-05T06:00:27Z">
        <w:r>
          <w:rPr/>
          <w:delText xml:space="preserve">Bao, Z., Zhang, J., Wang, G., Guan, T., Jin, J., Liu, Y., Li, M. and Ma, T. (2021) ‘The sensitivity of vegetation cover to climate change in multiple climatic zones using machine learning algorithms’, </w:delText>
        </w:r>
      </w:del>
      <w:del w:id="95" w:author="Unknown Author" w:date="2026-04-05T06:00:27Z">
        <w:r>
          <w:rPr>
            <w:i/>
          </w:rPr>
          <w:delText>Ecological Indicators</w:delText>
        </w:r>
      </w:del>
      <w:del w:id="96" w:author="Unknown Author" w:date="2026-04-05T06:00:27Z">
        <w:r>
          <w:rPr/>
          <w:delText>, 124, p. 107443. DOI: https://doi.org/10.1016/j.ecolind.2021.107443.</w:delText>
        </w:r>
      </w:del>
    </w:p>
    <w:p>
      <w:pPr>
        <w:pStyle w:val="Bibliography1"/>
        <w:rPr/>
      </w:pPr>
      <w:hyperlink r:id="rId14">
        <w:r>
          <w:rPr>
            <w:rStyle w:val="Hyperlink"/>
          </w:rPr>
          <w:t>BIBL {"uncited":[],"omitted":[],"custom":[]} CSL_BIBLIOGRAPHY</w:t>
        </w:r>
      </w:hyperlink>
    </w:p>
    <w:p>
      <w:pPr>
        <w:pStyle w:val="Bibliography1"/>
        <w:spacing w:before="0" w:after="240"/>
        <w:rPr/>
      </w:pPr>
      <w:hyperlink r:id="rId15">
        <w:r>
          <w:rPr>
            <w:rStyle w:val="Hyperlink"/>
          </w:rPr>
          <w:t>DOCUMENT_PREFERENCES &lt;data data-version="3" zotero-version="7.0.32"&gt;&lt;session id="EKcCbhIq"/&gt;&lt;style id="http://www.zotero.org/styles/harvard-cite-them-right-no-et-al" locale="en-GB" hasBibliography="1" bibliographyStyleHasBeenSet="0"/&gt;&lt;prefs&gt;&lt;pref name="fieldType" value="Bookmark"/&gt;&lt;/prefs&gt;&lt;/data&gt;</w:t>
        </w:r>
      </w:hyperlink>
    </w:p>
    <w:sectPr>
      <w:type w:val="nextPage"/>
      <w:pgSz w:w="11906" w:h="16838"/>
      <w:pgMar w:left="1134" w:right="1134" w:gutter="0" w:header="0" w:top="1134" w:footer="0" w:bottom="1134"/>
      <w:pgNumType w:start="1"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busisiwe Ndaba" w:date="2026-04-02T23:58:00Z" w:initials="AN">
    <w:p w14:paraId="01000000">
      <w:pPr>
        <w:jc w:val="start"/>
        <w:rPr/>
      </w:pPr>
      <w:r>
        <w:annotationRef/>
      </w:r>
      <w:r>
        <w:rPr>
          <w:sz w:val="20"/>
          <w:szCs w:val="20"/>
        </w:rPr>
        <w:t>does this refer to live vegetation?</w:t>
      </w:r>
    </w:p>
  </w:comment>
  <w:comment w:id="1" w:author="Abusisiwe Ndaba [2]" w:date="2026-04-03T12:39:00Z" w:initials="AN">
    <w:p w14:paraId="02000000">
      <w:pPr>
        <w:jc w:val="start"/>
        <w:rPr/>
      </w:pPr>
      <w:r>
        <w:annotationRef/>
      </w:r>
      <w:r>
        <w:rPr>
          <w:sz w:val="20"/>
          <w:szCs w:val="20"/>
        </w:rPr>
        <w:t>species richness over time?</w:t>
      </w:r>
    </w:p>
  </w:comment>
  <w:comment w:id="2" w:author="Abusisiwe Ndaba [2]" w:date="2026-04-03T12:57:00Z" w:initials="AN">
    <w:p w14:paraId="03000000">
      <w:pPr>
        <w:jc w:val="start"/>
        <w:rPr/>
      </w:pPr>
      <w:r>
        <w:annotationRef/>
      </w:r>
      <w:r>
        <w:rPr>
          <w:sz w:val="20"/>
          <w:szCs w:val="20"/>
        </w:rPr>
        <w:t>beetles are declining?</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Ex w15:paraId="03000000" w15:done="1"/>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90"/>
  <w:embedTrueTypeFonts/>
  <w:revisionView w:insDel="0" w:formatting="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GB" w:eastAsia="en-GB" w:bidi="ar-SA"/>
      </w:rPr>
    </w:rPrDefault>
    <w:pPrDefault>
      <w:pPr>
        <w:suppressAutoHyphens w:val="true"/>
      </w:pPr>
    </w:pPrDefault>
  </w:docDefaults>
  <w:style w:type="paragraph" w:styleId="Normal">
    <w:name w:val="Normal"/>
    <w:qFormat/>
    <w:pPr>
      <w:widowControl/>
      <w:kinsoku w:val="true"/>
      <w:overflowPunct w:val="true"/>
      <w:autoSpaceDE w:val="true"/>
      <w:bidi w:val="0"/>
      <w:spacing w:before="0" w:after="0"/>
      <w:jc w:val="both"/>
    </w:pPr>
    <w:rPr>
      <w:rFonts w:ascii="Arial" w:hAnsi="Arial" w:eastAsia="Arial" w:cs="Arial"/>
      <w:color w:val="auto"/>
      <w:kern w:val="0"/>
      <w:sz w:val="24"/>
      <w:szCs w:val="24"/>
      <w:lang w:val="en-GB" w:eastAsia="en-GB" w:bidi="ar-SA"/>
    </w:rPr>
  </w:style>
  <w:style w:type="paragraph" w:styleId="Heading1">
    <w:name w:val="heading 1"/>
    <w:basedOn w:val="Normal"/>
    <w:next w:val="Normal"/>
    <w:qFormat/>
    <w:pPr>
      <w:keepNext w:val="true"/>
      <w:numPr>
        <w:ilvl w:val="0"/>
        <w:numId w:val="0"/>
      </w:numPr>
      <w:spacing w:before="240" w:after="120"/>
      <w:outlineLvl w:val="0"/>
    </w:pPr>
    <w:rPr>
      <w:b/>
      <w:bCs/>
      <w:sz w:val="26"/>
      <w:szCs w:val="26"/>
    </w:rPr>
  </w:style>
  <w:style w:type="paragraph" w:styleId="Heading2">
    <w:name w:val="heading 2"/>
    <w:basedOn w:val="Normal"/>
    <w:next w:val="Normal"/>
    <w:qFormat/>
    <w:pPr>
      <w:keepNext w:val="true"/>
      <w:numPr>
        <w:ilvl w:val="0"/>
        <w:numId w:val="0"/>
      </w:numPr>
      <w:spacing w:before="200" w:after="120"/>
      <w:outlineLvl w:val="1"/>
    </w:pPr>
    <w:rPr>
      <w:b/>
      <w:bCs/>
    </w:rPr>
  </w:style>
  <w:style w:type="paragraph" w:styleId="Heading3">
    <w:name w:val="heading 3"/>
    <w:basedOn w:val="Normal"/>
    <w:next w:val="Normal"/>
    <w:qFormat/>
    <w:pPr>
      <w:keepNext w:val="true"/>
      <w:keepLines/>
      <w:numPr>
        <w:ilvl w:val="0"/>
        <w:numId w:val="0"/>
      </w:numPr>
      <w:spacing w:before="280" w:after="80"/>
      <w:outlineLvl w:val="2"/>
    </w:pPr>
    <w:rPr>
      <w:b/>
      <w:bCs/>
      <w:sz w:val="28"/>
      <w:szCs w:val="28"/>
    </w:rPr>
  </w:style>
  <w:style w:type="paragraph" w:styleId="Heading4">
    <w:name w:val="heading 4"/>
    <w:basedOn w:val="Normal"/>
    <w:next w:val="Normal"/>
    <w:qFormat/>
    <w:pPr>
      <w:keepNext w:val="true"/>
      <w:keepLines/>
      <w:numPr>
        <w:ilvl w:val="0"/>
        <w:numId w:val="0"/>
      </w:numPr>
      <w:spacing w:before="240" w:after="40"/>
      <w:outlineLvl w:val="3"/>
    </w:pPr>
    <w:rPr>
      <w:b/>
      <w:bCs/>
    </w:rPr>
  </w:style>
  <w:style w:type="paragraph" w:styleId="Heading5">
    <w:name w:val="heading 5"/>
    <w:basedOn w:val="Normal"/>
    <w:next w:val="Normal"/>
    <w:qFormat/>
    <w:pPr>
      <w:keepNext w:val="true"/>
      <w:keepLines/>
      <w:numPr>
        <w:ilvl w:val="0"/>
        <w:numId w:val="0"/>
      </w:numPr>
      <w:spacing w:before="220" w:after="40"/>
      <w:outlineLvl w:val="4"/>
    </w:pPr>
    <w:rPr>
      <w:b/>
      <w:bCs/>
      <w:sz w:val="22"/>
      <w:szCs w:val="22"/>
    </w:rPr>
  </w:style>
  <w:style w:type="paragraph" w:styleId="Heading6">
    <w:name w:val="heading 6"/>
    <w:basedOn w:val="Normal"/>
    <w:next w:val="Normal"/>
    <w:qFormat/>
    <w:pPr>
      <w:keepNext w:val="true"/>
      <w:keepLines/>
      <w:numPr>
        <w:ilvl w:val="0"/>
        <w:numId w:val="0"/>
      </w:numPr>
      <w:spacing w:before="200" w:after="40"/>
      <w:outlineLvl w:val="5"/>
    </w:pPr>
    <w:rPr>
      <w:b/>
      <w:bCs/>
      <w:sz w:val="20"/>
      <w:szCs w:val="20"/>
    </w:rPr>
  </w:style>
  <w:style w:type="character" w:styleId="DefaultParagraphFont">
    <w:name w:val="Default Paragraph Font"/>
    <w:qFormat/>
    <w:rPr/>
  </w:style>
  <w:style w:type="character" w:styleId="CommentReference">
    <w:name w:val="annotation reference"/>
    <w:basedOn w:val="DefaultParagraphFont"/>
    <w:qFormat/>
    <w:rPr>
      <w:sz w:val="16"/>
      <w:szCs w:val="16"/>
    </w:rPr>
  </w:style>
  <w:style w:type="character" w:styleId="CommentTextChar">
    <w:name w:val="Comment Text Char"/>
    <w:basedOn w:val="DefaultParagraphFont"/>
    <w:link w:val="CommentText"/>
    <w:qFormat/>
    <w:rPr>
      <w:sz w:val="20"/>
      <w:szCs w:val="20"/>
    </w:rPr>
  </w:style>
  <w:style w:type="character" w:styleId="CommentSubjectChar">
    <w:name w:val="Comment Subject Char"/>
    <w:basedOn w:val="CommentTextChar"/>
    <w:link w:val="annotationsubject"/>
    <w:qFormat/>
    <w:rPr>
      <w:b/>
      <w:bCs/>
      <w:sz w:val="20"/>
      <w:szCs w:val="20"/>
    </w:rPr>
  </w:style>
  <w:style w:type="character" w:styleId="LineNumber">
    <w:name w:val="line number"/>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qFormat/>
    <w:pPr>
      <w:keepNext w:val="true"/>
      <w:spacing w:before="240" w:after="120"/>
    </w:pPr>
    <w:rPr>
      <w:b/>
      <w:bCs/>
      <w:sz w:val="28"/>
      <w:szCs w:val="28"/>
    </w:rPr>
  </w:style>
  <w:style w:type="paragraph" w:styleId="Subtitle">
    <w:name w:val="Subtitle"/>
    <w:basedOn w:val="Normal"/>
    <w:next w:val="Normal"/>
    <w:qFormat/>
    <w:pPr>
      <w:keepNext w:val="true"/>
      <w:spacing w:before="60" w:after="120"/>
    </w:pPr>
    <w:rPr>
      <w:sz w:val="26"/>
      <w:szCs w:val="26"/>
    </w:rPr>
  </w:style>
  <w:style w:type="paragraph" w:styleId="Revision">
    <w:name w:val="Revision"/>
    <w:qFormat/>
    <w:pPr>
      <w:widowControl/>
      <w:kinsoku w:val="true"/>
      <w:overflowPunct w:val="true"/>
      <w:autoSpaceDE w:val="true"/>
      <w:bidi w:val="0"/>
      <w:spacing w:before="0" w:after="0"/>
      <w:jc w:val="start"/>
    </w:pPr>
    <w:rPr>
      <w:rFonts w:ascii="Arial" w:hAnsi="Arial" w:eastAsia="Arial" w:cs="Arial"/>
      <w:color w:val="auto"/>
      <w:kern w:val="0"/>
      <w:sz w:val="24"/>
      <w:szCs w:val="24"/>
      <w:lang w:val="en-GB" w:eastAsia="en-GB" w:bidi="ar-SA"/>
    </w:rPr>
  </w:style>
  <w:style w:type="paragraph" w:styleId="CommentText">
    <w:name w:val="annotation text"/>
    <w:basedOn w:val="Normal"/>
    <w:link w:val="CommentTextChar"/>
    <w:pPr/>
    <w:rPr>
      <w:sz w:val="20"/>
      <w:szCs w:val="20"/>
    </w:rPr>
  </w:style>
  <w:style w:type="paragraph" w:styleId="annotationsubject">
    <w:name w:val="annotation subject"/>
    <w:basedOn w:val="CommentText"/>
    <w:next w:val="CommentText"/>
    <w:link w:val="CommentSubjectChar"/>
    <w:qFormat/>
    <w:pPr/>
    <w:rPr>
      <w:b/>
      <w:bCs/>
    </w:rPr>
  </w:style>
  <w:style w:type="paragraph" w:styleId="Bibliography1">
    <w:name w:val="Bibliography 1"/>
    <w:basedOn w:val="Index"/>
    <w:qFormat/>
    <w:pPr>
      <w:tabs>
        <w:tab w:val="clear" w:pos="720"/>
      </w:tabs>
      <w:spacing w:lineRule="atLeast" w:line="240" w:before="0" w:after="240"/>
      <w:ind w:hanging="0" w:start="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zotero.org/" TargetMode="External"/><Relationship Id="rId3" Type="http://schemas.openxmlformats.org/officeDocument/2006/relationships/hyperlink" Target="https://www.zotero.org/" TargetMode="External"/><Relationship Id="rId4" Type="http://schemas.openxmlformats.org/officeDocument/2006/relationships/hyperlink" Target="https://www.zotero.org/" TargetMode="External"/><Relationship Id="rId5" Type="http://schemas.openxmlformats.org/officeDocument/2006/relationships/hyperlink" Target="https://www.zotero.org/" TargetMode="External"/><Relationship Id="rId6" Type="http://schemas.openxmlformats.org/officeDocument/2006/relationships/hyperlink" Target="https://www.zotero.org/" TargetMode="External"/><Relationship Id="rId7" Type="http://schemas.openxmlformats.org/officeDocument/2006/relationships/hyperlink" Target="https://www.zotero.org/" TargetMode="External"/><Relationship Id="rId8" Type="http://schemas.openxmlformats.org/officeDocument/2006/relationships/hyperlink" Target="https://www.zotero.org/" TargetMode="External"/><Relationship Id="rId9" Type="http://schemas.openxmlformats.org/officeDocument/2006/relationships/hyperlink" Target="https://www.zotero.org/" TargetMode="External"/><Relationship Id="rId10" Type="http://schemas.openxmlformats.org/officeDocument/2006/relationships/hyperlink" Target="https://www.zotero.org/" TargetMode="External"/><Relationship Id="rId11" Type="http://schemas.openxmlformats.org/officeDocument/2006/relationships/hyperlink" Target="https://www.zotero.org/" TargetMode="External"/><Relationship Id="rId12" Type="http://schemas.openxmlformats.org/officeDocument/2006/relationships/hyperlink" Target="https://www.zotero.org/" TargetMode="External"/><Relationship Id="rId13" Type="http://schemas.openxmlformats.org/officeDocument/2006/relationships/hyperlink" Target="https://www.zotero.org/" TargetMode="External"/><Relationship Id="rId14" Type="http://schemas.openxmlformats.org/officeDocument/2006/relationships/hyperlink" Target="https://www.zotero.org/" TargetMode="External"/><Relationship Id="rId15" Type="http://schemas.openxmlformats.org/officeDocument/2006/relationships/hyperlink" Target="https://www.zotero.org/" TargetMode="External"/><Relationship Id="rId16" Type="http://schemas.openxmlformats.org/officeDocument/2006/relationships/comments" Target="comments.xml"/><Relationship Id="rId17" Type="http://schemas.microsoft.com/office/2011/relationships/commentsExtended" Target="commentsExtended.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LibreOffice/26.2.1.2$Linux_X86_64 LibreOffice_project/8399f6259d8c87f40e7255cdb3c9b958f5e08948</Application>
  <AppVersion>15.0000</AppVersion>
  <Pages>10</Pages>
  <Words>3752</Words>
  <Characters>34699</Characters>
  <CharactersWithSpaces>38506</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2026-04-03T10:59:00Z</dcterms:created>
  <dc:creator/>
  <dc:description/>
  <dc:language>en-GB</dc:language>
  <cp:lastModifiedBy/>
  <dcterms:modified xsi:type="dcterms:W3CDTF">2026-04-05T06:06:56Z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bSxq7S6jJXUO_1">
    <vt:lpwstr/>
  </property>
  <property fmtid="{D5CDD505-2E9C-101B-9397-08002B2CF9AE}" pid="3" name="ZOTERO_PREF_1">
    <vt:lpwstr>&lt;data data-version="3" zotero-version="7.0.32"&gt;&lt;session id="EKcCbhIq"/&gt;&lt;style id="http://www.zotero.org/styles/harvard-cite-them-right-no-et-al" locale="en-GB" hasBibliography="1" bibliographyStyleHasBeenSet="0"/&gt;&lt;prefs&gt;&lt;pref name="fieldType" value="Bookm</vt:lpwstr>
  </property>
  <property fmtid="{D5CDD505-2E9C-101B-9397-08002B2CF9AE}" pid="4" name="ZOTERO_PREF_2">
    <vt:lpwstr>ark"/&gt;&lt;/prefs&gt;&lt;/data&gt;</vt:lpwstr>
  </property>
</Properties>
</file>