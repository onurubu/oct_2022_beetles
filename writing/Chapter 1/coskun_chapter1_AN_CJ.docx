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8592F" w14:textId="77777777" w:rsidR="00361292" w:rsidRDefault="00000000">
      <w:pPr>
        <w:pStyle w:val="Title"/>
        <w:spacing w:line="360" w:lineRule="auto"/>
        <w:rPr>
          <w:ins w:id="0" w:author="Charlene Janion-Scheepers" w:date="2026-04-02T16:56:00Z" w16du:dateUtc="2026-04-02T14:56:00Z"/>
        </w:rPr>
      </w:pPr>
      <w:r>
        <w:t xml:space="preserve">Chapter 1: </w:t>
      </w:r>
    </w:p>
    <w:p w14:paraId="00000001" w14:textId="21C9F733" w:rsidR="00C37D33" w:rsidRPr="007338B8" w:rsidDel="007338B8" w:rsidRDefault="00000000">
      <w:pPr>
        <w:pStyle w:val="Title"/>
        <w:spacing w:line="360" w:lineRule="auto"/>
        <w:rPr>
          <w:del w:id="1" w:author="Charlene Janion-Scheepers" w:date="2026-04-02T16:57:00Z" w16du:dateUtc="2026-04-02T14:57:00Z"/>
          <w:sz w:val="32"/>
          <w:szCs w:val="32"/>
          <w:rPrChange w:id="2" w:author="Charlene Janion-Scheepers" w:date="2026-04-02T16:57:00Z" w16du:dateUtc="2026-04-02T14:57:00Z">
            <w:rPr>
              <w:del w:id="3" w:author="Charlene Janion-Scheepers" w:date="2026-04-02T16:57:00Z" w16du:dateUtc="2026-04-02T14:57:00Z"/>
            </w:rPr>
          </w:rPrChange>
        </w:rPr>
      </w:pPr>
      <w:del w:id="4" w:author="Charlene Janion-Scheepers" w:date="2026-04-02T16:57:00Z" w16du:dateUtc="2026-04-02T14:57:00Z">
        <w:r w:rsidRPr="007338B8" w:rsidDel="007338B8">
          <w:rPr>
            <w:sz w:val="32"/>
            <w:szCs w:val="32"/>
            <w:rPrChange w:id="5" w:author="Charlene Janion-Scheepers" w:date="2026-04-02T16:57:00Z" w16du:dateUtc="2026-04-02T14:57:00Z">
              <w:rPr/>
            </w:rPrChange>
          </w:rPr>
          <w:delText>Insect decline and its consequences, and the importance of long-term monitoring on conservation</w:delText>
        </w:r>
      </w:del>
    </w:p>
    <w:p w14:paraId="00000002" w14:textId="77777777" w:rsidR="00C37D33" w:rsidRPr="007338B8" w:rsidRDefault="00000000">
      <w:pPr>
        <w:pStyle w:val="Heading1"/>
        <w:numPr>
          <w:ilvl w:val="0"/>
          <w:numId w:val="1"/>
        </w:numPr>
        <w:spacing w:line="360" w:lineRule="auto"/>
        <w:rPr>
          <w:sz w:val="32"/>
          <w:szCs w:val="32"/>
          <w:rPrChange w:id="6" w:author="Charlene Janion-Scheepers" w:date="2026-04-02T16:57:00Z" w16du:dateUtc="2026-04-02T14:57:00Z">
            <w:rPr/>
          </w:rPrChange>
        </w:rPr>
      </w:pPr>
      <w:r w:rsidRPr="007338B8">
        <w:rPr>
          <w:sz w:val="32"/>
          <w:szCs w:val="32"/>
          <w:rPrChange w:id="7" w:author="Charlene Janion-Scheepers" w:date="2026-04-02T16:57:00Z" w16du:dateUtc="2026-04-02T14:57:00Z">
            <w:rPr/>
          </w:rPrChange>
        </w:rPr>
        <w:t>Introduction</w:t>
      </w:r>
    </w:p>
    <w:p w14:paraId="00000003" w14:textId="77777777" w:rsidR="00C37D33" w:rsidRDefault="00000000">
      <w:pPr>
        <w:pStyle w:val="Heading2"/>
        <w:numPr>
          <w:ilvl w:val="1"/>
          <w:numId w:val="1"/>
        </w:numPr>
        <w:spacing w:line="360" w:lineRule="auto"/>
      </w:pPr>
      <w:r>
        <w:t>Insect decline and conservation bias</w:t>
      </w:r>
    </w:p>
    <w:p w14:paraId="00000004" w14:textId="11D8550F" w:rsidR="00C37D33" w:rsidRDefault="00C72C0A">
      <w:pPr>
        <w:pBdr>
          <w:top w:val="nil"/>
          <w:left w:val="nil"/>
          <w:bottom w:val="nil"/>
          <w:right w:val="nil"/>
          <w:between w:val="nil"/>
        </w:pBdr>
        <w:spacing w:after="140" w:line="360" w:lineRule="auto"/>
        <w:rPr>
          <w:color w:val="000000"/>
        </w:rPr>
      </w:pPr>
      <w:ins w:id="8" w:author="Charlene Janion-Scheepers" w:date="2026-04-03T09:19:00Z" w16du:dateUtc="2026-04-03T07:19:00Z">
        <w:r>
          <w:rPr>
            <w:color w:val="000000"/>
          </w:rPr>
          <w:t xml:space="preserve">There has been an estimated 58% decline in global abundance for </w:t>
        </w:r>
        <w:r>
          <w:t>vertebrates</w:t>
        </w:r>
        <w:r>
          <w:rPr>
            <w:color w:val="000000"/>
          </w:rPr>
          <w:t xml:space="preserve"> over the last 50 years </w:t>
        </w:r>
        <w:r>
          <w:t>(WWF, 2016)</w:t>
        </w:r>
        <w:r>
          <w:rPr>
            <w:color w:val="000000"/>
          </w:rPr>
          <w:t>. However</w:t>
        </w:r>
        <w:r>
          <w:rPr>
            <w:color w:val="000000"/>
            <w:lang w:val="en-US"/>
          </w:rPr>
          <w:t>,</w:t>
        </w:r>
        <w:r>
          <w:rPr>
            <w:color w:val="000000"/>
          </w:rPr>
          <w:t xml:space="preserve"> the pace of decline </w:t>
        </w:r>
        <w:r>
          <w:rPr>
            <w:color w:val="000000"/>
            <w:lang w:val="en-US"/>
          </w:rPr>
          <w:t>in invertebrates, particularly</w:t>
        </w:r>
        <w:r>
          <w:rPr>
            <w:color w:val="000000"/>
          </w:rPr>
          <w:t xml:space="preserve"> </w:t>
        </w:r>
        <w:r>
          <w:rPr>
            <w:color w:val="000000"/>
            <w:lang w:val="en-US"/>
          </w:rPr>
          <w:t xml:space="preserve">insects, </w:t>
        </w:r>
        <w:r>
          <w:rPr>
            <w:color w:val="000000"/>
          </w:rPr>
          <w:t xml:space="preserve">reported by many studies </w:t>
        </w:r>
        <w:r>
          <w:rPr>
            <w:color w:val="000000"/>
            <w:lang w:val="en-US"/>
          </w:rPr>
          <w:t xml:space="preserve">far </w:t>
        </w:r>
        <w:r>
          <w:rPr>
            <w:color w:val="000000"/>
          </w:rPr>
          <w:t xml:space="preserve">exceeds that </w:t>
        </w:r>
        <w:r>
          <w:rPr>
            <w:color w:val="000000"/>
            <w:lang w:val="en-US"/>
          </w:rPr>
          <w:t>of</w:t>
        </w:r>
        <w:r>
          <w:rPr>
            <w:color w:val="000000"/>
          </w:rPr>
          <w:t xml:space="preserve"> vertebrates </w:t>
        </w:r>
        <w:r>
          <w:t xml:space="preserve">(Thomas </w:t>
        </w:r>
        <w:r>
          <w:rPr>
            <w:i/>
            <w:iCs/>
          </w:rPr>
          <w:t>et al.</w:t>
        </w:r>
        <w:r>
          <w:t xml:space="preserve">, 2004; Hallmann </w:t>
        </w:r>
        <w:r>
          <w:rPr>
            <w:i/>
            <w:iCs/>
          </w:rPr>
          <w:t>et al.</w:t>
        </w:r>
        <w:r>
          <w:t>, 2017)</w:t>
        </w:r>
        <w:r>
          <w:rPr>
            <w:color w:val="000000"/>
          </w:rPr>
          <w:t xml:space="preserve">. </w:t>
        </w:r>
      </w:ins>
      <w:r w:rsidR="00000000">
        <w:rPr>
          <w:color w:val="000000"/>
        </w:rPr>
        <w:t xml:space="preserve">It is estimated that 40% of the world’s insect species could become extinct over </w:t>
      </w:r>
      <w:del w:id="9" w:author="Abusisiwe Ndaba" w:date="2026-04-01T19:21:00Z" w16du:dateUtc="2026-04-01T17:21:00Z">
        <w:r w:rsidR="00000000" w:rsidDel="00E11923">
          <w:rPr>
            <w:color w:val="000000"/>
          </w:rPr>
          <w:delText>the course of</w:delText>
        </w:r>
        <w:r w:rsidR="00E11923" w:rsidDel="00E11923">
          <w:rPr>
            <w:color w:val="000000"/>
            <w:lang w:val="en-US"/>
          </w:rPr>
          <w:delText xml:space="preserve"> </w:delText>
        </w:r>
      </w:del>
      <w:r w:rsidR="00000000">
        <w:rPr>
          <w:color w:val="000000"/>
        </w:rPr>
        <w:t xml:space="preserve">the next few decades </w:t>
      </w:r>
      <w:r w:rsidR="00000000">
        <w:t>(Sánchez-Bayo and Wyckhuys, 2019)</w:t>
      </w:r>
      <w:r w:rsidR="00000000">
        <w:rPr>
          <w:color w:val="000000"/>
        </w:rPr>
        <w:t xml:space="preserve">. Studies have already shown that there </w:t>
      </w:r>
      <w:del w:id="10" w:author="Charlene Janion-Scheepers" w:date="2026-04-02T17:45:00Z" w16du:dateUtc="2026-04-02T15:45:00Z">
        <w:r w:rsidR="00000000" w:rsidDel="00DC6F87">
          <w:rPr>
            <w:color w:val="000000"/>
          </w:rPr>
          <w:delText xml:space="preserve">have </w:delText>
        </w:r>
      </w:del>
      <w:ins w:id="11" w:author="Charlene Janion-Scheepers" w:date="2026-04-02T17:45:00Z" w16du:dateUtc="2026-04-02T15:45:00Z">
        <w:r w:rsidR="00DC6F87">
          <w:rPr>
            <w:color w:val="000000"/>
          </w:rPr>
          <w:t>has</w:t>
        </w:r>
        <w:r w:rsidR="00DC6F87">
          <w:rPr>
            <w:color w:val="000000"/>
          </w:rPr>
          <w:t xml:space="preserve"> </w:t>
        </w:r>
      </w:ins>
      <w:r w:rsidR="00000000">
        <w:rPr>
          <w:color w:val="000000"/>
        </w:rPr>
        <w:t xml:space="preserve">been mass declines in </w:t>
      </w:r>
      <w:del w:id="12" w:author="Charlene Janion-Scheepers" w:date="2026-04-02T17:46:00Z" w16du:dateUtc="2026-04-02T15:46:00Z">
        <w:r w:rsidR="00000000" w:rsidDel="00DC6F87">
          <w:rPr>
            <w:color w:val="000000"/>
          </w:rPr>
          <w:delText xml:space="preserve">both </w:delText>
        </w:r>
      </w:del>
      <w:ins w:id="13" w:author="Charlene Janion-Scheepers" w:date="2026-04-02T17:46:00Z" w16du:dateUtc="2026-04-02T15:46:00Z">
        <w:r w:rsidR="00DC6F87">
          <w:rPr>
            <w:color w:val="000000"/>
          </w:rPr>
          <w:t>insect</w:t>
        </w:r>
        <w:r w:rsidR="00DC6F87">
          <w:rPr>
            <w:color w:val="000000"/>
          </w:rPr>
          <w:t xml:space="preserve"> </w:t>
        </w:r>
      </w:ins>
      <w:r w:rsidR="00000000">
        <w:rPr>
          <w:color w:val="000000"/>
        </w:rPr>
        <w:t xml:space="preserve">diversity and abundance in various groups across different countries. </w:t>
      </w:r>
      <w:ins w:id="14" w:author="Abusisiwe Ndaba [2]" w:date="2026-04-01T21:24:00Z" w16du:dateUtc="2026-04-01T19:24:00Z">
        <w:r w:rsidR="003D3387">
          <w:rPr>
            <w:color w:val="000000"/>
            <w:lang w:val="en-US"/>
          </w:rPr>
          <w:t>For example, a</w:t>
        </w:r>
      </w:ins>
      <w:del w:id="15" w:author="Abusisiwe Ndaba [2]" w:date="2026-04-01T21:24:00Z" w16du:dateUtc="2026-04-01T19:24:00Z">
        <w:r w:rsidR="00000000" w:rsidDel="003D3387">
          <w:rPr>
            <w:color w:val="000000"/>
          </w:rPr>
          <w:delText>A</w:delText>
        </w:r>
      </w:del>
      <w:r w:rsidR="00000000">
        <w:rPr>
          <w:color w:val="000000"/>
        </w:rPr>
        <w:t xml:space="preserve"> long-term study assessing insect populations in German protected areas reported that </w:t>
      </w:r>
      <w:ins w:id="16" w:author="Charlene Janion-Scheepers" w:date="2026-04-03T09:13:00Z" w16du:dateUtc="2026-04-03T07:13:00Z">
        <w:r w:rsidR="00CF1844">
          <w:rPr>
            <w:color w:val="000000"/>
          </w:rPr>
          <w:t xml:space="preserve">flying insect (Lepidoptera and Hymenoptera) abundance declined </w:t>
        </w:r>
        <w:r w:rsidR="00CF1844">
          <w:rPr>
            <w:color w:val="000000"/>
          </w:rPr>
          <w:t xml:space="preserve">by </w:t>
        </w:r>
      </w:ins>
      <w:r w:rsidR="00000000">
        <w:rPr>
          <w:color w:val="000000"/>
        </w:rPr>
        <w:t xml:space="preserve">75% </w:t>
      </w:r>
      <w:del w:id="17" w:author="Charlene Janion-Scheepers" w:date="2026-04-03T09:14:00Z" w16du:dateUtc="2026-04-03T07:14:00Z">
        <w:r w:rsidR="00000000" w:rsidDel="00CF1844">
          <w:rPr>
            <w:color w:val="000000"/>
          </w:rPr>
          <w:delText xml:space="preserve">of </w:delText>
        </w:r>
      </w:del>
      <w:del w:id="18" w:author="Charlene Janion-Scheepers" w:date="2026-04-03T09:13:00Z" w16du:dateUtc="2026-04-03T07:13:00Z">
        <w:r w:rsidR="00000000" w:rsidDel="00CF1844">
          <w:rPr>
            <w:color w:val="000000"/>
          </w:rPr>
          <w:delText xml:space="preserve">flying insect (Lepidoptera and Hymenoptera) abundance </w:delText>
        </w:r>
      </w:del>
      <w:del w:id="19" w:author="Charlene Janion-Scheepers" w:date="2026-04-03T09:14:00Z" w16du:dateUtc="2026-04-03T07:14:00Z">
        <w:r w:rsidR="00000000" w:rsidDel="00CF1844">
          <w:rPr>
            <w:color w:val="000000"/>
          </w:rPr>
          <w:delText xml:space="preserve">had </w:delText>
        </w:r>
      </w:del>
      <w:del w:id="20" w:author="Charlene Janion-Scheepers" w:date="2026-04-03T09:13:00Z" w16du:dateUtc="2026-04-03T07:13:00Z">
        <w:r w:rsidR="00000000" w:rsidDel="00CF1844">
          <w:rPr>
            <w:color w:val="000000"/>
          </w:rPr>
          <w:delText xml:space="preserve">declined </w:delText>
        </w:r>
      </w:del>
      <w:del w:id="21" w:author="Charlene Janion-Scheepers" w:date="2026-04-03T09:14:00Z" w16du:dateUtc="2026-04-03T07:14:00Z">
        <w:r w:rsidR="00000000" w:rsidDel="00CF1844">
          <w:rPr>
            <w:color w:val="000000"/>
          </w:rPr>
          <w:delText>across</w:delText>
        </w:r>
      </w:del>
      <w:ins w:id="22" w:author="Charlene Janion-Scheepers" w:date="2026-04-03T09:14:00Z" w16du:dateUtc="2026-04-03T07:14:00Z">
        <w:r w:rsidR="00CF1844">
          <w:rPr>
            <w:color w:val="000000"/>
          </w:rPr>
          <w:t>in</w:t>
        </w:r>
      </w:ins>
      <w:r w:rsidR="00000000">
        <w:rPr>
          <w:color w:val="000000"/>
        </w:rPr>
        <w:t xml:space="preserve"> 27 years </w:t>
      </w:r>
      <w:r w:rsidR="00000000">
        <w:t xml:space="preserve">(Hallmann </w:t>
      </w:r>
      <w:r w:rsidR="00000000">
        <w:rPr>
          <w:i/>
          <w:iCs/>
        </w:rPr>
        <w:t>et al.</w:t>
      </w:r>
      <w:r w:rsidR="00000000">
        <w:t>, 2017)</w:t>
      </w:r>
      <w:r w:rsidR="00000000">
        <w:rPr>
          <w:color w:val="000000"/>
        </w:rPr>
        <w:t xml:space="preserve">. Similar results were also observed in the </w:t>
      </w:r>
      <w:r w:rsidR="00000000">
        <w:t>Netherlands</w:t>
      </w:r>
      <w:r w:rsidR="00000000">
        <w:rPr>
          <w:color w:val="000000"/>
        </w:rPr>
        <w:t>, with long-term sampling</w:t>
      </w:r>
      <w:del w:id="23" w:author="Abusisiwe Ndaba" w:date="2026-04-01T19:32:00Z" w16du:dateUtc="2026-04-01T17:32:00Z">
        <w:r w:rsidR="00000000" w:rsidDel="00BC561E">
          <w:rPr>
            <w:color w:val="000000"/>
          </w:rPr>
          <w:delText>s</w:delText>
        </w:r>
      </w:del>
      <w:r w:rsidR="00000000">
        <w:rPr>
          <w:color w:val="000000"/>
        </w:rPr>
        <w:t xml:space="preserve"> indicating that moths</w:t>
      </w:r>
      <w:del w:id="24" w:author="Abusisiwe Ndaba" w:date="2026-04-01T19:34:00Z" w16du:dateUtc="2026-04-01T17:34:00Z">
        <w:r w:rsidR="00000000" w:rsidDel="00BC561E">
          <w:rPr>
            <w:color w:val="000000"/>
          </w:rPr>
          <w:delText xml:space="preserve"> had</w:delText>
        </w:r>
      </w:del>
      <w:r w:rsidR="00000000">
        <w:rPr>
          <w:color w:val="000000"/>
        </w:rPr>
        <w:t xml:space="preserve"> declined by 61%</w:t>
      </w:r>
      <w:del w:id="25" w:author="Abusisiwe Ndaba" w:date="2026-04-01T19:34:00Z" w16du:dateUtc="2026-04-01T17:34:00Z">
        <w:r w:rsidR="00000000" w:rsidDel="00BC561E">
          <w:rPr>
            <w:color w:val="000000"/>
          </w:rPr>
          <w:delText>,</w:delText>
        </w:r>
      </w:del>
      <w:r w:rsidR="00000000">
        <w:rPr>
          <w:color w:val="000000"/>
        </w:rPr>
        <w:t xml:space="preserve"> and ground beetles </w:t>
      </w:r>
      <w:del w:id="26" w:author="Abusisiwe Ndaba" w:date="2026-04-01T19:34:00Z" w16du:dateUtc="2026-04-01T17:34:00Z">
        <w:r w:rsidR="00000000" w:rsidDel="00BC561E">
          <w:rPr>
            <w:color w:val="000000"/>
          </w:rPr>
          <w:delText xml:space="preserve">had </w:delText>
        </w:r>
      </w:del>
      <w:del w:id="27" w:author="Charlene Janion-Scheepers" w:date="2026-04-03T09:14:00Z" w16du:dateUtc="2026-04-03T07:14:00Z">
        <w:r w:rsidR="00000000" w:rsidDel="00CB32FD">
          <w:rPr>
            <w:color w:val="000000"/>
          </w:rPr>
          <w:delText xml:space="preserve">declined </w:delText>
        </w:r>
      </w:del>
      <w:r w:rsidR="00000000">
        <w:rPr>
          <w:color w:val="000000"/>
        </w:rPr>
        <w:t xml:space="preserve">by 42% across 27 years of monitoring </w:t>
      </w:r>
      <w:r w:rsidR="00000000">
        <w:t xml:space="preserve">(Hallmann </w:t>
      </w:r>
      <w:r w:rsidR="00000000">
        <w:rPr>
          <w:i/>
          <w:iCs/>
        </w:rPr>
        <w:t>et al.</w:t>
      </w:r>
      <w:r w:rsidR="00000000">
        <w:t>, 2020)</w:t>
      </w:r>
      <w:r w:rsidR="00000000">
        <w:rPr>
          <w:color w:val="000000"/>
        </w:rPr>
        <w:t xml:space="preserve">. Outside of Europe, a 36-year study showed </w:t>
      </w:r>
      <w:del w:id="28" w:author="Abusisiwe Ndaba" w:date="2026-04-01T19:36:00Z" w16du:dateUtc="2026-04-01T17:36:00Z">
        <w:r w:rsidR="00000000" w:rsidDel="00BC561E">
          <w:rPr>
            <w:color w:val="000000"/>
          </w:rPr>
          <w:delText xml:space="preserve">that there were </w:delText>
        </w:r>
      </w:del>
      <w:r w:rsidR="00000000">
        <w:rPr>
          <w:color w:val="000000"/>
        </w:rPr>
        <w:t>declines in biomass, ranging from</w:t>
      </w:r>
      <w:del w:id="29" w:author="Abusisiwe Ndaba" w:date="2026-04-01T19:36:00Z" w16du:dateUtc="2026-04-01T17:36:00Z">
        <w:r w:rsidR="00000000" w:rsidDel="00BC561E">
          <w:rPr>
            <w:color w:val="000000"/>
          </w:rPr>
          <w:delText xml:space="preserve"> between</w:delText>
        </w:r>
      </w:del>
      <w:r w:rsidR="00000000">
        <w:rPr>
          <w:color w:val="000000"/>
        </w:rPr>
        <w:t xml:space="preserve"> 78% to 98% depending on the insect group</w:t>
      </w:r>
      <w:ins w:id="30" w:author="Abusisiwe Ndaba [2]" w:date="2026-04-01T21:36:00Z" w16du:dateUtc="2026-04-01T19:36:00Z">
        <w:r w:rsidR="0085288A">
          <w:rPr>
            <w:color w:val="000000"/>
            <w:lang w:val="en-US"/>
          </w:rPr>
          <w:t>. Together, these studies</w:t>
        </w:r>
      </w:ins>
      <w:del w:id="31" w:author="Abusisiwe Ndaba [2]" w:date="2026-04-01T21:36:00Z" w16du:dateUtc="2026-04-01T19:36:00Z">
        <w:r w:rsidR="00000000" w:rsidDel="0085288A">
          <w:rPr>
            <w:color w:val="000000"/>
          </w:rPr>
          <w:delText>,</w:delText>
        </w:r>
      </w:del>
      <w:r w:rsidR="00000000">
        <w:rPr>
          <w:color w:val="000000"/>
        </w:rPr>
        <w:t xml:space="preserve"> </w:t>
      </w:r>
      <w:ins w:id="32" w:author="Abusisiwe Ndaba" w:date="2026-04-01T19:37:00Z" w16du:dateUtc="2026-04-01T17:37:00Z">
        <w:r w:rsidR="00BC561E">
          <w:rPr>
            <w:color w:val="000000"/>
            <w:lang w:val="en-US"/>
          </w:rPr>
          <w:t>indicat</w:t>
        </w:r>
      </w:ins>
      <w:del w:id="33" w:author="Abusisiwe Ndaba" w:date="2026-04-01T19:37:00Z" w16du:dateUtc="2026-04-01T17:37:00Z">
        <w:r w:rsidR="00000000" w:rsidDel="00BC561E">
          <w:rPr>
            <w:color w:val="000000"/>
          </w:rPr>
          <w:delText>show</w:delText>
        </w:r>
      </w:del>
      <w:ins w:id="34" w:author="Abusisiwe Ndaba [2]" w:date="2026-04-01T21:35:00Z" w16du:dateUtc="2026-04-01T19:35:00Z">
        <w:r w:rsidR="0085288A">
          <w:rPr>
            <w:color w:val="000000"/>
            <w:lang w:val="en-US"/>
          </w:rPr>
          <w:t>e</w:t>
        </w:r>
      </w:ins>
      <w:r w:rsidR="00000000">
        <w:rPr>
          <w:color w:val="000000"/>
        </w:rPr>
        <w:t xml:space="preserve"> that these declines are being reported in tropical </w:t>
      </w:r>
      <w:ins w:id="35" w:author="Abusisiwe Ndaba" w:date="2026-04-01T19:38:00Z" w16du:dateUtc="2026-04-01T17:38:00Z">
        <w:r w:rsidR="005C33C4">
          <w:rPr>
            <w:color w:val="000000"/>
          </w:rPr>
          <w:t xml:space="preserve">as well </w:t>
        </w:r>
      </w:ins>
      <w:ins w:id="36" w:author="Abusisiwe Ndaba" w:date="2026-04-01T19:39:00Z" w16du:dateUtc="2026-04-01T17:39:00Z">
        <w:r w:rsidR="005C33C4">
          <w:rPr>
            <w:color w:val="000000"/>
            <w:lang w:val="en-US"/>
          </w:rPr>
          <w:t xml:space="preserve">as </w:t>
        </w:r>
      </w:ins>
      <w:ins w:id="37" w:author="Abusisiwe Ndaba" w:date="2026-04-01T19:38:00Z" w16du:dateUtc="2026-04-01T17:38:00Z">
        <w:r w:rsidR="005C33C4">
          <w:rPr>
            <w:color w:val="000000"/>
          </w:rPr>
          <w:t xml:space="preserve">temperate </w:t>
        </w:r>
      </w:ins>
      <w:ins w:id="38" w:author="Abusisiwe Ndaba [2]" w:date="2026-04-01T21:36:00Z" w16du:dateUtc="2026-04-01T19:36:00Z">
        <w:r w:rsidR="0085288A">
          <w:rPr>
            <w:color w:val="000000"/>
            <w:lang w:val="en-US"/>
          </w:rPr>
          <w:t>region</w:t>
        </w:r>
      </w:ins>
      <w:del w:id="39" w:author="Abusisiwe Ndaba [2]" w:date="2026-04-01T21:36:00Z" w16du:dateUtc="2026-04-01T19:36:00Z">
        <w:r w:rsidR="00000000" w:rsidDel="0085288A">
          <w:rPr>
            <w:color w:val="000000"/>
          </w:rPr>
          <w:delText>climate</w:delText>
        </w:r>
      </w:del>
      <w:r w:rsidR="00000000">
        <w:rPr>
          <w:color w:val="000000"/>
        </w:rPr>
        <w:t xml:space="preserve">s </w:t>
      </w:r>
      <w:del w:id="40" w:author="Abusisiwe Ndaba" w:date="2026-04-01T19:38:00Z" w16du:dateUtc="2026-04-01T17:38:00Z">
        <w:r w:rsidR="00000000" w:rsidDel="005C33C4">
          <w:rPr>
            <w:color w:val="000000"/>
          </w:rPr>
          <w:delText xml:space="preserve">as well temperate </w:delText>
        </w:r>
      </w:del>
      <w:del w:id="41" w:author="Abusisiwe Ndaba" w:date="2026-04-01T19:39:00Z" w16du:dateUtc="2026-04-01T17:39:00Z">
        <w:r w:rsidR="00000000" w:rsidDel="005C33C4">
          <w:rPr>
            <w:color w:val="000000"/>
          </w:rPr>
          <w:delText xml:space="preserve">ones </w:delText>
        </w:r>
      </w:del>
      <w:r w:rsidR="00000000">
        <w:t>(Lister and Garcia, 2018)</w:t>
      </w:r>
      <w:r w:rsidR="00000000">
        <w:rPr>
          <w:color w:val="000000"/>
        </w:rPr>
        <w:t xml:space="preserve">. The main proposed reasons for </w:t>
      </w:r>
      <w:del w:id="42" w:author="Charlene Janion-Scheepers" w:date="2026-04-03T09:17:00Z" w16du:dateUtc="2026-04-03T07:17:00Z">
        <w:r w:rsidR="00000000" w:rsidDel="000E608E">
          <w:rPr>
            <w:color w:val="000000"/>
          </w:rPr>
          <w:delText xml:space="preserve">why </w:delText>
        </w:r>
      </w:del>
      <w:ins w:id="43" w:author="Charlene Janion-Scheepers" w:date="2026-04-03T09:17:00Z" w16du:dateUtc="2026-04-03T07:17:00Z">
        <w:r w:rsidR="000E608E">
          <w:rPr>
            <w:color w:val="000000"/>
          </w:rPr>
          <w:t>these observed</w:t>
        </w:r>
        <w:r w:rsidR="000E608E">
          <w:rPr>
            <w:color w:val="000000"/>
          </w:rPr>
          <w:t xml:space="preserve"> </w:t>
        </w:r>
      </w:ins>
      <w:r w:rsidR="00000000">
        <w:rPr>
          <w:color w:val="000000"/>
        </w:rPr>
        <w:t xml:space="preserve">insects </w:t>
      </w:r>
      <w:del w:id="44" w:author="Charlene Janion-Scheepers" w:date="2026-04-03T09:17:00Z" w16du:dateUtc="2026-04-03T07:17:00Z">
        <w:r w:rsidR="00000000" w:rsidDel="000E608E">
          <w:rPr>
            <w:color w:val="000000"/>
          </w:rPr>
          <w:delText>are declining</w:delText>
        </w:r>
      </w:del>
      <w:ins w:id="45" w:author="Charlene Janion-Scheepers" w:date="2026-04-03T09:17:00Z" w16du:dateUtc="2026-04-03T07:17:00Z">
        <w:r w:rsidR="000E608E">
          <w:rPr>
            <w:color w:val="000000"/>
          </w:rPr>
          <w:t>declines</w:t>
        </w:r>
      </w:ins>
      <w:r w:rsidR="00000000">
        <w:rPr>
          <w:color w:val="000000"/>
        </w:rPr>
        <w:t xml:space="preserve"> </w:t>
      </w:r>
      <w:del w:id="46" w:author="Charlene Janion-Scheepers" w:date="2026-04-03T09:17:00Z" w16du:dateUtc="2026-04-03T07:17:00Z">
        <w:r w:rsidR="00000000" w:rsidDel="000E608E">
          <w:rPr>
            <w:color w:val="000000"/>
          </w:rPr>
          <w:delText>have been reported</w:delText>
        </w:r>
      </w:del>
      <w:ins w:id="47" w:author="Charlene Janion-Scheepers" w:date="2026-04-03T09:17:00Z" w16du:dateUtc="2026-04-03T07:17:00Z">
        <w:r w:rsidR="000E608E">
          <w:rPr>
            <w:color w:val="000000"/>
          </w:rPr>
          <w:t>are due</w:t>
        </w:r>
      </w:ins>
      <w:r w:rsidR="00000000">
        <w:rPr>
          <w:color w:val="000000"/>
        </w:rPr>
        <w:t xml:space="preserve"> to </w:t>
      </w:r>
      <w:del w:id="48" w:author="Charlene Janion-Scheepers" w:date="2026-04-03T09:17:00Z" w16du:dateUtc="2026-04-03T07:17:00Z">
        <w:r w:rsidR="00000000" w:rsidDel="000E608E">
          <w:rPr>
            <w:color w:val="000000"/>
          </w:rPr>
          <w:delText xml:space="preserve">be </w:delText>
        </w:r>
      </w:del>
      <w:r w:rsidR="00000000">
        <w:rPr>
          <w:color w:val="000000"/>
        </w:rPr>
        <w:t>habitat loss</w:t>
      </w:r>
      <w:del w:id="49" w:author="Charlene Janion-Scheepers" w:date="2026-04-03T09:17:00Z" w16du:dateUtc="2026-04-03T07:17:00Z">
        <w:r w:rsidR="00000000" w:rsidDel="000E608E">
          <w:rPr>
            <w:color w:val="000000"/>
          </w:rPr>
          <w:delText xml:space="preserve"> due to land use change</w:delText>
        </w:r>
      </w:del>
      <w:r w:rsidR="00000000">
        <w:rPr>
          <w:color w:val="000000"/>
        </w:rPr>
        <w:t xml:space="preserve">, </w:t>
      </w:r>
      <w:del w:id="50" w:author="Charlene Janion-Scheepers" w:date="2026-04-03T09:17:00Z" w16du:dateUtc="2026-04-03T07:17:00Z">
        <w:r w:rsidR="00000000" w:rsidDel="000E608E">
          <w:rPr>
            <w:color w:val="000000"/>
          </w:rPr>
          <w:delText xml:space="preserve">toxicity from </w:delText>
        </w:r>
      </w:del>
      <w:r w:rsidR="00000000">
        <w:rPr>
          <w:color w:val="000000"/>
        </w:rPr>
        <w:t>environmental pollution</w:t>
      </w:r>
      <w:ins w:id="51" w:author="Abusisiwe Ndaba" w:date="2026-04-01T19:49:00Z" w16du:dateUtc="2026-04-01T17:49:00Z">
        <w:r w:rsidR="00822DDA">
          <w:rPr>
            <w:color w:val="000000"/>
            <w:lang w:val="en-US"/>
          </w:rPr>
          <w:t>,</w:t>
        </w:r>
      </w:ins>
      <w:r w:rsidR="00000000">
        <w:rPr>
          <w:color w:val="000000"/>
        </w:rPr>
        <w:t xml:space="preserve"> </w:t>
      </w:r>
      <w:del w:id="52" w:author="Charlene Janion-Scheepers" w:date="2026-04-03T09:17:00Z" w16du:dateUtc="2026-04-03T07:17:00Z">
        <w:r w:rsidR="00000000" w:rsidDel="000E608E">
          <w:rPr>
            <w:color w:val="000000"/>
          </w:rPr>
          <w:delText xml:space="preserve">as well as </w:delText>
        </w:r>
      </w:del>
      <w:r w:rsidR="00000000">
        <w:rPr>
          <w:color w:val="000000"/>
        </w:rPr>
        <w:t xml:space="preserve">pesticides, pathogens, invasive species, and climate change </w:t>
      </w:r>
      <w:r w:rsidR="00000000">
        <w:t>(Sánchez-Bayo and Wyckhuys, 2019)</w:t>
      </w:r>
      <w:r w:rsidR="00000000">
        <w:rPr>
          <w:color w:val="000000"/>
        </w:rPr>
        <w:t>.</w:t>
      </w:r>
    </w:p>
    <w:p w14:paraId="00000005" w14:textId="264D2280" w:rsidR="00C37D33" w:rsidRDefault="00000000">
      <w:pPr>
        <w:pBdr>
          <w:top w:val="nil"/>
          <w:left w:val="nil"/>
          <w:bottom w:val="nil"/>
          <w:right w:val="nil"/>
          <w:between w:val="nil"/>
        </w:pBdr>
        <w:spacing w:after="140" w:line="360" w:lineRule="auto"/>
        <w:rPr>
          <w:color w:val="000000"/>
        </w:rPr>
      </w:pPr>
      <w:del w:id="53" w:author="Charlene Janion-Scheepers" w:date="2026-04-03T09:19:00Z" w16du:dateUtc="2026-04-03T07:19:00Z">
        <w:r w:rsidDel="00C72C0A">
          <w:rPr>
            <w:color w:val="000000"/>
          </w:rPr>
          <w:delText xml:space="preserve">There has been an estimated 58% decline in global abundance for </w:delText>
        </w:r>
        <w:r w:rsidDel="00C72C0A">
          <w:delText>vertebrates</w:delText>
        </w:r>
        <w:r w:rsidDel="00C72C0A">
          <w:rPr>
            <w:color w:val="000000"/>
          </w:rPr>
          <w:delText xml:space="preserve"> over the last 50 years </w:delText>
        </w:r>
        <w:r w:rsidDel="00C72C0A">
          <w:delText>(WWF, 2016)</w:delText>
        </w:r>
        <w:r w:rsidDel="00C72C0A">
          <w:rPr>
            <w:color w:val="000000"/>
          </w:rPr>
          <w:delText>. However</w:delText>
        </w:r>
      </w:del>
      <w:ins w:id="54" w:author="Abusisiwe Ndaba" w:date="2026-04-01T19:51:00Z" w16du:dateUtc="2026-04-01T17:51:00Z">
        <w:del w:id="55" w:author="Charlene Janion-Scheepers" w:date="2026-04-03T09:19:00Z" w16du:dateUtc="2026-04-03T07:19:00Z">
          <w:r w:rsidR="00822DDA" w:rsidDel="00C72C0A">
            <w:rPr>
              <w:color w:val="000000"/>
              <w:lang w:val="en-US"/>
            </w:rPr>
            <w:delText>,</w:delText>
          </w:r>
        </w:del>
      </w:ins>
      <w:del w:id="56" w:author="Charlene Janion-Scheepers" w:date="2026-04-03T09:19:00Z" w16du:dateUtc="2026-04-03T07:19:00Z">
        <w:r w:rsidDel="00C72C0A">
          <w:rPr>
            <w:color w:val="000000"/>
          </w:rPr>
          <w:delText xml:space="preserve"> the pace of insect decline </w:delText>
        </w:r>
      </w:del>
      <w:ins w:id="57" w:author="Abusisiwe Ndaba [2]" w:date="2026-04-01T21:39:00Z" w16du:dateUtc="2026-04-01T19:39:00Z">
        <w:del w:id="58" w:author="Charlene Janion-Scheepers" w:date="2026-04-03T09:19:00Z" w16du:dateUtc="2026-04-03T07:19:00Z">
          <w:r w:rsidR="0085288A" w:rsidDel="00C72C0A">
            <w:rPr>
              <w:color w:val="000000"/>
              <w:lang w:val="en-US"/>
            </w:rPr>
            <w:delText xml:space="preserve">in </w:delText>
          </w:r>
        </w:del>
      </w:ins>
      <w:ins w:id="59" w:author="Abusisiwe Ndaba [2]" w:date="2026-04-01T21:40:00Z" w16du:dateUtc="2026-04-01T19:40:00Z">
        <w:del w:id="60" w:author="Charlene Janion-Scheepers" w:date="2026-04-03T09:19:00Z" w16du:dateUtc="2026-04-03T07:19:00Z">
          <w:r w:rsidR="0085288A" w:rsidDel="00C72C0A">
            <w:rPr>
              <w:color w:val="000000"/>
              <w:lang w:val="en-US"/>
            </w:rPr>
            <w:delText>invertebrates, particularly</w:delText>
          </w:r>
          <w:r w:rsidR="0085288A" w:rsidDel="00C72C0A">
            <w:rPr>
              <w:color w:val="000000"/>
            </w:rPr>
            <w:delText xml:space="preserve"> </w:delText>
          </w:r>
          <w:r w:rsidR="0085288A" w:rsidDel="00C72C0A">
            <w:rPr>
              <w:color w:val="000000"/>
              <w:lang w:val="en-US"/>
            </w:rPr>
            <w:delText>insects</w:delText>
          </w:r>
        </w:del>
      </w:ins>
      <w:ins w:id="61" w:author="Abusisiwe Ndaba [2]" w:date="2026-04-01T21:43:00Z" w16du:dateUtc="2026-04-01T19:43:00Z">
        <w:del w:id="62" w:author="Charlene Janion-Scheepers" w:date="2026-04-03T09:19:00Z" w16du:dateUtc="2026-04-03T07:19:00Z">
          <w:r w:rsidR="0085288A" w:rsidDel="00C72C0A">
            <w:rPr>
              <w:color w:val="000000"/>
              <w:lang w:val="en-US"/>
            </w:rPr>
            <w:delText>,</w:delText>
          </w:r>
        </w:del>
      </w:ins>
      <w:ins w:id="63" w:author="Abusisiwe Ndaba [2]" w:date="2026-04-01T21:40:00Z" w16du:dateUtc="2026-04-01T19:40:00Z">
        <w:del w:id="64" w:author="Charlene Janion-Scheepers" w:date="2026-04-03T09:19:00Z" w16du:dateUtc="2026-04-03T07:19:00Z">
          <w:r w:rsidR="0085288A" w:rsidDel="00C72C0A">
            <w:rPr>
              <w:color w:val="000000"/>
              <w:lang w:val="en-US"/>
            </w:rPr>
            <w:delText xml:space="preserve"> </w:delText>
          </w:r>
        </w:del>
      </w:ins>
      <w:del w:id="65" w:author="Charlene Janion-Scheepers" w:date="2026-04-03T09:19:00Z" w16du:dateUtc="2026-04-03T07:19:00Z">
        <w:r w:rsidDel="00C72C0A">
          <w:rPr>
            <w:color w:val="000000"/>
          </w:rPr>
          <w:delText xml:space="preserve">reported by many studies </w:delText>
        </w:r>
      </w:del>
      <w:ins w:id="66" w:author="Abusisiwe Ndaba [2]" w:date="2026-04-01T21:40:00Z" w16du:dateUtc="2026-04-01T19:40:00Z">
        <w:del w:id="67" w:author="Charlene Janion-Scheepers" w:date="2026-04-03T09:19:00Z" w16du:dateUtc="2026-04-03T07:19:00Z">
          <w:r w:rsidR="0085288A" w:rsidDel="00C72C0A">
            <w:rPr>
              <w:color w:val="000000"/>
              <w:lang w:val="en-US"/>
            </w:rPr>
            <w:delText xml:space="preserve">far </w:delText>
          </w:r>
        </w:del>
      </w:ins>
      <w:del w:id="68" w:author="Charlene Janion-Scheepers" w:date="2026-04-03T09:19:00Z" w16du:dateUtc="2026-04-03T07:19:00Z">
        <w:r w:rsidDel="00C72C0A">
          <w:rPr>
            <w:color w:val="000000"/>
          </w:rPr>
          <w:delText>exceeds that figure which is reported for</w:delText>
        </w:r>
      </w:del>
      <w:ins w:id="69" w:author="Abusisiwe Ndaba [2]" w:date="2026-04-01T21:40:00Z" w16du:dateUtc="2026-04-01T19:40:00Z">
        <w:del w:id="70" w:author="Charlene Janion-Scheepers" w:date="2026-04-03T09:19:00Z" w16du:dateUtc="2026-04-03T07:19:00Z">
          <w:r w:rsidR="0085288A" w:rsidDel="00C72C0A">
            <w:rPr>
              <w:color w:val="000000"/>
              <w:lang w:val="en-US"/>
            </w:rPr>
            <w:delText>of</w:delText>
          </w:r>
        </w:del>
      </w:ins>
      <w:del w:id="71" w:author="Charlene Janion-Scheepers" w:date="2026-04-03T09:19:00Z" w16du:dateUtc="2026-04-03T07:19:00Z">
        <w:r w:rsidDel="00C72C0A">
          <w:rPr>
            <w:color w:val="000000"/>
          </w:rPr>
          <w:delText xml:space="preserve"> vertebrates </w:delText>
        </w:r>
        <w:r w:rsidDel="00C72C0A">
          <w:delText xml:space="preserve">(Thomas </w:delText>
        </w:r>
        <w:r w:rsidDel="00C72C0A">
          <w:rPr>
            <w:i/>
            <w:iCs/>
          </w:rPr>
          <w:delText>et al.</w:delText>
        </w:r>
        <w:r w:rsidDel="00C72C0A">
          <w:delText xml:space="preserve">, 2004; Hallmann </w:delText>
        </w:r>
        <w:r w:rsidDel="00C72C0A">
          <w:rPr>
            <w:i/>
            <w:iCs/>
          </w:rPr>
          <w:delText>et al.</w:delText>
        </w:r>
        <w:r w:rsidDel="00C72C0A">
          <w:delText>, 2017)</w:delText>
        </w:r>
        <w:r w:rsidDel="00C72C0A">
          <w:rPr>
            <w:color w:val="000000"/>
          </w:rPr>
          <w:delText xml:space="preserve">. </w:delText>
        </w:r>
      </w:del>
      <w:r>
        <w:rPr>
          <w:color w:val="000000"/>
        </w:rPr>
        <w:t xml:space="preserve">This proportionately accelerated </w:t>
      </w:r>
      <w:ins w:id="72" w:author="Charlene Janion-Scheepers" w:date="2026-04-03T09:19:00Z" w16du:dateUtc="2026-04-03T07:19:00Z">
        <w:r w:rsidR="00C72C0A">
          <w:rPr>
            <w:color w:val="000000"/>
          </w:rPr>
          <w:t xml:space="preserve">insect </w:t>
        </w:r>
      </w:ins>
      <w:r>
        <w:rPr>
          <w:color w:val="000000"/>
        </w:rPr>
        <w:t xml:space="preserve">decline has been </w:t>
      </w:r>
      <w:r>
        <w:t>attributed to various</w:t>
      </w:r>
      <w:r>
        <w:rPr>
          <w:color w:val="000000"/>
        </w:rPr>
        <w:t xml:space="preserve"> factors. Some examples are that insects might be more sensitive to</w:t>
      </w:r>
      <w:del w:id="73" w:author="Abusisiwe Ndaba [2]" w:date="2026-04-01T21:43:00Z" w16du:dateUtc="2026-04-01T19:43:00Z">
        <w:r w:rsidDel="0085288A">
          <w:rPr>
            <w:color w:val="000000"/>
          </w:rPr>
          <w:delText xml:space="preserve"> the</w:delText>
        </w:r>
      </w:del>
      <w:r>
        <w:rPr>
          <w:color w:val="000000"/>
        </w:rPr>
        <w:t xml:space="preserve"> gradual small-scale environmental changes that occur in their surrounding environments</w:t>
      </w:r>
      <w:ins w:id="74" w:author="Abusisiwe Ndaba [2]" w:date="2026-04-01T21:49:00Z" w16du:dateUtc="2026-04-01T19:49:00Z">
        <w:r w:rsidR="00007F3F">
          <w:rPr>
            <w:color w:val="000000"/>
            <w:lang w:val="en-US"/>
          </w:rPr>
          <w:t>, meaning</w:t>
        </w:r>
      </w:ins>
      <w:del w:id="75" w:author="Abusisiwe Ndaba [2]" w:date="2026-04-01T21:49:00Z" w16du:dateUtc="2026-04-01T19:49:00Z">
        <w:r w:rsidDel="00007F3F">
          <w:rPr>
            <w:color w:val="000000"/>
          </w:rPr>
          <w:delText xml:space="preserve"> and therefore</w:delText>
        </w:r>
      </w:del>
      <w:r>
        <w:rPr>
          <w:color w:val="000000"/>
        </w:rPr>
        <w:t xml:space="preserve"> their populations respond </w:t>
      </w:r>
      <w:ins w:id="76" w:author="Abusisiwe Ndaba [2]" w:date="2026-04-01T21:50:00Z" w16du:dateUtc="2026-04-01T19:50:00Z">
        <w:r w:rsidR="00007F3F">
          <w:rPr>
            <w:color w:val="000000"/>
            <w:lang w:val="en-US"/>
          </w:rPr>
          <w:t>more quickly to disturbances than thos</w:t>
        </w:r>
      </w:ins>
      <w:ins w:id="77" w:author="Abusisiwe Ndaba [2]" w:date="2026-04-01T21:51:00Z" w16du:dateUtc="2026-04-01T19:51:00Z">
        <w:r w:rsidR="00007F3F">
          <w:rPr>
            <w:color w:val="000000"/>
            <w:lang w:val="en-US"/>
          </w:rPr>
          <w:t xml:space="preserve">e of large </w:t>
        </w:r>
      </w:ins>
      <w:del w:id="78" w:author="Abusisiwe Ndaba [2]" w:date="2026-04-01T21:50:00Z" w16du:dateUtc="2026-04-01T19:50:00Z">
        <w:r w:rsidDel="00007F3F">
          <w:rPr>
            <w:color w:val="000000"/>
          </w:rPr>
          <w:delText xml:space="preserve">before it affects </w:delText>
        </w:r>
      </w:del>
      <w:r>
        <w:rPr>
          <w:color w:val="000000"/>
        </w:rPr>
        <w:t xml:space="preserve">organisms </w:t>
      </w:r>
      <w:r>
        <w:t>(Goulson, 2019)</w:t>
      </w:r>
      <w:r>
        <w:rPr>
          <w:color w:val="000000"/>
        </w:rPr>
        <w:t xml:space="preserve">. There has also been less effort placed into monitoring and conserving insects in particular, with other groups of fauna and flora all having conservation strategies targeting them </w:t>
      </w:r>
      <w:r>
        <w:t>(van der Sluijs, 2020)</w:t>
      </w:r>
      <w:r>
        <w:rPr>
          <w:color w:val="000000"/>
        </w:rPr>
        <w:t xml:space="preserve">. Public knowledge and perception of the importance of insects </w:t>
      </w:r>
      <w:del w:id="79" w:author="Charlene Janion-Scheepers" w:date="2026-04-03T09:20:00Z" w16du:dateUtc="2026-04-03T07:20:00Z">
        <w:r w:rsidDel="00C72C0A">
          <w:rPr>
            <w:color w:val="000000"/>
          </w:rPr>
          <w:delText xml:space="preserve">ecologically </w:delText>
        </w:r>
      </w:del>
      <w:r>
        <w:rPr>
          <w:color w:val="000000"/>
        </w:rPr>
        <w:t xml:space="preserve">have been suggested as a possible reason why there has been such a disparity in conservation efforts </w:t>
      </w:r>
      <w:r>
        <w:t>(Goulson, 2019)</w:t>
      </w:r>
      <w:r>
        <w:rPr>
          <w:color w:val="000000"/>
        </w:rPr>
        <w:t xml:space="preserve">. In the most recent United Nations global biodiversity conservation plan, many different vertebrate and plant groups have been selected as conservation targets and indicators for biodiversity health, but insects are still </w:t>
      </w:r>
      <w:del w:id="80" w:author="Abusisiwe Ndaba [2]" w:date="2026-04-01T21:58:00Z" w16du:dateUtc="2026-04-01T19:58:00Z">
        <w:r w:rsidDel="00AB2735">
          <w:rPr>
            <w:color w:val="000000"/>
          </w:rPr>
          <w:delText>not being considered in this way</w:delText>
        </w:r>
      </w:del>
      <w:ins w:id="81" w:author="Abusisiwe Ndaba [2]" w:date="2026-04-01T21:58:00Z" w16du:dateUtc="2026-04-01T19:58:00Z">
        <w:r w:rsidR="00AB2735">
          <w:rPr>
            <w:color w:val="000000"/>
            <w:lang w:val="en-US"/>
          </w:rPr>
          <w:t>largely overlooked</w:t>
        </w:r>
      </w:ins>
      <w:r>
        <w:rPr>
          <w:color w:val="000000"/>
        </w:rPr>
        <w:t xml:space="preserve"> </w:t>
      </w:r>
      <w:r>
        <w:t>(CBD/COP/15/17, 2023)</w:t>
      </w:r>
      <w:r>
        <w:rPr>
          <w:color w:val="000000"/>
        </w:rPr>
        <w:t>.</w:t>
      </w:r>
    </w:p>
    <w:p w14:paraId="00000006" w14:textId="1272D7D6" w:rsidR="00C37D33" w:rsidRPr="00870380" w:rsidRDefault="00000000">
      <w:pPr>
        <w:pBdr>
          <w:top w:val="nil"/>
          <w:left w:val="nil"/>
          <w:bottom w:val="nil"/>
          <w:right w:val="nil"/>
          <w:between w:val="nil"/>
        </w:pBdr>
        <w:spacing w:after="140" w:line="360" w:lineRule="auto"/>
        <w:rPr>
          <w:color w:val="000000"/>
          <w:lang w:val="en-US"/>
          <w:rPrChange w:id="82" w:author="Abusisiwe Ndaba [2]" w:date="2026-04-01T22:07:00Z" w16du:dateUtc="2026-04-01T20:07:00Z">
            <w:rPr>
              <w:color w:val="000000"/>
            </w:rPr>
          </w:rPrChange>
        </w:rPr>
      </w:pPr>
      <w:r>
        <w:rPr>
          <w:color w:val="000000"/>
        </w:rPr>
        <w:lastRenderedPageBreak/>
        <w:t xml:space="preserve">Insects provide a wide </w:t>
      </w:r>
      <w:del w:id="83" w:author="Charlene Janion-Scheepers" w:date="2026-04-03T09:21:00Z" w16du:dateUtc="2026-04-03T07:21:00Z">
        <w:r w:rsidDel="00C72C0A">
          <w:rPr>
            <w:color w:val="000000"/>
          </w:rPr>
          <w:delText>breadth and volume</w:delText>
        </w:r>
      </w:del>
      <w:ins w:id="84" w:author="Charlene Janion-Scheepers" w:date="2026-04-03T09:21:00Z" w16du:dateUtc="2026-04-03T07:21:00Z">
        <w:r w:rsidR="00C72C0A">
          <w:rPr>
            <w:color w:val="000000"/>
          </w:rPr>
          <w:t>range</w:t>
        </w:r>
      </w:ins>
      <w:r>
        <w:rPr>
          <w:color w:val="000000"/>
        </w:rPr>
        <w:t xml:space="preserve"> of valuable ecosystem services to the environments that they inhabit. Therefore, any declines in diversity or abundance could result in cascading effects across many trophic levels and eventual collapse of the vital ecosystem services that occur in these environments </w:t>
      </w:r>
      <w:r>
        <w:t>(Wagner, 2020)</w:t>
      </w:r>
      <w:r>
        <w:rPr>
          <w:color w:val="000000"/>
        </w:rPr>
        <w:t xml:space="preserve">. </w:t>
      </w:r>
      <w:del w:id="85" w:author="Abusisiwe Ndaba [2]" w:date="2026-04-01T22:02:00Z" w16du:dateUtc="2026-04-01T20:02:00Z">
        <w:r w:rsidDel="00AB2735">
          <w:rPr>
            <w:color w:val="000000"/>
          </w:rPr>
          <w:delText>The vast majority of</w:delText>
        </w:r>
      </w:del>
      <w:ins w:id="86" w:author="Abusisiwe Ndaba [2]" w:date="2026-04-01T22:02:00Z" w16du:dateUtc="2026-04-01T20:02:00Z">
        <w:r w:rsidR="00AB2735">
          <w:rPr>
            <w:color w:val="000000"/>
            <w:lang w:val="en-US"/>
          </w:rPr>
          <w:t>Most</w:t>
        </w:r>
      </w:ins>
      <w:r>
        <w:rPr>
          <w:color w:val="000000"/>
        </w:rPr>
        <w:t xml:space="preserve"> flowering plants are pollinated by animals,</w:t>
      </w:r>
      <w:ins w:id="87" w:author="Abusisiwe Ndaba [2]" w:date="2026-04-01T22:02:00Z" w16du:dateUtc="2026-04-01T20:02:00Z">
        <w:r w:rsidR="00AB2735">
          <w:rPr>
            <w:color w:val="000000"/>
            <w:lang w:val="en-US"/>
          </w:rPr>
          <w:t xml:space="preserve"> </w:t>
        </w:r>
      </w:ins>
      <w:ins w:id="88" w:author="Abusisiwe Ndaba [2]" w:date="2026-04-01T22:03:00Z" w16du:dateUtc="2026-04-01T20:03:00Z">
        <w:r w:rsidR="00AB2735">
          <w:rPr>
            <w:color w:val="000000"/>
            <w:lang w:val="en-US"/>
          </w:rPr>
          <w:t xml:space="preserve">and </w:t>
        </w:r>
      </w:ins>
      <w:ins w:id="89" w:author="Abusisiwe Ndaba [2]" w:date="2026-04-01T22:02:00Z" w16du:dateUtc="2026-04-01T20:02:00Z">
        <w:r w:rsidR="00AB2735">
          <w:rPr>
            <w:color w:val="000000"/>
            <w:lang w:val="en-US"/>
          </w:rPr>
          <w:t>insects</w:t>
        </w:r>
      </w:ins>
      <w:ins w:id="90" w:author="Abusisiwe Ndaba [2]" w:date="2026-04-01T22:03:00Z" w16du:dateUtc="2026-04-01T20:03:00Z">
        <w:r w:rsidR="00AB2735">
          <w:rPr>
            <w:color w:val="000000"/>
            <w:lang w:val="en-US"/>
          </w:rPr>
          <w:t xml:space="preserve"> make up the</w:t>
        </w:r>
      </w:ins>
      <w:del w:id="91" w:author="Abusisiwe Ndaba [2]" w:date="2026-04-01T22:02:00Z" w16du:dateUtc="2026-04-01T20:02:00Z">
        <w:r w:rsidDel="00AB2735">
          <w:rPr>
            <w:color w:val="000000"/>
          </w:rPr>
          <w:delText xml:space="preserve"> with a</w:delText>
        </w:r>
      </w:del>
      <w:r>
        <w:rPr>
          <w:color w:val="000000"/>
        </w:rPr>
        <w:t xml:space="preserve"> majority of </w:t>
      </w:r>
      <w:del w:id="92" w:author="Abusisiwe Ndaba [2]" w:date="2026-04-01T22:03:00Z" w16du:dateUtc="2026-04-01T20:03:00Z">
        <w:r w:rsidDel="00AB2735">
          <w:rPr>
            <w:color w:val="000000"/>
          </w:rPr>
          <w:delText>those animals being insects</w:delText>
        </w:r>
      </w:del>
      <w:ins w:id="93" w:author="Abusisiwe Ndaba [2]" w:date="2026-04-01T22:03:00Z" w16du:dateUtc="2026-04-01T20:03:00Z">
        <w:r w:rsidR="00AB2735">
          <w:rPr>
            <w:color w:val="000000"/>
            <w:lang w:val="en-US"/>
          </w:rPr>
          <w:t>these pollinators</w:t>
        </w:r>
      </w:ins>
      <w:r>
        <w:rPr>
          <w:color w:val="000000"/>
        </w:rPr>
        <w:t xml:space="preserve"> </w:t>
      </w:r>
      <w:r>
        <w:t>(Ollerton, Winfree and Tarrant, 2011)</w:t>
      </w:r>
      <w:r>
        <w:rPr>
          <w:color w:val="000000"/>
        </w:rPr>
        <w:t xml:space="preserve">. In terms of insects’ direct effect on human lives, 35% of the food produced globally for human consumption relies on insect pollination </w:t>
      </w:r>
      <w:r>
        <w:t>(van der Sluijs and Vaage, 2016)</w:t>
      </w:r>
      <w:r>
        <w:rPr>
          <w:color w:val="000000"/>
        </w:rPr>
        <w:t xml:space="preserve">. Almost the entirety of certain essential micronutrients in human diets </w:t>
      </w:r>
      <w:del w:id="94" w:author="Abusisiwe Ndaba [2]" w:date="2026-04-01T22:04:00Z" w16du:dateUtc="2026-04-01T20:04:00Z">
        <w:r w:rsidDel="00870380">
          <w:rPr>
            <w:color w:val="000000"/>
            <w:lang w:val="en-US"/>
          </w:rPr>
          <w:delText>are</w:delText>
        </w:r>
      </w:del>
      <w:ins w:id="95" w:author="Abusisiwe Ndaba [2]" w:date="2026-04-01T22:04:00Z" w16du:dateUtc="2026-04-01T20:04:00Z">
        <w:r w:rsidR="00870380">
          <w:rPr>
            <w:color w:val="000000"/>
            <w:lang w:val="en-US"/>
          </w:rPr>
          <w:t>is</w:t>
        </w:r>
      </w:ins>
      <w:r>
        <w:rPr>
          <w:color w:val="000000"/>
        </w:rPr>
        <w:t xml:space="preserve"> provided by these pollinator-mediated crops </w:t>
      </w:r>
      <w:r>
        <w:t xml:space="preserve">(Eilers </w:t>
      </w:r>
      <w:r>
        <w:rPr>
          <w:i/>
          <w:iCs/>
        </w:rPr>
        <w:t>et al.</w:t>
      </w:r>
      <w:r>
        <w:t>, 2011)</w:t>
      </w:r>
      <w:r>
        <w:rPr>
          <w:color w:val="000000"/>
        </w:rPr>
        <w:t xml:space="preserve">. The decline and partial disappearance of pollinating insects are expected to cause global health problems due to nutritional deficiencies </w:t>
      </w:r>
      <w:r>
        <w:t xml:space="preserve">(Daily and Karp, 2015; Smith </w:t>
      </w:r>
      <w:r>
        <w:rPr>
          <w:i/>
          <w:iCs/>
        </w:rPr>
        <w:t>et al.</w:t>
      </w:r>
      <w:r>
        <w:t>, 2015)</w:t>
      </w:r>
      <w:r>
        <w:rPr>
          <w:color w:val="000000"/>
        </w:rPr>
        <w:t>. In addition to their benefits towards humans, insects also provide vital services to</w:t>
      </w:r>
      <w:del w:id="96" w:author="Abusisiwe Ndaba [2]" w:date="2026-04-01T22:08:00Z" w16du:dateUtc="2026-04-01T20:08:00Z">
        <w:r w:rsidDel="00870380">
          <w:rPr>
            <w:color w:val="000000"/>
          </w:rPr>
          <w:delText>wards</w:delText>
        </w:r>
      </w:del>
      <w:r>
        <w:rPr>
          <w:color w:val="000000"/>
        </w:rPr>
        <w:t xml:space="preserve"> natural environments. They provide natural pest control, decomposition, ecosystem maintenance, and also provide a vast biomass that can feed other organisms present within those environments </w:t>
      </w:r>
      <w:r>
        <w:t>(Kremen and Chaplin-Kramer, 2007; Oberhauser and Guiney, 2009)</w:t>
      </w:r>
      <w:r>
        <w:rPr>
          <w:color w:val="000000"/>
        </w:rPr>
        <w:t xml:space="preserve">. </w:t>
      </w:r>
      <w:del w:id="97" w:author="Charlene Janion-Scheepers" w:date="2026-04-03T09:21:00Z" w16du:dateUtc="2026-04-03T07:21:00Z">
        <w:r w:rsidDel="00C72C0A">
          <w:rPr>
            <w:color w:val="000000"/>
          </w:rPr>
          <w:delText>A lot</w:delText>
        </w:r>
      </w:del>
      <w:ins w:id="98" w:author="Charlene Janion-Scheepers" w:date="2026-04-03T09:22:00Z" w16du:dateUtc="2026-04-03T07:22:00Z">
        <w:r w:rsidR="00C72C0A">
          <w:rPr>
            <w:color w:val="000000"/>
          </w:rPr>
          <w:t>Many</w:t>
        </w:r>
      </w:ins>
      <w:r>
        <w:rPr>
          <w:color w:val="000000"/>
        </w:rPr>
        <w:t xml:space="preserve"> of these ecosystem functions </w:t>
      </w:r>
      <w:del w:id="99" w:author="Charlene Janion-Scheepers" w:date="2026-04-03T09:22:00Z" w16du:dateUtc="2026-04-03T07:22:00Z">
        <w:r w:rsidDel="00C72C0A">
          <w:rPr>
            <w:color w:val="000000"/>
          </w:rPr>
          <w:delText xml:space="preserve">are </w:delText>
        </w:r>
      </w:del>
      <w:ins w:id="100" w:author="Charlene Janion-Scheepers" w:date="2026-04-03T09:22:00Z" w16du:dateUtc="2026-04-03T07:22:00Z">
        <w:r w:rsidR="00C72C0A">
          <w:rPr>
            <w:color w:val="000000"/>
          </w:rPr>
          <w:t>include</w:t>
        </w:r>
        <w:r w:rsidR="00C72C0A">
          <w:rPr>
            <w:color w:val="000000"/>
          </w:rPr>
          <w:t xml:space="preserve"> </w:t>
        </w:r>
      </w:ins>
      <w:r>
        <w:rPr>
          <w:color w:val="000000"/>
        </w:rPr>
        <w:t xml:space="preserve">highly unique relationships that insects have developed over time with their environments and are not </w:t>
      </w:r>
      <w:ins w:id="101" w:author="Abusisiwe Ndaba [2]" w:date="2026-04-01T22:13:00Z" w16du:dateUtc="2026-04-01T20:13:00Z">
        <w:r w:rsidR="00870380">
          <w:rPr>
            <w:color w:val="000000"/>
            <w:lang w:val="en-US"/>
          </w:rPr>
          <w:t xml:space="preserve">easily </w:t>
        </w:r>
      </w:ins>
      <w:r>
        <w:rPr>
          <w:color w:val="000000"/>
        </w:rPr>
        <w:t>replaceable in their respective ecosystems. The decline or disappearance of these services can result in the breakdown of those ecosystems</w:t>
      </w:r>
      <w:ins w:id="102" w:author="Abusisiwe Ndaba [2]" w:date="2026-04-01T22:14:00Z" w16du:dateUtc="2026-04-01T20:14:00Z">
        <w:r w:rsidR="00870380">
          <w:rPr>
            <w:color w:val="000000"/>
            <w:lang w:val="en-US"/>
          </w:rPr>
          <w:t>,</w:t>
        </w:r>
      </w:ins>
      <w:r>
        <w:rPr>
          <w:color w:val="000000"/>
        </w:rPr>
        <w:t xml:space="preserve"> resulting in mass, multi-level losses in biodiversity </w:t>
      </w:r>
      <w:r>
        <w:t xml:space="preserve">(Cardoso </w:t>
      </w:r>
      <w:r>
        <w:rPr>
          <w:i/>
          <w:iCs/>
        </w:rPr>
        <w:t>et al.</w:t>
      </w:r>
      <w:r>
        <w:t>, 2020)</w:t>
      </w:r>
      <w:r>
        <w:rPr>
          <w:color w:val="000000"/>
        </w:rPr>
        <w:t>.</w:t>
      </w:r>
    </w:p>
    <w:p w14:paraId="00000007" w14:textId="77777777" w:rsidR="00C37D33" w:rsidRDefault="00000000">
      <w:pPr>
        <w:pBdr>
          <w:top w:val="nil"/>
          <w:left w:val="nil"/>
          <w:bottom w:val="nil"/>
          <w:right w:val="nil"/>
          <w:between w:val="nil"/>
        </w:pBdr>
        <w:spacing w:after="140" w:line="360" w:lineRule="auto"/>
        <w:rPr>
          <w:color w:val="000000"/>
        </w:rPr>
      </w:pPr>
      <w:r>
        <w:rPr>
          <w:color w:val="000000"/>
        </w:rPr>
        <w:t xml:space="preserve">The prediction of the extent of insect decline, coupled with their environmental importance, implies a necessity to conserve insect taxa that are under threat. However, the baseline data necessary to assess the status of insect decline are not comprehensive globally, and are especially lacking in the Southern Hemisphere </w:t>
      </w:r>
      <w:r>
        <w:t>(Samways, Hamer and Veldtman, 2012)</w:t>
      </w:r>
      <w:r>
        <w:rPr>
          <w:color w:val="000000"/>
        </w:rPr>
        <w:t xml:space="preserve">. Therefore, studies that track the ecological standing of insects over time could provide insight to assess the risks South Africa’s ecosystems may face regarding insect decline </w:t>
      </w:r>
      <w:r>
        <w:t xml:space="preserve">(Chambers </w:t>
      </w:r>
      <w:r>
        <w:rPr>
          <w:i/>
          <w:iCs/>
        </w:rPr>
        <w:t>et al.</w:t>
      </w:r>
      <w:r>
        <w:t>, 2017)</w:t>
      </w:r>
      <w:r>
        <w:rPr>
          <w:color w:val="000000"/>
        </w:rPr>
        <w:t>.</w:t>
      </w:r>
    </w:p>
    <w:p w14:paraId="00000008" w14:textId="5C197B85" w:rsidR="00C37D33" w:rsidRDefault="00000000">
      <w:pPr>
        <w:pBdr>
          <w:top w:val="nil"/>
          <w:left w:val="nil"/>
          <w:bottom w:val="nil"/>
          <w:right w:val="nil"/>
          <w:between w:val="nil"/>
        </w:pBdr>
        <w:spacing w:after="140" w:line="360" w:lineRule="auto"/>
        <w:rPr>
          <w:color w:val="000000"/>
        </w:rPr>
      </w:pPr>
      <w:r>
        <w:rPr>
          <w:color w:val="000000"/>
        </w:rPr>
        <w:t xml:space="preserve">Compared to the Northern Hemisphere, </w:t>
      </w:r>
      <w:del w:id="103" w:author="Abusisiwe Ndaba" w:date="2026-04-01T22:19:00Z" w16du:dateUtc="2026-04-01T20:19:00Z">
        <w:r w:rsidDel="00AF3A4D">
          <w:rPr>
            <w:color w:val="000000"/>
          </w:rPr>
          <w:delText>there is a paucity of research</w:delText>
        </w:r>
      </w:del>
      <w:ins w:id="104" w:author="Abusisiwe Ndaba" w:date="2026-04-01T22:19:00Z" w16du:dateUtc="2026-04-01T20:19:00Z">
        <w:r w:rsidR="00AF3A4D">
          <w:rPr>
            <w:color w:val="000000"/>
            <w:lang w:val="en-US"/>
          </w:rPr>
          <w:t>little is known</w:t>
        </w:r>
      </w:ins>
      <w:r>
        <w:rPr>
          <w:color w:val="000000"/>
        </w:rPr>
        <w:t xml:space="preserve"> </w:t>
      </w:r>
      <w:del w:id="105" w:author="Abusisiwe Ndaba" w:date="2026-04-01T22:19:00Z" w16du:dateUtc="2026-04-01T20:19:00Z">
        <w:r w:rsidDel="00AF3A4D">
          <w:rPr>
            <w:color w:val="000000"/>
            <w:lang w:val="en-US"/>
          </w:rPr>
          <w:delText>on</w:delText>
        </w:r>
      </w:del>
      <w:ins w:id="106" w:author="Abusisiwe Ndaba" w:date="2026-04-01T22:19:00Z" w16du:dateUtc="2026-04-01T20:19:00Z">
        <w:r w:rsidR="00AF3A4D">
          <w:rPr>
            <w:color w:val="000000"/>
            <w:lang w:val="en-US"/>
          </w:rPr>
          <w:t>about</w:t>
        </w:r>
      </w:ins>
      <w:r>
        <w:rPr>
          <w:color w:val="000000"/>
        </w:rPr>
        <w:t xml:space="preserve"> the current and predicted effects of climate change on insect biodiversity in the Southern Hemisphere </w:t>
      </w:r>
      <w:r>
        <w:t xml:space="preserve">(Chambers </w:t>
      </w:r>
      <w:r>
        <w:rPr>
          <w:i/>
          <w:iCs/>
        </w:rPr>
        <w:t>et al.</w:t>
      </w:r>
      <w:r>
        <w:t>, 2017)</w:t>
      </w:r>
      <w:r>
        <w:rPr>
          <w:color w:val="000000"/>
        </w:rPr>
        <w:t>. Insect conservation efforts in the Southern Hemisphere</w:t>
      </w:r>
      <w:ins w:id="107" w:author="Abusisiwe Ndaba" w:date="2026-04-01T22:22:00Z" w16du:dateUtc="2026-04-01T20:22:00Z">
        <w:r w:rsidR="00AF3A4D">
          <w:rPr>
            <w:color w:val="000000"/>
            <w:lang w:val="en-US"/>
          </w:rPr>
          <w:t>,</w:t>
        </w:r>
      </w:ins>
      <w:r>
        <w:rPr>
          <w:color w:val="000000"/>
        </w:rPr>
        <w:t xml:space="preserve"> therefore</w:t>
      </w:r>
      <w:ins w:id="108" w:author="Abusisiwe Ndaba" w:date="2026-04-01T22:21:00Z" w16du:dateUtc="2026-04-01T20:21:00Z">
        <w:r w:rsidR="00AF3A4D">
          <w:rPr>
            <w:color w:val="000000"/>
            <w:lang w:val="en-US"/>
          </w:rPr>
          <w:t>,</w:t>
        </w:r>
      </w:ins>
      <w:r>
        <w:rPr>
          <w:color w:val="000000"/>
        </w:rPr>
        <w:t xml:space="preserve"> have a heavy reliance on observing ongoing global changes</w:t>
      </w:r>
      <w:del w:id="109" w:author="Abusisiwe Ndaba" w:date="2026-04-01T22:22:00Z" w16du:dateUtc="2026-04-01T20:22:00Z">
        <w:r w:rsidDel="00AF3A4D">
          <w:rPr>
            <w:color w:val="000000"/>
          </w:rPr>
          <w:delText>,</w:delText>
        </w:r>
      </w:del>
      <w:r>
        <w:rPr>
          <w:color w:val="000000"/>
        </w:rPr>
        <w:t xml:space="preserve"> and usually do not have long-term historical data from which to draw comparisons </w:t>
      </w:r>
      <w:r>
        <w:t>(New, 2022)</w:t>
      </w:r>
      <w:r>
        <w:rPr>
          <w:color w:val="000000"/>
        </w:rPr>
        <w:t xml:space="preserve">. For example, the Rothamsted Insect Survey, which has been operated in the UK since 1968, allowed for the long-term population trends of large moths to be quantified over time. These efforts allowed for the determination that there was a spatially asymmetrical population decline in certain areas of the country </w:t>
      </w:r>
      <w:r>
        <w:rPr>
          <w:color w:val="000000"/>
        </w:rPr>
        <w:lastRenderedPageBreak/>
        <w:t xml:space="preserve">with very strong evidence </w:t>
      </w:r>
      <w:r>
        <w:t xml:space="preserve">(Conrad </w:t>
      </w:r>
      <w:r>
        <w:rPr>
          <w:i/>
          <w:iCs/>
        </w:rPr>
        <w:t>et al.</w:t>
      </w:r>
      <w:r>
        <w:t>, 2004)</w:t>
      </w:r>
      <w:r>
        <w:rPr>
          <w:color w:val="000000"/>
        </w:rPr>
        <w:t>. For other studies</w:t>
      </w:r>
      <w:ins w:id="110" w:author="Charlene Janion-Scheepers" w:date="2026-04-03T09:25:00Z" w16du:dateUtc="2026-04-03T07:25:00Z">
        <w:r w:rsidR="00C72C0A">
          <w:rPr>
            <w:color w:val="000000"/>
          </w:rPr>
          <w:t xml:space="preserve">, </w:t>
        </w:r>
      </w:ins>
      <w:del w:id="111" w:author="Charlene Janion-Scheepers" w:date="2026-04-03T09:25:00Z" w16du:dateUtc="2026-04-03T07:25:00Z">
        <w:r w:rsidDel="00C72C0A">
          <w:rPr>
            <w:color w:val="000000"/>
          </w:rPr>
          <w:delText xml:space="preserve"> such as the previously mentioned one reporting declines in German flying insects biomass, the </w:delText>
        </w:r>
      </w:del>
      <w:r>
        <w:rPr>
          <w:color w:val="000000"/>
        </w:rPr>
        <w:t xml:space="preserve">population declines reported over longer periods of time would be undetectable or regarded as not significant if the populations were only </w:t>
      </w:r>
      <w:del w:id="112" w:author="Charlene Janion-Scheepers" w:date="2026-04-03T09:25:00Z" w16du:dateUtc="2026-04-03T07:25:00Z">
        <w:r w:rsidDel="00C72C0A">
          <w:rPr>
            <w:color w:val="000000"/>
          </w:rPr>
          <w:delText xml:space="preserve">compared </w:delText>
        </w:r>
      </w:del>
      <w:ins w:id="113" w:author="Charlene Janion-Scheepers" w:date="2026-04-03T09:25:00Z" w16du:dateUtc="2026-04-03T07:25:00Z">
        <w:r w:rsidR="00C72C0A">
          <w:rPr>
            <w:color w:val="000000"/>
          </w:rPr>
          <w:t>m</w:t>
        </w:r>
      </w:ins>
      <w:ins w:id="114" w:author="Charlene Janion-Scheepers" w:date="2026-04-03T09:26:00Z" w16du:dateUtc="2026-04-03T07:26:00Z">
        <w:r w:rsidR="00C72C0A">
          <w:rPr>
            <w:color w:val="000000"/>
          </w:rPr>
          <w:t>onitored</w:t>
        </w:r>
      </w:ins>
      <w:ins w:id="115" w:author="Charlene Janion-Scheepers" w:date="2026-04-03T09:25:00Z" w16du:dateUtc="2026-04-03T07:25:00Z">
        <w:r w:rsidR="00C72C0A">
          <w:rPr>
            <w:color w:val="000000"/>
          </w:rPr>
          <w:t xml:space="preserve"> </w:t>
        </w:r>
      </w:ins>
      <w:del w:id="116" w:author="Charlene Janion-Scheepers" w:date="2026-04-03T09:26:00Z" w16du:dateUtc="2026-04-03T07:26:00Z">
        <w:r w:rsidDel="00C72C0A">
          <w:rPr>
            <w:color w:val="000000"/>
          </w:rPr>
          <w:delText xml:space="preserve">over </w:delText>
        </w:r>
      </w:del>
      <w:ins w:id="117" w:author="Charlene Janion-Scheepers" w:date="2026-04-03T09:26:00Z" w16du:dateUtc="2026-04-03T07:26:00Z">
        <w:r w:rsidR="00C72C0A">
          <w:rPr>
            <w:color w:val="000000"/>
          </w:rPr>
          <w:t>f</w:t>
        </w:r>
        <w:r w:rsidR="00C72C0A">
          <w:rPr>
            <w:color w:val="000000"/>
          </w:rPr>
          <w:t xml:space="preserve"> </w:t>
        </w:r>
      </w:ins>
      <w:r>
        <w:rPr>
          <w:color w:val="000000"/>
        </w:rPr>
        <w:t xml:space="preserve">shorter </w:t>
      </w:r>
      <w:ins w:id="118" w:author="Charlene Janion-Scheepers" w:date="2026-04-03T09:26:00Z" w16du:dateUtc="2026-04-03T07:26:00Z">
        <w:r w:rsidR="00C72C0A">
          <w:rPr>
            <w:color w:val="000000"/>
          </w:rPr>
          <w:t xml:space="preserve">time </w:t>
        </w:r>
      </w:ins>
      <w:r>
        <w:rPr>
          <w:color w:val="000000"/>
        </w:rPr>
        <w:t xml:space="preserve">periods </w:t>
      </w:r>
      <w:del w:id="119" w:author="Charlene Janion-Scheepers" w:date="2026-04-03T09:26:00Z" w16du:dateUtc="2026-04-03T07:26:00Z">
        <w:r w:rsidDel="00C72C0A">
          <w:rPr>
            <w:color w:val="000000"/>
          </w:rPr>
          <w:delText xml:space="preserve">of time </w:delText>
        </w:r>
      </w:del>
      <w:r>
        <w:t xml:space="preserve">(Hallmann </w:t>
      </w:r>
      <w:r>
        <w:rPr>
          <w:i/>
          <w:iCs/>
        </w:rPr>
        <w:t>et al.</w:t>
      </w:r>
      <w:r>
        <w:t>, 2017; Sánchez-Bayo and Wyckhuys, 2019)</w:t>
      </w:r>
      <w:r>
        <w:rPr>
          <w:color w:val="000000"/>
        </w:rPr>
        <w:t>. More data are required to truly understand how the insect populations of South Africa are faring, and whether urgent conservation interventions may be necessary. Long-term studies are useful in gaining knowledge of insect diversity, however</w:t>
      </w:r>
      <w:ins w:id="120" w:author="Abusisiwe Ndaba" w:date="2026-04-01T22:29:00Z" w16du:dateUtc="2026-04-01T20:29:00Z">
        <w:r w:rsidR="009826DA">
          <w:rPr>
            <w:color w:val="000000"/>
            <w:lang w:val="en-US"/>
          </w:rPr>
          <w:t>,</w:t>
        </w:r>
      </w:ins>
      <w:r>
        <w:rPr>
          <w:color w:val="000000"/>
        </w:rPr>
        <w:t xml:space="preserve"> they are not ideal should rapid interventions be required </w:t>
      </w:r>
      <w:r>
        <w:t xml:space="preserve">(Weisser </w:t>
      </w:r>
      <w:r>
        <w:rPr>
          <w:i/>
          <w:iCs/>
        </w:rPr>
        <w:t>et al.</w:t>
      </w:r>
      <w:r>
        <w:t>, 2023)</w:t>
      </w:r>
      <w:r>
        <w:rPr>
          <w:color w:val="000000"/>
        </w:rPr>
        <w:t xml:space="preserve">. The continued threat of climate change creates urgency to increase understanding of how various aspects of biodiversity are expected to change over time. However, the number of studies that focus on changes of assemblages over time mainly focus on spatial gradients </w:t>
      </w:r>
      <w:r>
        <w:t>(Foord and Dippenaar-Schoeman, 2016)</w:t>
      </w:r>
      <w:r>
        <w:rPr>
          <w:color w:val="000000"/>
        </w:rPr>
        <w:t>.</w:t>
      </w:r>
    </w:p>
    <w:p w14:paraId="00000009" w14:textId="06163289" w:rsidR="00C37D33" w:rsidRDefault="00000000">
      <w:pPr>
        <w:pBdr>
          <w:top w:val="nil"/>
          <w:left w:val="nil"/>
          <w:bottom w:val="nil"/>
          <w:right w:val="nil"/>
          <w:between w:val="nil"/>
        </w:pBdr>
        <w:spacing w:after="140" w:line="360" w:lineRule="auto"/>
        <w:rPr>
          <w:color w:val="000000"/>
        </w:rPr>
      </w:pPr>
      <w:r>
        <w:rPr>
          <w:color w:val="000000"/>
        </w:rPr>
        <w:t xml:space="preserve">The varied insect species found between the two latitudinal hemispheres on Earth have shown past trends of responding differently to climatic conditions and changes. For example, in cold climates, insects in the Southern Hemisphere have predominantly exhibited freeze tolerance, while those in the Northern Hemisphere utilise freeze avoidance strategies </w:t>
      </w:r>
      <w:r>
        <w:t>(Sinclair and Chown, 2005)</w:t>
      </w:r>
      <w:r>
        <w:rPr>
          <w:color w:val="000000"/>
        </w:rPr>
        <w:t xml:space="preserve">. The reason behind such differences </w:t>
      </w:r>
      <w:del w:id="121" w:author="Abusisiwe Ndaba" w:date="2026-04-01T22:30:00Z" w16du:dateUtc="2026-04-01T20:30:00Z">
        <w:r w:rsidDel="009826DA">
          <w:rPr>
            <w:color w:val="000000"/>
            <w:lang w:val="en-US"/>
          </w:rPr>
          <w:delText>are</w:delText>
        </w:r>
      </w:del>
      <w:ins w:id="122" w:author="Abusisiwe Ndaba" w:date="2026-04-01T22:30:00Z" w16du:dateUtc="2026-04-01T20:30:00Z">
        <w:r w:rsidR="009826DA">
          <w:rPr>
            <w:color w:val="000000"/>
            <w:lang w:val="en-US"/>
          </w:rPr>
          <w:t>is</w:t>
        </w:r>
      </w:ins>
      <w:r>
        <w:rPr>
          <w:color w:val="000000"/>
        </w:rPr>
        <w:t xml:space="preserve"> due to the different climate trends present in the Southern Hemisphere, where seasonal variation is reduced and climatic extremes are not as pronounced </w:t>
      </w:r>
      <w:r>
        <w:t xml:space="preserve">(Chown </w:t>
      </w:r>
      <w:r>
        <w:rPr>
          <w:i/>
          <w:iCs/>
        </w:rPr>
        <w:t>et al.</w:t>
      </w:r>
      <w:r>
        <w:t>, 2004)</w:t>
      </w:r>
      <w:r>
        <w:rPr>
          <w:color w:val="000000"/>
        </w:rPr>
        <w:t xml:space="preserve">. This is due to the Southern Hemisphere being mostly ocean-dominated instead of continental </w:t>
      </w:r>
      <w:r>
        <w:t>(Bonan, 2016)</w:t>
      </w:r>
      <w:r>
        <w:rPr>
          <w:color w:val="000000"/>
        </w:rPr>
        <w:t xml:space="preserve">. Therefore, the predictions and hypotheses proposed by most of the existing and established knowledge on conservation under climate change may not be fully appropriate to guide conservation decisions </w:t>
      </w:r>
      <w:del w:id="123" w:author="Abusisiwe Ndaba" w:date="2026-04-01T22:33:00Z" w16du:dateUtc="2026-04-01T20:33:00Z">
        <w:r w:rsidDel="009826DA">
          <w:rPr>
            <w:color w:val="000000"/>
          </w:rPr>
          <w:delText>with</w:delText>
        </w:r>
      </w:del>
      <w:r>
        <w:rPr>
          <w:color w:val="000000"/>
        </w:rPr>
        <w:t>in South Africa. This poses an urgency to expand our understanding of current and future predicted changes in biodiversity and environmental conditions, and to create a localised conservation framework that will potentially be more successful in guiding conservation decisions.</w:t>
      </w:r>
    </w:p>
    <w:p w14:paraId="0000000A" w14:textId="44C434B6" w:rsidR="00C37D33" w:rsidRDefault="00000000">
      <w:pPr>
        <w:pBdr>
          <w:top w:val="nil"/>
          <w:left w:val="nil"/>
          <w:bottom w:val="nil"/>
          <w:right w:val="nil"/>
          <w:between w:val="nil"/>
        </w:pBdr>
        <w:spacing w:after="140" w:line="360" w:lineRule="auto"/>
        <w:rPr>
          <w:color w:val="000000"/>
        </w:rPr>
      </w:pPr>
      <w:commentRangeStart w:id="124"/>
      <w:r>
        <w:rPr>
          <w:color w:val="000000"/>
        </w:rPr>
        <w:t xml:space="preserve">Arthropods are relatively understudied when compared to more “charismatic” biological groups, and this disparity is especially exacerbated in developing countries which might not have the necessary resources allocated to research endeavours </w:t>
      </w:r>
      <w:r>
        <w:t>(Titley, Snaddon and Turner, 2017)</w:t>
      </w:r>
      <w:r>
        <w:rPr>
          <w:color w:val="000000"/>
        </w:rPr>
        <w:t xml:space="preserve">. Even in regions such as Europe, where there are far more economic and social resources available for research and conservation, only 0.12% of insect species have legal conservation protections </w:t>
      </w:r>
      <w:r>
        <w:t>(Leandro, Jay-Robert and Vergnes, 2017)</w:t>
      </w:r>
      <w:r>
        <w:rPr>
          <w:color w:val="000000"/>
        </w:rPr>
        <w:t xml:space="preserve">. Many laypeople are unaware of the value insects hold ecologically </w:t>
      </w:r>
      <w:r>
        <w:t xml:space="preserve">(Donkersley </w:t>
      </w:r>
      <w:r>
        <w:rPr>
          <w:i/>
          <w:iCs/>
        </w:rPr>
        <w:t>et al.</w:t>
      </w:r>
      <w:r>
        <w:t>, 2022)</w:t>
      </w:r>
      <w:r>
        <w:rPr>
          <w:color w:val="000000"/>
        </w:rPr>
        <w:t>. Therefore, they are not always considered and included when conservation strategies are</w:t>
      </w:r>
      <w:del w:id="125" w:author="Abusisiwe Ndaba" w:date="2026-04-01T22:35:00Z" w16du:dateUtc="2026-04-01T20:35:00Z">
        <w:r w:rsidDel="002B35BD">
          <w:rPr>
            <w:color w:val="000000"/>
          </w:rPr>
          <w:delText xml:space="preserve"> being</w:delText>
        </w:r>
      </w:del>
      <w:r>
        <w:rPr>
          <w:color w:val="000000"/>
        </w:rPr>
        <w:t xml:space="preserve"> implemented. Even w</w:t>
      </w:r>
      <w:ins w:id="126" w:author="Abusisiwe Ndaba" w:date="2026-04-01T22:36:00Z" w16du:dateUtc="2026-04-01T20:36:00Z">
        <w:r w:rsidR="002B35BD">
          <w:rPr>
            <w:color w:val="000000"/>
            <w:lang w:val="en-US"/>
          </w:rPr>
          <w:t>ith direct focus on</w:t>
        </w:r>
      </w:ins>
      <w:del w:id="127" w:author="Abusisiwe Ndaba" w:date="2026-04-01T22:36:00Z" w16du:dateUtc="2026-04-01T20:36:00Z">
        <w:r w:rsidDel="002B35BD">
          <w:rPr>
            <w:color w:val="000000"/>
          </w:rPr>
          <w:delText>hen</w:delText>
        </w:r>
      </w:del>
      <w:r>
        <w:rPr>
          <w:color w:val="000000"/>
        </w:rPr>
        <w:t xml:space="preserve"> arthropods</w:t>
      </w:r>
      <w:del w:id="128" w:author="Abusisiwe Ndaba" w:date="2026-04-01T22:36:00Z" w16du:dateUtc="2026-04-01T20:36:00Z">
        <w:r w:rsidDel="002B35BD">
          <w:rPr>
            <w:color w:val="000000"/>
          </w:rPr>
          <w:delText xml:space="preserve"> are being focused on directly</w:delText>
        </w:r>
      </w:del>
      <w:r>
        <w:rPr>
          <w:color w:val="000000"/>
        </w:rPr>
        <w:t xml:space="preserve">, there is </w:t>
      </w:r>
      <w:r>
        <w:t>still a bias</w:t>
      </w:r>
      <w:r>
        <w:rPr>
          <w:color w:val="000000"/>
        </w:rPr>
        <w:t xml:space="preserve"> towards researching and conserving </w:t>
      </w:r>
      <w:r>
        <w:rPr>
          <w:color w:val="000000"/>
        </w:rPr>
        <w:lastRenderedPageBreak/>
        <w:t xml:space="preserve">charismatic and large taxa, such as Odonata and Lepidoptera </w:t>
      </w:r>
      <w:r>
        <w:t>(Lewis, New and Stewart, 2007)</w:t>
      </w:r>
      <w:r>
        <w:rPr>
          <w:color w:val="000000"/>
        </w:rPr>
        <w:t xml:space="preserve">. </w:t>
      </w:r>
      <w:ins w:id="129" w:author="Abusisiwe Ndaba [2]" w:date="2026-04-02T11:13:00Z" w16du:dateUtc="2026-04-02T09:13:00Z">
        <w:r w:rsidR="00F72161">
          <w:rPr>
            <w:color w:val="000000"/>
            <w:lang w:val="en-US"/>
          </w:rPr>
          <w:t>Many other taxa, including be</w:t>
        </w:r>
      </w:ins>
      <w:ins w:id="130" w:author="Abusisiwe Ndaba [2]" w:date="2026-04-02T11:14:00Z" w16du:dateUtc="2026-04-02T09:14:00Z">
        <w:r w:rsidR="00F72161">
          <w:rPr>
            <w:color w:val="000000"/>
            <w:lang w:val="en-US"/>
          </w:rPr>
          <w:t xml:space="preserve">etles, which are </w:t>
        </w:r>
      </w:ins>
      <w:ins w:id="131" w:author="Abusisiwe Ndaba [2]" w:date="2026-04-02T11:13:00Z" w16du:dateUtc="2026-04-02T09:13:00Z">
        <w:r w:rsidR="00F72161">
          <w:rPr>
            <w:color w:val="000000"/>
            <w:lang w:val="en-US"/>
          </w:rPr>
          <w:t>the most diverse group</w:t>
        </w:r>
      </w:ins>
      <w:ins w:id="132" w:author="Abusisiwe Ndaba [2]" w:date="2026-04-02T11:14:00Z" w16du:dateUtc="2026-04-02T09:14:00Z">
        <w:r w:rsidR="00F72161">
          <w:rPr>
            <w:color w:val="000000"/>
            <w:lang w:val="en-US"/>
          </w:rPr>
          <w:t xml:space="preserve"> of arthropods, are neglected.</w:t>
        </w:r>
      </w:ins>
      <w:del w:id="133" w:author="Abusisiwe Ndaba [2]" w:date="2026-04-02T11:15:00Z" w16du:dateUtc="2026-04-02T09:15:00Z">
        <w:r w:rsidDel="00F72161">
          <w:rPr>
            <w:color w:val="000000"/>
          </w:rPr>
          <w:delText xml:space="preserve">Bioindicators are also crucial in rapidly assessing ecosystem health and conservation demands, especially when there is a lack of comprehensive baseline data. Insects in general can be very useful bioindicators, and are also specifically useful in Africa </w:delText>
        </w:r>
        <w:r w:rsidDel="00F72161">
          <w:delText xml:space="preserve">(Landmann </w:delText>
        </w:r>
        <w:r w:rsidDel="00F72161">
          <w:rPr>
            <w:i/>
            <w:iCs/>
          </w:rPr>
          <w:delText>et al.</w:delText>
        </w:r>
        <w:r w:rsidDel="00F72161">
          <w:delText>, 2023)</w:delText>
        </w:r>
        <w:r w:rsidDel="00F72161">
          <w:rPr>
            <w:color w:val="000000"/>
          </w:rPr>
          <w:delText>.</w:delText>
        </w:r>
      </w:del>
      <w:commentRangeEnd w:id="124"/>
      <w:r w:rsidR="00884DC7">
        <w:rPr>
          <w:rStyle w:val="CommentReference"/>
          <w:color w:val="000000"/>
          <w:sz w:val="24"/>
          <w:szCs w:val="24"/>
        </w:rPr>
        <w:commentReference w:id="124"/>
      </w:r>
    </w:p>
    <w:p w14:paraId="0000000B" w14:textId="27D9B9AF" w:rsidR="00C37D33" w:rsidRDefault="00000000">
      <w:pPr>
        <w:pBdr>
          <w:top w:val="nil"/>
          <w:left w:val="nil"/>
          <w:bottom w:val="nil"/>
          <w:right w:val="nil"/>
          <w:between w:val="nil"/>
        </w:pBdr>
        <w:spacing w:after="140" w:line="360" w:lineRule="auto"/>
        <w:rPr>
          <w:color w:val="000000"/>
        </w:rPr>
      </w:pPr>
      <w:r>
        <w:rPr>
          <w:color w:val="000000"/>
        </w:rPr>
        <w:t>Beetles comprise the single largest order of animals globally, with an approximate 350</w:t>
      </w:r>
      <w:ins w:id="134" w:author="Abusisiwe Ndaba" w:date="2026-04-01T22:40:00Z" w16du:dateUtc="2026-04-01T20:40:00Z">
        <w:r w:rsidR="002B35BD">
          <w:rPr>
            <w:color w:val="000000"/>
            <w:lang w:val="en-US"/>
          </w:rPr>
          <w:t>,</w:t>
        </w:r>
      </w:ins>
      <w:r>
        <w:rPr>
          <w:color w:val="000000"/>
        </w:rPr>
        <w:t xml:space="preserve">000 named species, and approximately a million more undescribed ones </w:t>
      </w:r>
      <w:r>
        <w:t xml:space="preserve">(Stork </w:t>
      </w:r>
      <w:r>
        <w:rPr>
          <w:i/>
          <w:iCs/>
        </w:rPr>
        <w:t>et al.</w:t>
      </w:r>
      <w:r>
        <w:t>, 2015)</w:t>
      </w:r>
      <w:r>
        <w:rPr>
          <w:color w:val="000000"/>
        </w:rPr>
        <w:t>. They also hold a high level of ecological influence due to their extreme ubiquity allowing for a great number of interactions with other forms of life that are present around them. Due to their vast ecological diversity, beetles provide a wide range of ecosystem services. For example, beetles facilitate many processes of decomposition</w:t>
      </w:r>
      <w:del w:id="135" w:author="Abusisiwe Ndaba [2]" w:date="2026-04-02T11:18:00Z" w16du:dateUtc="2026-04-02T09:18:00Z">
        <w:r w:rsidDel="00F72161">
          <w:rPr>
            <w:color w:val="000000"/>
          </w:rPr>
          <w:delText xml:space="preserve"> </w:delText>
        </w:r>
      </w:del>
      <w:ins w:id="136" w:author="Abusisiwe Ndaba [2]" w:date="2026-04-02T11:18:00Z" w16du:dateUtc="2026-04-02T09:18:00Z">
        <w:r w:rsidR="00F72161">
          <w:rPr>
            <w:color w:val="000000"/>
            <w:lang w:val="en-US"/>
          </w:rPr>
          <w:t>, pollination and seed dispersal (REF)</w:t>
        </w:r>
      </w:ins>
      <w:del w:id="137" w:author="Abusisiwe Ndaba [2]" w:date="2026-04-02T11:18:00Z" w16du:dateUtc="2026-04-02T09:18:00Z">
        <w:r w:rsidDel="00F72161">
          <w:rPr>
            <w:color w:val="000000"/>
          </w:rPr>
          <w:delText>and can facilitate reproduction for plants and fungi in their environment</w:delText>
        </w:r>
      </w:del>
      <w:r>
        <w:rPr>
          <w:color w:val="000000"/>
        </w:rPr>
        <w:t xml:space="preserve">. </w:t>
      </w:r>
      <w:ins w:id="138" w:author="Abusisiwe Ndaba" w:date="2026-04-02T11:28:00Z" w16du:dateUtc="2026-04-02T09:28:00Z">
        <w:r w:rsidR="00E4383B">
          <w:rPr>
            <w:color w:val="000000"/>
            <w:lang w:val="en-US"/>
          </w:rPr>
          <w:t xml:space="preserve">They are also very useful bioindicators </w:t>
        </w:r>
      </w:ins>
      <w:ins w:id="139" w:author="Abusisiwe Ndaba" w:date="2026-04-02T11:29:00Z" w16du:dateUtc="2026-04-02T09:29:00Z">
        <w:r w:rsidR="00E4383B">
          <w:rPr>
            <w:color w:val="000000"/>
            <w:lang w:val="en-US"/>
          </w:rPr>
          <w:t xml:space="preserve">of environmental change (REF). </w:t>
        </w:r>
      </w:ins>
      <w:moveFromRangeStart w:id="140" w:author="Abusisiwe Ndaba [2]" w:date="2026-04-02T11:23:00Z" w:name="move226021450"/>
      <w:moveFrom w:id="141" w:author="Abusisiwe Ndaba [2]" w:date="2026-04-02T11:23:00Z" w16du:dateUtc="2026-04-02T09:23:00Z">
        <w:r w:rsidDel="00E4383B">
          <w:rPr>
            <w:color w:val="000000"/>
          </w:rPr>
          <w:t xml:space="preserve">They act as detritivores reducing litter, provide immense biomass for other organisms with a higher trophic level, and also act as predators themselves </w:t>
        </w:r>
        <w:r w:rsidDel="00E4383B">
          <w:t>(McKenna and Farrell, 2009)</w:t>
        </w:r>
        <w:r w:rsidDel="00E4383B">
          <w:rPr>
            <w:color w:val="000000"/>
          </w:rPr>
          <w:t xml:space="preserve">. </w:t>
        </w:r>
      </w:moveFrom>
      <w:moveFromRangeEnd w:id="140"/>
      <w:r>
        <w:rPr>
          <w:color w:val="000000"/>
        </w:rPr>
        <w:t xml:space="preserve">In South Africa, they act as vital pollinators for a number of different plants that are found within important biodiversity hotspots. </w:t>
      </w:r>
      <w:r>
        <w:t xml:space="preserve">(van Kleunen </w:t>
      </w:r>
      <w:r>
        <w:rPr>
          <w:i/>
          <w:iCs/>
        </w:rPr>
        <w:t>et al.</w:t>
      </w:r>
      <w:r>
        <w:t>, 2007)</w:t>
      </w:r>
      <w:r>
        <w:rPr>
          <w:color w:val="000000"/>
        </w:rPr>
        <w:t>. For example, certain</w:t>
      </w:r>
      <w:r>
        <w:rPr>
          <w:i/>
          <w:iCs/>
          <w:color w:val="000000"/>
        </w:rPr>
        <w:t xml:space="preserve"> Protea</w:t>
      </w:r>
      <w:r>
        <w:rPr>
          <w:color w:val="000000"/>
        </w:rPr>
        <w:t xml:space="preserve"> </w:t>
      </w:r>
      <w:commentRangeStart w:id="142"/>
      <w:r>
        <w:rPr>
          <w:color w:val="000000"/>
        </w:rPr>
        <w:t xml:space="preserve">species </w:t>
      </w:r>
      <w:commentRangeEnd w:id="142"/>
      <w:r w:rsidR="00F72161">
        <w:rPr>
          <w:rStyle w:val="CommentReference"/>
          <w:color w:val="000000"/>
          <w:sz w:val="24"/>
          <w:szCs w:val="24"/>
        </w:rPr>
        <w:commentReference w:id="142"/>
      </w:r>
      <w:r>
        <w:rPr>
          <w:color w:val="000000"/>
        </w:rPr>
        <w:t xml:space="preserve">were found to be most often pollinated by </w:t>
      </w:r>
      <w:commentRangeStart w:id="143"/>
      <w:r>
        <w:rPr>
          <w:color w:val="000000"/>
        </w:rPr>
        <w:t xml:space="preserve">cetoniine </w:t>
      </w:r>
      <w:commentRangeEnd w:id="143"/>
      <w:r w:rsidR="00884DC7">
        <w:rPr>
          <w:rStyle w:val="CommentReference"/>
          <w:color w:val="000000"/>
          <w:sz w:val="24"/>
          <w:szCs w:val="24"/>
        </w:rPr>
        <w:commentReference w:id="143"/>
      </w:r>
      <w:r>
        <w:rPr>
          <w:color w:val="000000"/>
        </w:rPr>
        <w:t xml:space="preserve">beetles compared to other animal groups </w:t>
      </w:r>
      <w:r>
        <w:t>(Steenhuisen and Johnson, 2012)</w:t>
      </w:r>
      <w:r>
        <w:rPr>
          <w:color w:val="000000"/>
        </w:rPr>
        <w:t>.</w:t>
      </w:r>
    </w:p>
    <w:p w14:paraId="0000000C" w14:textId="4CFA353A" w:rsidR="00C37D33" w:rsidRDefault="00E4383B">
      <w:pPr>
        <w:pBdr>
          <w:top w:val="nil"/>
          <w:left w:val="nil"/>
          <w:bottom w:val="nil"/>
          <w:right w:val="nil"/>
          <w:between w:val="nil"/>
        </w:pBdr>
        <w:spacing w:after="140" w:line="360" w:lineRule="auto"/>
        <w:rPr>
          <w:color w:val="000000"/>
        </w:rPr>
      </w:pPr>
      <w:ins w:id="144" w:author="Abusisiwe Ndaba [2]" w:date="2026-04-02T11:24:00Z" w16du:dateUtc="2026-04-02T09:24:00Z">
        <w:r>
          <w:rPr>
            <w:color w:val="000000"/>
            <w:lang w:val="en-US"/>
          </w:rPr>
          <w:t>Beetles</w:t>
        </w:r>
      </w:ins>
      <w:moveToRangeStart w:id="145" w:author="Abusisiwe Ndaba [2]" w:date="2026-04-02T11:23:00Z" w:name="move226021450"/>
      <w:moveTo w:id="146" w:author="Abusisiwe Ndaba [2]" w:date="2026-04-02T11:23:00Z" w16du:dateUtc="2026-04-02T09:23:00Z">
        <w:del w:id="147" w:author="Abusisiwe Ndaba [2]" w:date="2026-04-02T11:24:00Z" w16du:dateUtc="2026-04-02T09:24:00Z">
          <w:r w:rsidDel="00E4383B">
            <w:rPr>
              <w:color w:val="000000"/>
            </w:rPr>
            <w:delText>They</w:delText>
          </w:r>
        </w:del>
        <w:r>
          <w:rPr>
            <w:color w:val="000000"/>
          </w:rPr>
          <w:t xml:space="preserve"> act as detritivores </w:t>
        </w:r>
      </w:moveTo>
      <w:ins w:id="148" w:author="Abusisiwe Ndaba [2]" w:date="2026-04-02T11:24:00Z" w16du:dateUtc="2026-04-02T09:24:00Z">
        <w:r>
          <w:rPr>
            <w:color w:val="000000"/>
            <w:lang w:val="en-US"/>
          </w:rPr>
          <w:t xml:space="preserve">by </w:t>
        </w:r>
      </w:ins>
      <w:moveTo w:id="149" w:author="Abusisiwe Ndaba [2]" w:date="2026-04-02T11:23:00Z" w16du:dateUtc="2026-04-02T09:23:00Z">
        <w:r>
          <w:rPr>
            <w:color w:val="000000"/>
          </w:rPr>
          <w:t>reducing litter, provid</w:t>
        </w:r>
      </w:moveTo>
      <w:ins w:id="150" w:author="Abusisiwe Ndaba [2]" w:date="2026-04-02T11:25:00Z" w16du:dateUtc="2026-04-02T09:25:00Z">
        <w:r>
          <w:rPr>
            <w:color w:val="000000"/>
            <w:lang w:val="en-US"/>
          </w:rPr>
          <w:t>ing</w:t>
        </w:r>
      </w:ins>
      <w:moveTo w:id="151" w:author="Abusisiwe Ndaba [2]" w:date="2026-04-02T11:23:00Z" w16du:dateUtc="2026-04-02T09:23:00Z">
        <w:del w:id="152" w:author="Abusisiwe Ndaba [2]" w:date="2026-04-02T11:25:00Z" w16du:dateUtc="2026-04-02T09:25:00Z">
          <w:r w:rsidDel="00E4383B">
            <w:rPr>
              <w:color w:val="000000"/>
            </w:rPr>
            <w:delText>e</w:delText>
          </w:r>
        </w:del>
        <w:r>
          <w:rPr>
            <w:color w:val="000000"/>
          </w:rPr>
          <w:t xml:space="preserve"> immense biomass for other organisms with a higher trophic level</w:t>
        </w:r>
        <w:del w:id="153" w:author="Charlene Janion-Scheepers" w:date="2026-04-03T09:30:00Z" w16du:dateUtc="2026-04-03T07:30:00Z">
          <w:r w:rsidDel="00884DC7">
            <w:rPr>
              <w:color w:val="000000"/>
            </w:rPr>
            <w:delText>,</w:delText>
          </w:r>
        </w:del>
        <w:r>
          <w:rPr>
            <w:color w:val="000000"/>
          </w:rPr>
          <w:t xml:space="preserve"> and also act as predators themselves </w:t>
        </w:r>
        <w:r>
          <w:t>(McKenna and Farrell, 2009)</w:t>
        </w:r>
        <w:r>
          <w:rPr>
            <w:color w:val="000000"/>
          </w:rPr>
          <w:t>.</w:t>
        </w:r>
      </w:moveTo>
      <w:moveToRangeEnd w:id="145"/>
      <w:ins w:id="154" w:author="Abusisiwe Ndaba [2]" w:date="2026-04-02T11:25:00Z" w16du:dateUtc="2026-04-02T09:25:00Z">
        <w:r>
          <w:rPr>
            <w:color w:val="000000"/>
            <w:lang w:val="en-US"/>
          </w:rPr>
          <w:t xml:space="preserve"> </w:t>
        </w:r>
      </w:ins>
      <w:r>
        <w:rPr>
          <w:color w:val="000000"/>
        </w:rPr>
        <w:t xml:space="preserve">Macrodetritivores, such as tenebrionid beetles, are the main consumers of plant litter and are the primary organisms responsible for the decomposition and nutrient cycling of litter back into soil </w:t>
      </w:r>
      <w:r>
        <w:t>(Mordkovich and Afanas’ev, 1980; Cheli, Bosco and Flores, 2022)</w:t>
      </w:r>
      <w:r>
        <w:rPr>
          <w:color w:val="000000"/>
        </w:rPr>
        <w:t>. Thus</w:t>
      </w:r>
      <w:ins w:id="155" w:author="Abusisiwe Ndaba [2]" w:date="2026-04-02T11:26:00Z" w16du:dateUtc="2026-04-02T09:26:00Z">
        <w:r>
          <w:rPr>
            <w:color w:val="000000"/>
            <w:lang w:val="en-US"/>
          </w:rPr>
          <w:t>,</w:t>
        </w:r>
      </w:ins>
      <w:r>
        <w:rPr>
          <w:color w:val="000000"/>
        </w:rPr>
        <w:t xml:space="preserve"> tenebrionids </w:t>
      </w:r>
      <w:ins w:id="156" w:author="Abusisiwe Ndaba [2]" w:date="2026-04-02T11:26:00Z" w16du:dateUtc="2026-04-02T09:26:00Z">
        <w:r>
          <w:rPr>
            <w:color w:val="000000"/>
            <w:lang w:val="en-US"/>
          </w:rPr>
          <w:t>are</w:t>
        </w:r>
      </w:ins>
      <w:del w:id="157" w:author="Abusisiwe Ndaba [2]" w:date="2026-04-02T11:26:00Z" w16du:dateUtc="2026-04-02T09:26:00Z">
        <w:r w:rsidDel="00E4383B">
          <w:rPr>
            <w:color w:val="000000"/>
          </w:rPr>
          <w:delText>can be</w:delText>
        </w:r>
      </w:del>
      <w:r>
        <w:rPr>
          <w:color w:val="000000"/>
        </w:rPr>
        <w:t xml:space="preserve"> essential ecosystem engineers and crucial for the maintenance of reliant environments and the trophic complexity found therein </w:t>
      </w:r>
      <w:r>
        <w:t>(Cheli, Bosco and Flores, 2022)</w:t>
      </w:r>
      <w:r>
        <w:rPr>
          <w:color w:val="000000"/>
        </w:rPr>
        <w:t xml:space="preserve">. Epigaeic carabid beetles specifically have been suggested to be potentially excellent bioindicators of climate change and ecosystem health due to their ecological and taxonomic diversity, and relative ease in sampling </w:t>
      </w:r>
      <w:r>
        <w:t>(Koivula, 2011)</w:t>
      </w:r>
      <w:r>
        <w:rPr>
          <w:color w:val="000000"/>
        </w:rPr>
        <w:t xml:space="preserve">. Carabidae also efficiently reflect their surrounding abiotic and biotic conditions due to their sensitivity to climate warming which can approach critical limits and tolerances. Carabidae exhibit observable responses to gradual changes in the surrounding environments with a shorter latency when compared to the vegetation which may be of primary concern </w:t>
      </w:r>
      <w:r>
        <w:t>(Brandmayr, 2016)</w:t>
      </w:r>
      <w:r>
        <w:rPr>
          <w:color w:val="000000"/>
        </w:rPr>
        <w:t xml:space="preserve">. Cicindelidae are also beetles that </w:t>
      </w:r>
      <w:r>
        <w:t xml:space="preserve">are excellent bioindicators. Cicindelidae diversity has been shown to be usable as a proxy for butterfly and bird diversity present within the same areas, but allow for faster sampling and assessment of population health than those groups (Pearson and Cassola, </w:t>
      </w:r>
      <w:commentRangeStart w:id="158"/>
      <w:r>
        <w:t>1992</w:t>
      </w:r>
      <w:commentRangeEnd w:id="158"/>
      <w:r w:rsidR="00206D6C">
        <w:rPr>
          <w:rStyle w:val="CommentReference"/>
          <w:sz w:val="24"/>
          <w:szCs w:val="24"/>
        </w:rPr>
        <w:commentReference w:id="158"/>
      </w:r>
      <w:r>
        <w:t>).</w:t>
      </w:r>
    </w:p>
    <w:p w14:paraId="0000000D" w14:textId="77777777" w:rsidR="00C37D33" w:rsidRDefault="00000000">
      <w:pPr>
        <w:pStyle w:val="Heading2"/>
        <w:numPr>
          <w:ilvl w:val="1"/>
          <w:numId w:val="1"/>
        </w:numPr>
        <w:spacing w:line="360" w:lineRule="auto"/>
      </w:pPr>
      <w:r>
        <w:lastRenderedPageBreak/>
        <w:t>Altitudinal gradients</w:t>
      </w:r>
    </w:p>
    <w:p w14:paraId="0000000E" w14:textId="0F0D3E61" w:rsidR="00C37D33" w:rsidRDefault="00000000">
      <w:pPr>
        <w:pBdr>
          <w:top w:val="nil"/>
          <w:left w:val="nil"/>
          <w:bottom w:val="nil"/>
          <w:right w:val="nil"/>
          <w:between w:val="nil"/>
        </w:pBdr>
        <w:spacing w:after="140" w:line="360" w:lineRule="auto"/>
        <w:rPr>
          <w:color w:val="000000"/>
        </w:rPr>
      </w:pPr>
      <w:r>
        <w:rPr>
          <w:color w:val="000000"/>
        </w:rPr>
        <w:t xml:space="preserve">Mountain habitats display disproportionately high levels of diversity concentrated into relatively small spatial extents. They </w:t>
      </w:r>
      <w:r>
        <w:t>also provide</w:t>
      </w:r>
      <w:r>
        <w:rPr>
          <w:color w:val="000000"/>
        </w:rPr>
        <w:t xml:space="preserve"> rapidly changing environmental factors with changing elevations, which allows for a variety of differing general environmental conditions to be present and affect the same populations of fauna and flora </w:t>
      </w:r>
      <w:r>
        <w:t>(Bishop and Robertson, 2024)</w:t>
      </w:r>
      <w:r>
        <w:rPr>
          <w:color w:val="000000"/>
        </w:rPr>
        <w:t>. Th</w:t>
      </w:r>
      <w:ins w:id="159" w:author="Charlene Janion-Scheepers" w:date="2026-04-03T09:31:00Z" w16du:dateUtc="2026-04-03T07:31:00Z">
        <w:r w:rsidR="00884DC7">
          <w:rPr>
            <w:color w:val="000000"/>
          </w:rPr>
          <w:t xml:space="preserve">is </w:t>
        </w:r>
      </w:ins>
      <w:del w:id="160" w:author="Charlene Janion-Scheepers" w:date="2026-04-03T09:31:00Z" w16du:dateUtc="2026-04-03T07:31:00Z">
        <w:r w:rsidDel="00884DC7">
          <w:rPr>
            <w:color w:val="000000"/>
          </w:rPr>
          <w:delText xml:space="preserve">e close proximity of these environmental factor changes also </w:delText>
        </w:r>
      </w:del>
      <w:r>
        <w:rPr>
          <w:color w:val="000000"/>
        </w:rPr>
        <w:t xml:space="preserve">allows for observation on how certain taxa may respond to environmental changes and whether range shifts could be expected in response to factors such as climate change for other groups </w:t>
      </w:r>
      <w:r>
        <w:t>(Hodkinson, 2005)</w:t>
      </w:r>
      <w:r>
        <w:rPr>
          <w:color w:val="000000"/>
        </w:rPr>
        <w:t xml:space="preserve">. </w:t>
      </w:r>
      <w:ins w:id="161" w:author="Charlene Janion-Scheepers" w:date="2026-04-03T09:31:00Z" w16du:dateUtc="2026-04-03T07:31:00Z">
        <w:r w:rsidR="00884DC7">
          <w:rPr>
            <w:color w:val="000000"/>
          </w:rPr>
          <w:t xml:space="preserve">Specialist mountain </w:t>
        </w:r>
      </w:ins>
      <w:del w:id="162" w:author="Charlene Janion-Scheepers" w:date="2026-04-03T09:31:00Z" w16du:dateUtc="2026-04-03T07:31:00Z">
        <w:r w:rsidDel="00884DC7">
          <w:rPr>
            <w:color w:val="000000"/>
          </w:rPr>
          <w:delText xml:space="preserve">Mountainous </w:delText>
        </w:r>
      </w:del>
      <w:r>
        <w:rPr>
          <w:color w:val="000000"/>
        </w:rPr>
        <w:t xml:space="preserve">beetle species have been shown to have greater risks of decline and eventual extinction when compared to those from other types of habitats such as forests </w:t>
      </w:r>
      <w:r>
        <w:t xml:space="preserve">(Nolte </w:t>
      </w:r>
      <w:r>
        <w:rPr>
          <w:i/>
          <w:iCs/>
        </w:rPr>
        <w:t>et al.</w:t>
      </w:r>
      <w:r>
        <w:t>, 2019)</w:t>
      </w:r>
      <w:r>
        <w:rPr>
          <w:color w:val="000000"/>
        </w:rPr>
        <w:t>.</w:t>
      </w:r>
    </w:p>
    <w:p w14:paraId="0000000F" w14:textId="1973E655" w:rsidR="00C37D33" w:rsidDel="008007B9" w:rsidRDefault="00000000">
      <w:pPr>
        <w:pBdr>
          <w:top w:val="nil"/>
          <w:left w:val="nil"/>
          <w:bottom w:val="nil"/>
          <w:right w:val="nil"/>
          <w:between w:val="nil"/>
        </w:pBdr>
        <w:spacing w:after="140" w:line="360" w:lineRule="auto"/>
        <w:rPr>
          <w:del w:id="163" w:author="Charlene Janion-Scheepers" w:date="2026-04-03T09:32:00Z" w16du:dateUtc="2026-04-03T07:32:00Z"/>
          <w:color w:val="000000"/>
        </w:rPr>
      </w:pPr>
      <w:r>
        <w:rPr>
          <w:color w:val="000000"/>
        </w:rPr>
        <w:t xml:space="preserve">One of the main determinants of insect presence and absence across altitudinal gradients are hypothesised to be the balancing of the thermal requirements needed to ensure optimal growth, versus a potential to surpass thermal tolerance limits </w:t>
      </w:r>
      <w:r>
        <w:t>(Birkett, Blackburn and Menéndez, 2018)</w:t>
      </w:r>
      <w:r>
        <w:rPr>
          <w:color w:val="000000"/>
        </w:rPr>
        <w:t>. Insect</w:t>
      </w:r>
      <w:del w:id="164" w:author="Abusisiwe Ndaba" w:date="2026-04-02T11:59:00Z" w16du:dateUtc="2026-04-02T09:59:00Z">
        <w:r w:rsidDel="00DB7BFB">
          <w:rPr>
            <w:color w:val="000000"/>
          </w:rPr>
          <w:delText>s</w:delText>
        </w:r>
      </w:del>
      <w:r>
        <w:rPr>
          <w:color w:val="000000"/>
        </w:rPr>
        <w:t xml:space="preserve"> populations have been shown to shift into new altitudinal areas through altering their life histories and various phenological attributes in order to tolerate deviations from ideal environmental conditions in new habitats. However, any observed responses by insects to climate change across an altitudinal gradient will be species</w:t>
      </w:r>
      <w:ins w:id="165" w:author="Abusisiwe Ndaba" w:date="2026-04-02T11:59:00Z" w16du:dateUtc="2026-04-02T09:59:00Z">
        <w:r w:rsidR="00DB7BFB">
          <w:rPr>
            <w:color w:val="000000"/>
            <w:lang w:val="en-US"/>
          </w:rPr>
          <w:t>-</w:t>
        </w:r>
      </w:ins>
      <w:del w:id="166" w:author="Abusisiwe Ndaba" w:date="2026-04-02T11:59:00Z" w16du:dateUtc="2026-04-02T09:59:00Z">
        <w:r w:rsidDel="00DB7BFB">
          <w:rPr>
            <w:color w:val="000000"/>
          </w:rPr>
          <w:delText xml:space="preserve"> </w:delText>
        </w:r>
      </w:del>
      <w:r>
        <w:rPr>
          <w:color w:val="000000"/>
        </w:rPr>
        <w:t xml:space="preserve">specific </w:t>
      </w:r>
      <w:r>
        <w:t>(Hodkinson, 2005)</w:t>
      </w:r>
      <w:r>
        <w:rPr>
          <w:color w:val="000000"/>
        </w:rPr>
        <w:t>.</w:t>
      </w:r>
      <w:ins w:id="167" w:author="Charlene Janion-Scheepers" w:date="2026-04-03T09:32:00Z" w16du:dateUtc="2026-04-03T07:32:00Z">
        <w:r w:rsidR="008007B9">
          <w:rPr>
            <w:color w:val="000000"/>
          </w:rPr>
          <w:t xml:space="preserve"> </w:t>
        </w:r>
      </w:ins>
    </w:p>
    <w:p w14:paraId="00000010" w14:textId="618A9A97" w:rsidR="00C37D33" w:rsidRDefault="00000000">
      <w:pPr>
        <w:pBdr>
          <w:top w:val="nil"/>
          <w:left w:val="nil"/>
          <w:bottom w:val="nil"/>
          <w:right w:val="nil"/>
          <w:between w:val="nil"/>
        </w:pBdr>
        <w:spacing w:after="140" w:line="360" w:lineRule="auto"/>
        <w:rPr>
          <w:color w:val="000000"/>
        </w:rPr>
      </w:pPr>
      <w:r>
        <w:rPr>
          <w:color w:val="000000"/>
        </w:rPr>
        <w:t>Previous work on ants in Sani Pass concluded that seasonal fluctuations had a stronger effect on the distribution</w:t>
      </w:r>
      <w:del w:id="168" w:author="Abusisiwe Ndaba" w:date="2026-04-02T12:00:00Z" w16du:dateUtc="2026-04-02T10:00:00Z">
        <w:r w:rsidDel="00DB7BFB">
          <w:rPr>
            <w:color w:val="000000"/>
          </w:rPr>
          <w:delText>,</w:delText>
        </w:r>
      </w:del>
      <w:r>
        <w:rPr>
          <w:color w:val="000000"/>
        </w:rPr>
        <w:t xml:space="preserve"> and density of ant species across the altitudinal gradient, in comparison to long-term </w:t>
      </w:r>
      <w:r>
        <w:t>climatic</w:t>
      </w:r>
      <w:r>
        <w:rPr>
          <w:color w:val="000000"/>
        </w:rPr>
        <w:t xml:space="preserve"> trends </w:t>
      </w:r>
      <w:r>
        <w:t xml:space="preserve">(Bishop </w:t>
      </w:r>
      <w:r>
        <w:rPr>
          <w:i/>
          <w:iCs/>
        </w:rPr>
        <w:t>et al.</w:t>
      </w:r>
      <w:r>
        <w:t>, 2014)</w:t>
      </w:r>
      <w:r>
        <w:rPr>
          <w:color w:val="000000"/>
        </w:rPr>
        <w:t xml:space="preserve">. However, </w:t>
      </w:r>
      <w:del w:id="169" w:author="Abusisiwe Ndaba" w:date="2026-04-02T12:04:00Z" w16du:dateUtc="2026-04-02T10:04:00Z">
        <w:r w:rsidDel="00DB7BFB">
          <w:rPr>
            <w:color w:val="000000"/>
          </w:rPr>
          <w:delText>sampling with a large enough gap in-between the observations could be sufficient for</w:delText>
        </w:r>
      </w:del>
      <w:ins w:id="170" w:author="Abusisiwe Ndaba" w:date="2026-04-02T12:04:00Z" w16du:dateUtc="2026-04-02T10:04:00Z">
        <w:r w:rsidR="00DB7BFB">
          <w:rPr>
            <w:color w:val="000000"/>
            <w:lang w:val="en-US"/>
          </w:rPr>
          <w:t>long-term sampling</w:t>
        </w:r>
        <w:r w:rsidR="00E97F20">
          <w:rPr>
            <w:color w:val="000000"/>
            <w:lang w:val="en-US"/>
          </w:rPr>
          <w:t xml:space="preserve"> is crucial in</w:t>
        </w:r>
      </w:ins>
      <w:r>
        <w:rPr>
          <w:color w:val="000000"/>
        </w:rPr>
        <w:t xml:space="preserve"> determining whether there is a change in the underlying </w:t>
      </w:r>
      <w:r>
        <w:t>climatic</w:t>
      </w:r>
      <w:r>
        <w:rPr>
          <w:color w:val="000000"/>
        </w:rPr>
        <w:t xml:space="preserve"> conditions as opposed to seasonal variation.</w:t>
      </w:r>
    </w:p>
    <w:p w14:paraId="00000011" w14:textId="3838B6F9" w:rsidR="00C37D33" w:rsidRDefault="00000000">
      <w:pPr>
        <w:pBdr>
          <w:top w:val="nil"/>
          <w:left w:val="nil"/>
          <w:bottom w:val="nil"/>
          <w:right w:val="nil"/>
          <w:between w:val="nil"/>
        </w:pBdr>
        <w:spacing w:after="140" w:line="360" w:lineRule="auto"/>
        <w:rPr>
          <w:color w:val="000000"/>
        </w:rPr>
      </w:pPr>
      <w:r>
        <w:rPr>
          <w:color w:val="000000"/>
        </w:rPr>
        <w:t>Insect diversity and abundance fluctuate in varying ways across altitudes depending on the specific circumstances involved. Clima</w:t>
      </w:r>
      <w:del w:id="171" w:author="Abusisiwe Ndaba" w:date="2026-04-02T12:06:00Z" w16du:dateUtc="2026-04-02T10:06:00Z">
        <w:r w:rsidDel="00E97F20">
          <w:rPr>
            <w:color w:val="000000"/>
          </w:rPr>
          <w:delText>c</w:delText>
        </w:r>
      </w:del>
      <w:r>
        <w:rPr>
          <w:color w:val="000000"/>
        </w:rPr>
        <w:t xml:space="preserve">tic conditions, soil composition, biotic interactions, and individual species biology of the organisms involved all influence how the density of insect taxa will be spread across a mountain. Some examples of resulting </w:t>
      </w:r>
      <w:del w:id="172" w:author="Charlene Janion-Scheepers" w:date="2026-04-03T09:32:00Z" w16du:dateUtc="2026-04-03T07:32:00Z">
        <w:r w:rsidDel="00B92E38">
          <w:rPr>
            <w:color w:val="000000"/>
          </w:rPr>
          <w:delText xml:space="preserve">distributive </w:delText>
        </w:r>
      </w:del>
      <w:ins w:id="173" w:author="Charlene Janion-Scheepers" w:date="2026-04-03T09:32:00Z" w16du:dateUtc="2026-04-03T07:32:00Z">
        <w:r w:rsidR="00B92E38">
          <w:rPr>
            <w:color w:val="000000"/>
          </w:rPr>
          <w:t>distribut</w:t>
        </w:r>
        <w:r w:rsidR="00B92E38">
          <w:rPr>
            <w:color w:val="000000"/>
          </w:rPr>
          <w:t xml:space="preserve">ion </w:t>
        </w:r>
      </w:ins>
      <w:r>
        <w:rPr>
          <w:color w:val="000000"/>
        </w:rPr>
        <w:t xml:space="preserve">patterns </w:t>
      </w:r>
      <w:del w:id="174" w:author="Charlene Janion-Scheepers" w:date="2026-04-03T09:33:00Z" w16du:dateUtc="2026-04-03T07:33:00Z">
        <w:r w:rsidDel="00B92E38">
          <w:rPr>
            <w:color w:val="000000"/>
          </w:rPr>
          <w:delText>are:</w:delText>
        </w:r>
      </w:del>
      <w:ins w:id="175" w:author="Charlene Janion-Scheepers" w:date="2026-04-03T09:33:00Z" w16du:dateUtc="2026-04-03T07:33:00Z">
        <w:r w:rsidR="00B92E38">
          <w:rPr>
            <w:color w:val="000000"/>
          </w:rPr>
          <w:t>include:</w:t>
        </w:r>
      </w:ins>
      <w:r>
        <w:rPr>
          <w:color w:val="000000"/>
        </w:rPr>
        <w:t xml:space="preserve"> greatest richness and abundance surrounding mid-elevations, a linear decreasing relationship between diversity and elevation, and complex multi-modal patterns localised within altitudinal intervals </w:t>
      </w:r>
      <w:r>
        <w:t xml:space="preserve">(Dong </w:t>
      </w:r>
      <w:r>
        <w:rPr>
          <w:i/>
          <w:iCs/>
        </w:rPr>
        <w:t>et al.</w:t>
      </w:r>
      <w:r>
        <w:t>, 2025)</w:t>
      </w:r>
      <w:r>
        <w:rPr>
          <w:color w:val="000000"/>
        </w:rPr>
        <w:t>.</w:t>
      </w:r>
    </w:p>
    <w:p w14:paraId="00000012" w14:textId="77777777" w:rsidR="00C37D33" w:rsidRDefault="00000000">
      <w:pPr>
        <w:pStyle w:val="Heading2"/>
        <w:numPr>
          <w:ilvl w:val="1"/>
          <w:numId w:val="1"/>
        </w:numPr>
        <w:spacing w:line="360" w:lineRule="auto"/>
      </w:pPr>
      <w:r>
        <w:t>Environmental Changes</w:t>
      </w:r>
    </w:p>
    <w:p w14:paraId="00000013" w14:textId="3DBD6E19" w:rsidR="00C37D33" w:rsidRDefault="00000000">
      <w:pPr>
        <w:pBdr>
          <w:top w:val="nil"/>
          <w:left w:val="nil"/>
          <w:bottom w:val="nil"/>
          <w:right w:val="nil"/>
          <w:between w:val="nil"/>
        </w:pBdr>
        <w:spacing w:after="140" w:line="360" w:lineRule="auto"/>
        <w:rPr>
          <w:color w:val="000000"/>
        </w:rPr>
      </w:pPr>
      <w:r>
        <w:rPr>
          <w:color w:val="000000"/>
        </w:rPr>
        <w:t>Soil variables and vegetation variables have been shown to have strong effects on terrestrial insects in historical studies</w:t>
      </w:r>
      <w:ins w:id="176" w:author="Abusisiwe Ndaba" w:date="2026-04-02T12:18:00Z" w16du:dateUtc="2026-04-02T10:18:00Z">
        <w:r w:rsidR="00246D7E">
          <w:rPr>
            <w:color w:val="000000"/>
            <w:lang w:val="en-US"/>
          </w:rPr>
          <w:t xml:space="preserve"> (REF)</w:t>
        </w:r>
      </w:ins>
      <w:r>
        <w:rPr>
          <w:color w:val="000000"/>
        </w:rPr>
        <w:t>. For example, Scarab</w:t>
      </w:r>
      <w:ins w:id="177" w:author="Charlene Janion-Scheepers" w:date="2026-04-03T09:33:00Z" w16du:dateUtc="2026-04-03T07:33:00Z">
        <w:r w:rsidR="00B92E38">
          <w:rPr>
            <w:color w:val="000000"/>
          </w:rPr>
          <w:t>ae</w:t>
        </w:r>
      </w:ins>
      <w:r>
        <w:rPr>
          <w:color w:val="000000"/>
        </w:rPr>
        <w:t>idae beetles that rely</w:t>
      </w:r>
      <w:commentRangeStart w:id="178"/>
      <w:r>
        <w:rPr>
          <w:color w:val="000000"/>
        </w:rPr>
        <w:t xml:space="preserve"> </w:t>
      </w:r>
      <w:commentRangeEnd w:id="178"/>
      <w:r w:rsidR="00246D7E">
        <w:rPr>
          <w:rStyle w:val="CommentReference"/>
          <w:color w:val="000000"/>
          <w:sz w:val="24"/>
          <w:szCs w:val="24"/>
        </w:rPr>
        <w:commentReference w:id="178"/>
      </w:r>
      <w:r>
        <w:rPr>
          <w:color w:val="000000"/>
        </w:rPr>
        <w:t xml:space="preserve">exhibit a wide variety of manners in which they utilise soil and dung for reproduction. Telecoprids that </w:t>
      </w:r>
      <w:r>
        <w:rPr>
          <w:color w:val="000000"/>
        </w:rPr>
        <w:lastRenderedPageBreak/>
        <w:t>rely on moving the dung ball around</w:t>
      </w:r>
      <w:del w:id="179" w:author="Abusisiwe Ndaba" w:date="2026-04-02T12:19:00Z" w16du:dateUtc="2026-04-02T10:19:00Z">
        <w:r w:rsidDel="00246D7E">
          <w:rPr>
            <w:color w:val="000000"/>
          </w:rPr>
          <w:delText xml:space="preserve"> in order</w:delText>
        </w:r>
      </w:del>
      <w:r>
        <w:rPr>
          <w:color w:val="000000"/>
        </w:rPr>
        <w:t xml:space="preserve"> to house their eggs</w:t>
      </w:r>
      <w:del w:id="180" w:author="Abusisiwe Ndaba" w:date="2026-04-02T12:19:00Z" w16du:dateUtc="2026-04-02T10:19:00Z">
        <w:r w:rsidDel="00246D7E">
          <w:rPr>
            <w:color w:val="000000"/>
          </w:rPr>
          <w:delText>,</w:delText>
        </w:r>
      </w:del>
      <w:r>
        <w:rPr>
          <w:color w:val="000000"/>
        </w:rPr>
        <w:t xml:space="preserve"> require a habitat with soil that is more easily </w:t>
      </w:r>
      <w:commentRangeStart w:id="181"/>
      <w:r>
        <w:rPr>
          <w:color w:val="000000"/>
        </w:rPr>
        <w:t>manipulable</w:t>
      </w:r>
      <w:commentRangeEnd w:id="181"/>
      <w:r w:rsidR="00246D7E">
        <w:rPr>
          <w:rStyle w:val="CommentReference"/>
          <w:color w:val="000000"/>
          <w:sz w:val="24"/>
          <w:szCs w:val="24"/>
          <w:lang w:val="en-US"/>
        </w:rPr>
        <w:commentReference w:id="181"/>
      </w:r>
      <w:ins w:id="182" w:author="Abusisiwe Ndaba" w:date="2026-04-02T12:19:00Z" w16du:dateUtc="2026-04-02T10:19:00Z">
        <w:r w:rsidR="00246D7E">
          <w:rPr>
            <w:color w:val="000000"/>
            <w:lang w:val="en-US"/>
          </w:rPr>
          <w:t xml:space="preserve"> (REF)</w:t>
        </w:r>
      </w:ins>
      <w:r>
        <w:rPr>
          <w:color w:val="000000"/>
        </w:rPr>
        <w:t xml:space="preserve">. Changes </w:t>
      </w:r>
      <w:ins w:id="183" w:author="Abusisiwe Ndaba" w:date="2026-04-02T12:21:00Z" w16du:dateUtc="2026-04-02T10:21:00Z">
        <w:r w:rsidR="00246D7E">
          <w:rPr>
            <w:color w:val="000000"/>
            <w:lang w:val="en-US"/>
          </w:rPr>
          <w:t>in</w:t>
        </w:r>
      </w:ins>
      <w:del w:id="184" w:author="Abusisiwe Ndaba" w:date="2026-04-02T12:21:00Z" w16du:dateUtc="2026-04-02T10:21:00Z">
        <w:r w:rsidDel="00246D7E">
          <w:rPr>
            <w:color w:val="000000"/>
          </w:rPr>
          <w:delText>to</w:delText>
        </w:r>
      </w:del>
      <w:r>
        <w:rPr>
          <w:color w:val="000000"/>
        </w:rPr>
        <w:t xml:space="preserve"> soil composition, such as increased silt concentrations cause the soil to become more dense, therefore</w:t>
      </w:r>
      <w:ins w:id="185" w:author="Abusisiwe Ndaba" w:date="2026-04-02T12:21:00Z" w16du:dateUtc="2026-04-02T10:21:00Z">
        <w:r w:rsidR="00246D7E">
          <w:rPr>
            <w:color w:val="000000"/>
            <w:lang w:val="en-US"/>
          </w:rPr>
          <w:t>,</w:t>
        </w:r>
      </w:ins>
      <w:del w:id="186" w:author="Abusisiwe Ndaba" w:date="2026-04-02T12:24:00Z" w16du:dateUtc="2026-04-02T10:24:00Z">
        <w:r w:rsidDel="00246D7E">
          <w:rPr>
            <w:color w:val="000000"/>
          </w:rPr>
          <w:delText xml:space="preserve"> those</w:delText>
        </w:r>
      </w:del>
      <w:r>
        <w:rPr>
          <w:color w:val="000000"/>
        </w:rPr>
        <w:t xml:space="preserve"> beetles</w:t>
      </w:r>
      <w:ins w:id="187" w:author="Abusisiwe Ndaba" w:date="2026-04-02T12:24:00Z" w16du:dateUtc="2026-04-02T10:24:00Z">
        <w:r w:rsidR="00246D7E">
          <w:rPr>
            <w:color w:val="000000"/>
            <w:lang w:val="en-US"/>
          </w:rPr>
          <w:t xml:space="preserve"> such as telecoprids</w:t>
        </w:r>
      </w:ins>
      <w:r>
        <w:rPr>
          <w:color w:val="000000"/>
        </w:rPr>
        <w:t xml:space="preserve"> may be unable to inhabit th</w:t>
      </w:r>
      <w:ins w:id="188" w:author="Abusisiwe Ndaba" w:date="2026-04-02T12:24:00Z" w16du:dateUtc="2026-04-02T10:24:00Z">
        <w:r w:rsidR="00246D7E">
          <w:rPr>
            <w:color w:val="000000"/>
            <w:lang w:val="en-US"/>
          </w:rPr>
          <w:t>e</w:t>
        </w:r>
      </w:ins>
      <w:del w:id="189" w:author="Abusisiwe Ndaba" w:date="2026-04-02T12:24:00Z" w16du:dateUtc="2026-04-02T10:24:00Z">
        <w:r w:rsidDel="00246D7E">
          <w:rPr>
            <w:color w:val="000000"/>
          </w:rPr>
          <w:delText>o</w:delText>
        </w:r>
      </w:del>
      <w:r>
        <w:rPr>
          <w:color w:val="000000"/>
        </w:rPr>
        <w:t xml:space="preserve">se environments, effectively altering their habitable range </w:t>
      </w:r>
      <w:r>
        <w:t xml:space="preserve">(Daniel </w:t>
      </w:r>
      <w:r>
        <w:rPr>
          <w:i/>
          <w:iCs/>
        </w:rPr>
        <w:t>et al.</w:t>
      </w:r>
      <w:r>
        <w:t>, 2022)</w:t>
      </w:r>
      <w:r>
        <w:rPr>
          <w:color w:val="000000"/>
        </w:rPr>
        <w:t>. This conclusion extends to any other groups of terrestrial insects</w:t>
      </w:r>
      <w:del w:id="190" w:author="Abusisiwe Ndaba" w:date="2026-04-02T12:25:00Z" w16du:dateUtc="2026-04-02T10:25:00Z">
        <w:r w:rsidDel="00246D7E">
          <w:rPr>
            <w:color w:val="000000"/>
          </w:rPr>
          <w:delText>,</w:delText>
        </w:r>
      </w:del>
      <w:r>
        <w:rPr>
          <w:color w:val="000000"/>
        </w:rPr>
        <w:t xml:space="preserve"> </w:t>
      </w:r>
      <w:del w:id="191" w:author="Abusisiwe Ndaba" w:date="2026-04-02T12:24:00Z" w16du:dateUtc="2026-04-02T10:24:00Z">
        <w:r w:rsidDel="00246D7E">
          <w:rPr>
            <w:color w:val="000000"/>
            <w:lang w:val="en-US"/>
          </w:rPr>
          <w:delText>which</w:delText>
        </w:r>
      </w:del>
      <w:ins w:id="192" w:author="Abusisiwe Ndaba" w:date="2026-04-02T12:24:00Z" w16du:dateUtc="2026-04-02T10:24:00Z">
        <w:r w:rsidR="00246D7E">
          <w:rPr>
            <w:color w:val="000000"/>
            <w:lang w:val="en-US"/>
          </w:rPr>
          <w:t>that</w:t>
        </w:r>
      </w:ins>
      <w:r>
        <w:rPr>
          <w:color w:val="000000"/>
        </w:rPr>
        <w:t xml:space="preserve"> </w:t>
      </w:r>
      <w:del w:id="193" w:author="Abusisiwe Ndaba" w:date="2026-04-02T12:25:00Z" w16du:dateUtc="2026-04-02T10:25:00Z">
        <w:r w:rsidDel="00246D7E">
          <w:rPr>
            <w:color w:val="000000"/>
          </w:rPr>
          <w:delText xml:space="preserve">need to </w:delText>
        </w:r>
      </w:del>
      <w:r>
        <w:rPr>
          <w:color w:val="000000"/>
        </w:rPr>
        <w:t xml:space="preserve">inhabit soil. Climate change will affect soil properties within a given environment </w:t>
      </w:r>
      <w:r>
        <w:t>(Bhengu and Onyeka, 2024)</w:t>
      </w:r>
      <w:r>
        <w:rPr>
          <w:color w:val="000000"/>
        </w:rPr>
        <w:t xml:space="preserve">, therefore resulting in pressure on the organisms both through direct thermal stress, and </w:t>
      </w:r>
      <w:ins w:id="194" w:author="Abusisiwe Ndaba" w:date="2026-04-02T12:26:00Z" w16du:dateUtc="2026-04-02T10:26:00Z">
        <w:r w:rsidR="00A82B0F">
          <w:rPr>
            <w:color w:val="000000"/>
            <w:lang w:val="en-US"/>
          </w:rPr>
          <w:t>indirect</w:t>
        </w:r>
      </w:ins>
      <w:ins w:id="195" w:author="Abusisiwe Ndaba" w:date="2026-04-02T12:27:00Z" w16du:dateUtc="2026-04-02T10:27:00Z">
        <w:r w:rsidR="00A82B0F">
          <w:rPr>
            <w:color w:val="000000"/>
            <w:lang w:val="en-US"/>
          </w:rPr>
          <w:t>ly</w:t>
        </w:r>
      </w:ins>
      <w:ins w:id="196" w:author="Abusisiwe Ndaba" w:date="2026-04-02T12:26:00Z" w16du:dateUtc="2026-04-02T10:26:00Z">
        <w:r w:rsidR="00A82B0F">
          <w:rPr>
            <w:color w:val="000000"/>
            <w:lang w:val="en-US"/>
          </w:rPr>
          <w:t xml:space="preserve"> through alteri</w:t>
        </w:r>
      </w:ins>
      <w:del w:id="197" w:author="Abusisiwe Ndaba" w:date="2026-04-02T12:26:00Z" w16du:dateUtc="2026-04-02T10:26:00Z">
        <w:r w:rsidDel="00A82B0F">
          <w:rPr>
            <w:color w:val="000000"/>
          </w:rPr>
          <w:delText>maki</w:delText>
        </w:r>
      </w:del>
      <w:r>
        <w:rPr>
          <w:color w:val="000000"/>
        </w:rPr>
        <w:t>ng their surrounding environments</w:t>
      </w:r>
      <w:ins w:id="198" w:author="Abusisiwe Ndaba" w:date="2026-04-02T12:28:00Z" w16du:dateUtc="2026-04-02T10:28:00Z">
        <w:r w:rsidR="00A82B0F">
          <w:rPr>
            <w:color w:val="000000"/>
            <w:lang w:val="en-US"/>
          </w:rPr>
          <w:t>,</w:t>
        </w:r>
      </w:ins>
      <w:r>
        <w:rPr>
          <w:color w:val="000000"/>
        </w:rPr>
        <w:t xml:space="preserve"> </w:t>
      </w:r>
      <w:ins w:id="199" w:author="Abusisiwe Ndaba" w:date="2026-04-02T12:27:00Z" w16du:dateUtc="2026-04-02T10:27:00Z">
        <w:r w:rsidR="00A82B0F">
          <w:rPr>
            <w:color w:val="000000"/>
            <w:lang w:val="en-US"/>
          </w:rPr>
          <w:t xml:space="preserve">making them </w:t>
        </w:r>
      </w:ins>
      <w:r>
        <w:rPr>
          <w:color w:val="000000"/>
        </w:rPr>
        <w:t>unsuited for their ecological needs. For example, some tenebrionid</w:t>
      </w:r>
      <w:del w:id="200" w:author="Abusisiwe Ndaba" w:date="2026-04-02T12:28:00Z" w16du:dateUtc="2026-04-02T10:28:00Z">
        <w:r w:rsidDel="00A82B0F">
          <w:rPr>
            <w:color w:val="000000"/>
          </w:rPr>
          <w:delText>s</w:delText>
        </w:r>
      </w:del>
      <w:r>
        <w:rPr>
          <w:color w:val="000000"/>
        </w:rPr>
        <w:t xml:space="preserve"> species are restricted to sandy and loamy soil types due to their ecological behaviour, and therefore would be affected by environmental changes that result in the soil they inhabit becoming less friable </w:t>
      </w:r>
      <w:r>
        <w:t>(Crawford, 1991)</w:t>
      </w:r>
      <w:r>
        <w:rPr>
          <w:color w:val="000000"/>
        </w:rPr>
        <w:t>.</w:t>
      </w:r>
    </w:p>
    <w:p w14:paraId="00000014" w14:textId="0A76048C" w:rsidR="00C37D33" w:rsidRDefault="00000000">
      <w:pPr>
        <w:pBdr>
          <w:top w:val="nil"/>
          <w:left w:val="nil"/>
          <w:bottom w:val="nil"/>
          <w:right w:val="nil"/>
          <w:between w:val="nil"/>
        </w:pBdr>
        <w:spacing w:after="140" w:line="360" w:lineRule="auto"/>
        <w:rPr>
          <w:color w:val="000000"/>
        </w:rPr>
      </w:pPr>
      <w:r>
        <w:rPr>
          <w:color w:val="000000"/>
        </w:rPr>
        <w:t xml:space="preserve">The El Niño-Southern Oscillation (ENSO) is a protracted periodic extreme weather phenomenon. ENSO events have the potential to drive short-term changes and losses in diversity and function in insect populations </w:t>
      </w:r>
      <w:r>
        <w:t xml:space="preserve">(Sharp </w:t>
      </w:r>
      <w:r>
        <w:rPr>
          <w:i/>
          <w:iCs/>
        </w:rPr>
        <w:t>et al.</w:t>
      </w:r>
      <w:r>
        <w:t>, 2025)</w:t>
      </w:r>
      <w:r>
        <w:rPr>
          <w:color w:val="000000"/>
        </w:rPr>
        <w:t>. ENSO events also have the potential</w:t>
      </w:r>
      <w:ins w:id="201" w:author="Abusisiwe Ndaba" w:date="2026-04-02T12:29:00Z" w16du:dateUtc="2026-04-02T10:29:00Z">
        <w:r w:rsidR="00A82B0F">
          <w:rPr>
            <w:color w:val="000000"/>
            <w:lang w:val="en-US"/>
          </w:rPr>
          <w:t>,</w:t>
        </w:r>
      </w:ins>
      <w:r>
        <w:rPr>
          <w:color w:val="000000"/>
        </w:rPr>
        <w:t xml:space="preserve"> due to their recurrence and intensity, to mask longer-term baseline trends of climate change that may be occurring in the relevant environments </w:t>
      </w:r>
      <w:r>
        <w:t>(Samways, 2010)</w:t>
      </w:r>
      <w:r>
        <w:rPr>
          <w:color w:val="000000"/>
        </w:rPr>
        <w:t xml:space="preserve">. The ENSO contributes to the challenge of improving our knowledge of insect populations in the Southern </w:t>
      </w:r>
      <w:del w:id="202" w:author="Abusisiwe Ndaba" w:date="2026-04-02T12:30:00Z" w16du:dateUtc="2026-04-02T10:30:00Z">
        <w:r w:rsidDel="00A82B0F">
          <w:rPr>
            <w:color w:val="000000"/>
          </w:rPr>
          <w:delText>hemisphere</w:delText>
        </w:r>
      </w:del>
      <w:ins w:id="203" w:author="Abusisiwe Ndaba" w:date="2026-04-02T12:30:00Z" w16du:dateUtc="2026-04-02T10:30:00Z">
        <w:r w:rsidR="00A82B0F">
          <w:rPr>
            <w:color w:val="000000"/>
            <w:lang w:val="en-US"/>
          </w:rPr>
          <w:t>H</w:t>
        </w:r>
        <w:r w:rsidR="00A82B0F">
          <w:rPr>
            <w:color w:val="000000"/>
          </w:rPr>
          <w:t>emisphere</w:t>
        </w:r>
      </w:ins>
      <w:r>
        <w:rPr>
          <w:color w:val="000000"/>
        </w:rPr>
        <w:t xml:space="preserve">. Due to strong short-term </w:t>
      </w:r>
      <w:r>
        <w:t>climatic</w:t>
      </w:r>
      <w:r>
        <w:rPr>
          <w:color w:val="000000"/>
        </w:rPr>
        <w:t xml:space="preserve"> fluctuations, the observations of long-term </w:t>
      </w:r>
      <w:r>
        <w:t>climatic</w:t>
      </w:r>
      <w:r>
        <w:rPr>
          <w:color w:val="000000"/>
        </w:rPr>
        <w:t xml:space="preserve"> change in ongoing studies can be concealed </w:t>
      </w:r>
      <w:r>
        <w:t>(New and Samways, 2014)</w:t>
      </w:r>
      <w:r>
        <w:rPr>
          <w:color w:val="000000"/>
        </w:rPr>
        <w:t>. This is partially the reason why the research and conclusions drawn from invertebrate studies in the Northern Hemisphere are not directly comparable and applicable to cases in the South</w:t>
      </w:r>
      <w:ins w:id="204" w:author="Abusisiwe Ndaba" w:date="2026-04-02T12:30:00Z" w16du:dateUtc="2026-04-02T10:30:00Z">
        <w:r w:rsidR="00A82B0F">
          <w:rPr>
            <w:color w:val="000000"/>
            <w:lang w:val="en-US"/>
          </w:rPr>
          <w:t>ern Hermisphere</w:t>
        </w:r>
      </w:ins>
      <w:r>
        <w:rPr>
          <w:color w:val="000000"/>
        </w:rPr>
        <w:t xml:space="preserve"> </w:t>
      </w:r>
      <w:r>
        <w:t>(Sinclair and Chown, 2005)</w:t>
      </w:r>
      <w:r>
        <w:rPr>
          <w:color w:val="000000"/>
        </w:rPr>
        <w:t>.</w:t>
      </w:r>
    </w:p>
    <w:p w14:paraId="00000015" w14:textId="2039B3FF" w:rsidR="00C37D33" w:rsidRDefault="00000000">
      <w:pPr>
        <w:pBdr>
          <w:top w:val="nil"/>
          <w:left w:val="nil"/>
          <w:bottom w:val="nil"/>
          <w:right w:val="nil"/>
          <w:between w:val="nil"/>
        </w:pBdr>
        <w:spacing w:after="140" w:line="360" w:lineRule="auto"/>
        <w:rPr>
          <w:color w:val="000000"/>
        </w:rPr>
      </w:pPr>
      <w:r>
        <w:rPr>
          <w:color w:val="000000"/>
        </w:rPr>
        <w:t>Clima</w:t>
      </w:r>
      <w:del w:id="205" w:author="Abusisiwe Ndaba" w:date="2026-04-02T12:30:00Z" w16du:dateUtc="2026-04-02T10:30:00Z">
        <w:r w:rsidDel="00A82B0F">
          <w:rPr>
            <w:color w:val="000000"/>
          </w:rPr>
          <w:delText>c</w:delText>
        </w:r>
      </w:del>
      <w:r>
        <w:rPr>
          <w:color w:val="000000"/>
        </w:rPr>
        <w:t xml:space="preserve">tic oscillations such as the ENSO have altered the fire regimes in </w:t>
      </w:r>
      <w:ins w:id="206" w:author="Charlene Janion-Scheepers" w:date="2026-04-03T09:34:00Z" w16du:dateUtc="2026-04-03T07:34:00Z">
        <w:r w:rsidR="00B92E38">
          <w:rPr>
            <w:color w:val="000000"/>
          </w:rPr>
          <w:t>winter rainfall regions</w:t>
        </w:r>
      </w:ins>
      <w:del w:id="207" w:author="Charlene Janion-Scheepers" w:date="2026-04-03T09:34:00Z" w16du:dateUtc="2026-04-03T07:34:00Z">
        <w:r w:rsidDel="00B92E38">
          <w:rPr>
            <w:color w:val="000000"/>
          </w:rPr>
          <w:delText>environments with winter rains</w:delText>
        </w:r>
      </w:del>
      <w:ins w:id="208" w:author="Abusisiwe Ndaba" w:date="2026-04-02T12:30:00Z" w16du:dateUtc="2026-04-02T10:30:00Z">
        <w:r w:rsidR="00A82B0F">
          <w:rPr>
            <w:color w:val="000000"/>
            <w:lang w:val="en-US"/>
          </w:rPr>
          <w:t>,</w:t>
        </w:r>
      </w:ins>
      <w:r>
        <w:rPr>
          <w:color w:val="000000"/>
        </w:rPr>
        <w:t xml:space="preserve"> such as the Cape Floristic Region (CFR) </w:t>
      </w:r>
      <w:r>
        <w:t xml:space="preserve">(Altwegg </w:t>
      </w:r>
      <w:r>
        <w:rPr>
          <w:i/>
          <w:iCs/>
        </w:rPr>
        <w:t>et al.</w:t>
      </w:r>
      <w:r>
        <w:t>, 2014)</w:t>
      </w:r>
      <w:r>
        <w:rPr>
          <w:color w:val="000000"/>
        </w:rPr>
        <w:t xml:space="preserve">. Other phenomena of atmospheric variability, one being the Antarctic Ocean Oscillation (AAO), also contribute to the changing fire conditions in the CFR </w:t>
      </w:r>
      <w:r>
        <w:t xml:space="preserve">(Wilson </w:t>
      </w:r>
      <w:r>
        <w:rPr>
          <w:i/>
          <w:iCs/>
        </w:rPr>
        <w:t>et al.</w:t>
      </w:r>
      <w:r>
        <w:t>, 2010)</w:t>
      </w:r>
      <w:r>
        <w:rPr>
          <w:color w:val="000000"/>
        </w:rPr>
        <w:t>. These changes occur due to the anomalous weather events</w:t>
      </w:r>
      <w:ins w:id="209" w:author="Abusisiwe Ndaba" w:date="2026-04-02T12:31:00Z" w16du:dateUtc="2026-04-02T10:31:00Z">
        <w:r w:rsidR="00A82B0F">
          <w:rPr>
            <w:color w:val="000000"/>
            <w:lang w:val="en-US"/>
          </w:rPr>
          <w:t>,</w:t>
        </w:r>
      </w:ins>
      <w:r>
        <w:rPr>
          <w:color w:val="000000"/>
        </w:rPr>
        <w:t xml:space="preserve"> causing seasonal conditions that are drier and hotter than average. It is hypothesised that at the current rate of increased temperatures due to climate change, fire frequencies in these environments will substantially increase. This may lead to flora and fauna that are tolerant of more frequent fires to be the taxa that can most suitably inhabit these environments </w:t>
      </w:r>
      <w:r>
        <w:t xml:space="preserve">(Wilson </w:t>
      </w:r>
      <w:r>
        <w:rPr>
          <w:i/>
          <w:iCs/>
        </w:rPr>
        <w:t>et al.</w:t>
      </w:r>
      <w:r>
        <w:t>, 2010)</w:t>
      </w:r>
      <w:r>
        <w:rPr>
          <w:color w:val="000000"/>
        </w:rPr>
        <w:t>.</w:t>
      </w:r>
    </w:p>
    <w:p w14:paraId="00000016" w14:textId="77777777" w:rsidR="00C37D33" w:rsidRDefault="00000000">
      <w:pPr>
        <w:pStyle w:val="Heading2"/>
        <w:numPr>
          <w:ilvl w:val="1"/>
          <w:numId w:val="1"/>
        </w:numPr>
        <w:spacing w:line="360" w:lineRule="auto"/>
      </w:pPr>
      <w:r>
        <w:lastRenderedPageBreak/>
        <w:t>The Cape Floristic Region</w:t>
      </w:r>
    </w:p>
    <w:p w14:paraId="00000017" w14:textId="0FF38873" w:rsidR="00C37D33" w:rsidRDefault="00000000">
      <w:pPr>
        <w:pBdr>
          <w:top w:val="nil"/>
          <w:left w:val="nil"/>
          <w:bottom w:val="nil"/>
          <w:right w:val="nil"/>
          <w:between w:val="nil"/>
        </w:pBdr>
        <w:spacing w:after="140" w:line="360" w:lineRule="auto"/>
        <w:rPr>
          <w:color w:val="000000"/>
        </w:rPr>
      </w:pPr>
      <w:r>
        <w:rPr>
          <w:color w:val="000000"/>
        </w:rPr>
        <w:t xml:space="preserve">The CFR is the smallest and most </w:t>
      </w:r>
      <w:del w:id="210" w:author="Abusisiwe Ndaba" w:date="2026-04-02T12:32:00Z" w16du:dateUtc="2026-04-02T10:32:00Z">
        <w:r w:rsidDel="00A82B0F">
          <w:rPr>
            <w:color w:val="000000"/>
          </w:rPr>
          <w:delText xml:space="preserve">species </w:delText>
        </w:r>
      </w:del>
      <w:ins w:id="211" w:author="Abusisiwe Ndaba" w:date="2026-04-02T12:32:00Z" w16du:dateUtc="2026-04-02T10:32:00Z">
        <w:r w:rsidR="00A82B0F">
          <w:rPr>
            <w:color w:val="000000"/>
          </w:rPr>
          <w:t>species</w:t>
        </w:r>
        <w:r w:rsidR="00A82B0F">
          <w:rPr>
            <w:color w:val="000000"/>
            <w:lang w:val="en-US"/>
          </w:rPr>
          <w:t>-</w:t>
        </w:r>
      </w:ins>
      <w:r>
        <w:rPr>
          <w:color w:val="000000"/>
        </w:rPr>
        <w:t xml:space="preserve">rich floral kingdom globally </w:t>
      </w:r>
      <w:r>
        <w:t>(Taylor, Lee and Crous, 2001)</w:t>
      </w:r>
      <w:r>
        <w:rPr>
          <w:color w:val="000000"/>
        </w:rPr>
        <w:t>. Increasingly rising temperatures and reduced rainfall are predicted within the CFR, with its northern limits</w:t>
      </w:r>
      <w:del w:id="212" w:author="Abusisiwe Ndaba" w:date="2026-04-02T12:33:00Z" w16du:dateUtc="2026-04-02T10:33:00Z">
        <w:r w:rsidDel="00A82B0F">
          <w:rPr>
            <w:color w:val="000000"/>
          </w:rPr>
          <w:delText xml:space="preserve"> </w:delText>
        </w:r>
      </w:del>
      <w:del w:id="213" w:author="Abusisiwe Ndaba" w:date="2026-04-02T12:32:00Z" w16du:dateUtc="2026-04-02T10:32:00Z">
        <w:r w:rsidDel="00A82B0F">
          <w:rPr>
            <w:color w:val="000000"/>
          </w:rPr>
          <w:delText>being</w:delText>
        </w:r>
      </w:del>
      <w:r>
        <w:rPr>
          <w:color w:val="000000"/>
        </w:rPr>
        <w:t xml:space="preserve"> expected to face the greatest degree of change. The CFR is expected to lose large areas of its vegetation due to the</w:t>
      </w:r>
      <w:del w:id="214" w:author="Abusisiwe Ndaba" w:date="2026-04-01T23:09:00Z" w16du:dateUtc="2026-04-01T21:09:00Z">
        <w:r w:rsidDel="003548BD">
          <w:rPr>
            <w:color w:val="000000"/>
          </w:rPr>
          <w:delText>se</w:delText>
        </w:r>
      </w:del>
      <w:r>
        <w:rPr>
          <w:color w:val="000000"/>
        </w:rPr>
        <w:t xml:space="preserve"> effects of climate change</w:t>
      </w:r>
      <w:ins w:id="215" w:author="Abusisiwe Ndaba" w:date="2026-04-02T12:33:00Z" w16du:dateUtc="2026-04-02T10:33:00Z">
        <w:r w:rsidR="00A82B0F">
          <w:rPr>
            <w:color w:val="000000"/>
            <w:lang w:val="en-US"/>
          </w:rPr>
          <w:t>,</w:t>
        </w:r>
      </w:ins>
      <w:del w:id="216" w:author="Abusisiwe Ndaba" w:date="2026-04-01T23:10:00Z" w16du:dateUtc="2026-04-01T21:10:00Z">
        <w:r w:rsidDel="003548BD">
          <w:rPr>
            <w:color w:val="000000"/>
          </w:rPr>
          <w:delText>,</w:delText>
        </w:r>
      </w:del>
      <w:r>
        <w:rPr>
          <w:color w:val="000000"/>
        </w:rPr>
        <w:t xml:space="preserve"> in addition to the threats posed by land use change and invasive species </w:t>
      </w:r>
      <w:r>
        <w:t xml:space="preserve">(Midgley </w:t>
      </w:r>
      <w:r>
        <w:rPr>
          <w:i/>
          <w:iCs/>
        </w:rPr>
        <w:t>et al.</w:t>
      </w:r>
      <w:r>
        <w:t>, 2003)</w:t>
      </w:r>
      <w:r>
        <w:rPr>
          <w:color w:val="000000"/>
        </w:rPr>
        <w:t xml:space="preserve">. Most of the area threatened is predicted to occur in the northernmost boundaries of the Fynbos biome, </w:t>
      </w:r>
      <w:ins w:id="217" w:author="Abusisiwe Ndaba" w:date="2026-04-01T23:10:00Z" w16du:dateUtc="2026-04-01T21:10:00Z">
        <w:r w:rsidR="003548BD">
          <w:rPr>
            <w:color w:val="000000"/>
            <w:lang w:val="en-US"/>
          </w:rPr>
          <w:t>m</w:t>
        </w:r>
      </w:ins>
      <w:del w:id="218" w:author="Abusisiwe Ndaba" w:date="2026-04-01T23:10:00Z" w16du:dateUtc="2026-04-01T21:10:00Z">
        <w:r w:rsidDel="003548BD">
          <w:rPr>
            <w:color w:val="000000"/>
          </w:rPr>
          <w:delText>n</w:delText>
        </w:r>
      </w:del>
      <w:r>
        <w:rPr>
          <w:color w:val="000000"/>
        </w:rPr>
        <w:t>a</w:t>
      </w:r>
      <w:ins w:id="219" w:author="Abusisiwe Ndaba" w:date="2026-04-01T23:11:00Z" w16du:dateUtc="2026-04-01T21:11:00Z">
        <w:r w:rsidR="003548BD">
          <w:rPr>
            <w:color w:val="000000"/>
            <w:lang w:val="en-US"/>
          </w:rPr>
          <w:t>in</w:t>
        </w:r>
      </w:ins>
      <w:del w:id="220" w:author="Abusisiwe Ndaba" w:date="2026-04-01T23:11:00Z" w16du:dateUtc="2026-04-01T21:11:00Z">
        <w:r w:rsidDel="003548BD">
          <w:rPr>
            <w:color w:val="000000"/>
          </w:rPr>
          <w:delText>me</w:delText>
        </w:r>
      </w:del>
      <w:r>
        <w:rPr>
          <w:color w:val="000000"/>
        </w:rPr>
        <w:t xml:space="preserve">ly on the west coast and Cederberg mountains </w:t>
      </w:r>
      <w:commentRangeStart w:id="221"/>
      <w:r>
        <w:t xml:space="preserve">(Botes </w:t>
      </w:r>
      <w:r>
        <w:rPr>
          <w:i/>
          <w:iCs/>
        </w:rPr>
        <w:t>et al.</w:t>
      </w:r>
      <w:r>
        <w:t>, 2006)</w:t>
      </w:r>
      <w:r>
        <w:rPr>
          <w:color w:val="000000"/>
        </w:rPr>
        <w:t xml:space="preserve">. </w:t>
      </w:r>
      <w:commentRangeEnd w:id="221"/>
      <w:r w:rsidR="00A65472">
        <w:rPr>
          <w:rStyle w:val="CommentReference"/>
          <w:color w:val="000000"/>
          <w:sz w:val="24"/>
          <w:szCs w:val="24"/>
        </w:rPr>
        <w:commentReference w:id="221"/>
      </w:r>
      <w:r>
        <w:rPr>
          <w:color w:val="000000"/>
        </w:rPr>
        <w:t xml:space="preserve">In other global examples, focusing strategies to ecosystem-level monitoring </w:t>
      </w:r>
      <w:r>
        <w:t xml:space="preserve">(Vadas </w:t>
      </w:r>
      <w:r>
        <w:rPr>
          <w:i/>
          <w:iCs/>
        </w:rPr>
        <w:t>et al.</w:t>
      </w:r>
      <w:r>
        <w:t>, 2022)</w:t>
      </w:r>
      <w:r>
        <w:rPr>
          <w:color w:val="000000"/>
        </w:rPr>
        <w:t xml:space="preserve">, and conservation </w:t>
      </w:r>
      <w:r>
        <w:t>(Leandro, Jay-Robert and Vergnes, 2017)</w:t>
      </w:r>
      <w:r>
        <w:rPr>
          <w:color w:val="000000"/>
        </w:rPr>
        <w:t xml:space="preserve"> have been proposed as the most effective method</w:t>
      </w:r>
      <w:del w:id="222" w:author="Abusisiwe Ndaba" w:date="2026-04-02T12:34:00Z" w16du:dateUtc="2026-04-02T10:34:00Z">
        <w:r w:rsidDel="00A82B0F">
          <w:rPr>
            <w:color w:val="000000"/>
          </w:rPr>
          <w:delText xml:space="preserve"> by which</w:delText>
        </w:r>
      </w:del>
      <w:r>
        <w:rPr>
          <w:color w:val="000000"/>
        </w:rPr>
        <w:t xml:space="preserve"> to ensure the preservation of both the high levels of floral diversity and the fauna that are in the habitats they provide.</w:t>
      </w:r>
    </w:p>
    <w:p w14:paraId="00000018" w14:textId="77777777" w:rsidR="00C37D33" w:rsidRDefault="00C37D33">
      <w:pPr>
        <w:pBdr>
          <w:top w:val="nil"/>
          <w:left w:val="nil"/>
          <w:bottom w:val="nil"/>
          <w:right w:val="nil"/>
          <w:between w:val="nil"/>
        </w:pBdr>
        <w:spacing w:after="140" w:line="360" w:lineRule="auto"/>
        <w:rPr>
          <w:color w:val="000000"/>
        </w:rPr>
      </w:pPr>
    </w:p>
    <w:p w14:paraId="00000019" w14:textId="77777777" w:rsidR="00C37D33" w:rsidRDefault="00000000">
      <w:pPr>
        <w:pStyle w:val="Heading2"/>
        <w:numPr>
          <w:ilvl w:val="1"/>
          <w:numId w:val="1"/>
        </w:numPr>
        <w:spacing w:line="360" w:lineRule="auto"/>
      </w:pPr>
      <w:r>
        <w:t>This study</w:t>
      </w:r>
    </w:p>
    <w:p w14:paraId="0000001A" w14:textId="25B3A288" w:rsidR="00C37D33" w:rsidRDefault="00000000">
      <w:pPr>
        <w:pBdr>
          <w:top w:val="nil"/>
          <w:left w:val="nil"/>
          <w:bottom w:val="nil"/>
          <w:right w:val="nil"/>
          <w:between w:val="nil"/>
        </w:pBdr>
        <w:spacing w:after="140" w:line="360" w:lineRule="auto"/>
        <w:rPr>
          <w:color w:val="000000"/>
        </w:rPr>
      </w:pPr>
      <w:r>
        <w:rPr>
          <w:color w:val="000000"/>
        </w:rPr>
        <w:t xml:space="preserve">Sampling of ground-dwelling insects was conducted in October of each year from 2002 to 2005, across an altitudinal gradient centred in the Cederberg Mountains, in the northern Cape Floristic Region </w:t>
      </w:r>
      <w:r>
        <w:t xml:space="preserve">(Botes </w:t>
      </w:r>
      <w:r>
        <w:rPr>
          <w:i/>
          <w:iCs/>
        </w:rPr>
        <w:t>et al.</w:t>
      </w:r>
      <w:r>
        <w:t>, 2006; Botes, McGeoch and Chown, 2007)</w:t>
      </w:r>
      <w:r>
        <w:rPr>
          <w:color w:val="000000"/>
        </w:rPr>
        <w:t>. This current study</w:t>
      </w:r>
      <w:ins w:id="223" w:author="Charlene Janion-Scheepers" w:date="2026-04-03T09:36:00Z" w16du:dateUtc="2026-04-03T07:36:00Z">
        <w:r w:rsidR="00A65472">
          <w:rPr>
            <w:color w:val="000000"/>
          </w:rPr>
          <w:t xml:space="preserve"> repeated sampling</w:t>
        </w:r>
      </w:ins>
      <w:del w:id="224" w:author="Charlene Janion-Scheepers" w:date="2026-04-03T09:36:00Z" w16du:dateUtc="2026-04-03T07:36:00Z">
        <w:r w:rsidDel="00A65472">
          <w:rPr>
            <w:color w:val="000000"/>
          </w:rPr>
          <w:delText>,</w:delText>
        </w:r>
      </w:del>
      <w:r>
        <w:rPr>
          <w:color w:val="000000"/>
        </w:rPr>
        <w:t xml:space="preserve"> </w:t>
      </w:r>
      <w:del w:id="225" w:author="Charlene Janion-Scheepers" w:date="2026-04-03T09:36:00Z" w16du:dateUtc="2026-04-03T07:36:00Z">
        <w:r w:rsidDel="00A65472">
          <w:rPr>
            <w:color w:val="000000"/>
          </w:rPr>
          <w:delText xml:space="preserve">samples </w:delText>
        </w:r>
      </w:del>
      <w:r>
        <w:rPr>
          <w:color w:val="000000"/>
        </w:rPr>
        <w:t xml:space="preserve">the same </w:t>
      </w:r>
      <w:del w:id="226" w:author="Charlene Janion-Scheepers" w:date="2026-04-03T09:36:00Z" w16du:dateUtc="2026-04-03T07:36:00Z">
        <w:r w:rsidDel="00A65472">
          <w:rPr>
            <w:color w:val="000000"/>
          </w:rPr>
          <w:delText xml:space="preserve">exact </w:delText>
        </w:r>
      </w:del>
      <w:r>
        <w:rPr>
          <w:color w:val="000000"/>
        </w:rPr>
        <w:t xml:space="preserve">sites </w:t>
      </w:r>
      <w:del w:id="227" w:author="Charlene Janion-Scheepers" w:date="2026-04-03T09:36:00Z" w16du:dateUtc="2026-04-03T07:36:00Z">
        <w:r w:rsidDel="00A65472">
          <w:rPr>
            <w:color w:val="000000"/>
          </w:rPr>
          <w:delText xml:space="preserve">as that study </w:delText>
        </w:r>
      </w:del>
      <w:r>
        <w:rPr>
          <w:color w:val="000000"/>
        </w:rPr>
        <w:t xml:space="preserve">20 years after the original sampling. In </w:t>
      </w:r>
      <w:ins w:id="228" w:author="Charlene Janion-Scheepers" w:date="2026-04-03T09:36:00Z" w16du:dateUtc="2026-04-03T07:36:00Z">
        <w:r w:rsidR="00A65472">
          <w:rPr>
            <w:color w:val="000000"/>
          </w:rPr>
          <w:t xml:space="preserve">the </w:t>
        </w:r>
      </w:ins>
      <w:r>
        <w:rPr>
          <w:color w:val="000000"/>
        </w:rPr>
        <w:t>historical stud</w:t>
      </w:r>
      <w:ins w:id="229" w:author="Charlene Janion-Scheepers" w:date="2026-04-03T09:36:00Z" w16du:dateUtc="2026-04-03T07:36:00Z">
        <w:r w:rsidR="00A65472">
          <w:rPr>
            <w:color w:val="000000"/>
          </w:rPr>
          <w:t>y</w:t>
        </w:r>
      </w:ins>
      <w:ins w:id="230" w:author="Charlene Janion-Scheepers" w:date="2026-04-03T09:37:00Z" w16du:dateUtc="2026-04-03T07:37:00Z">
        <w:r w:rsidR="00A65472">
          <w:rPr>
            <w:color w:val="000000"/>
          </w:rPr>
          <w:t xml:space="preserve">, </w:t>
        </w:r>
      </w:ins>
      <w:del w:id="231" w:author="Charlene Janion-Scheepers" w:date="2026-04-03T09:36:00Z" w16du:dateUtc="2026-04-03T07:36:00Z">
        <w:r w:rsidDel="00A65472">
          <w:rPr>
            <w:color w:val="000000"/>
          </w:rPr>
          <w:delText>ies</w:delText>
        </w:r>
      </w:del>
      <w:del w:id="232" w:author="Charlene Janion-Scheepers" w:date="2026-04-03T09:37:00Z" w16du:dateUtc="2026-04-03T07:37:00Z">
        <w:r w:rsidDel="00A65472">
          <w:rPr>
            <w:color w:val="000000"/>
          </w:rPr>
          <w:delText xml:space="preserve">, </w:delText>
        </w:r>
      </w:del>
      <w:r>
        <w:rPr>
          <w:color w:val="000000"/>
        </w:rPr>
        <w:t xml:space="preserve">three </w:t>
      </w:r>
      <w:del w:id="233" w:author="Charlene Janion-Scheepers" w:date="2026-04-03T09:37:00Z" w16du:dateUtc="2026-04-03T07:37:00Z">
        <w:r w:rsidDel="00A65472">
          <w:rPr>
            <w:color w:val="000000"/>
          </w:rPr>
          <w:delText xml:space="preserve">specific </w:delText>
        </w:r>
      </w:del>
      <w:r>
        <w:rPr>
          <w:color w:val="000000"/>
        </w:rPr>
        <w:t xml:space="preserve">beetle species were focused on due to their prevalence as the most abundant species overall in the transect </w:t>
      </w:r>
      <w:r>
        <w:t>(Gouws, 2007)</w:t>
      </w:r>
      <w:r>
        <w:rPr>
          <w:color w:val="000000"/>
        </w:rPr>
        <w:t xml:space="preserve">. Those species comprise the carnivorous carabid, </w:t>
      </w:r>
      <w:r>
        <w:rPr>
          <w:i/>
          <w:iCs/>
          <w:color w:val="000000"/>
        </w:rPr>
        <w:t>Anthia decemguttata</w:t>
      </w:r>
      <w:r>
        <w:rPr>
          <w:color w:val="000000"/>
        </w:rPr>
        <w:t xml:space="preserve">, and the detritivorous tenebrionids, </w:t>
      </w:r>
      <w:r>
        <w:rPr>
          <w:i/>
          <w:iCs/>
          <w:color w:val="000000"/>
        </w:rPr>
        <w:t>Stenocara dentata</w:t>
      </w:r>
      <w:r>
        <w:rPr>
          <w:color w:val="000000"/>
        </w:rPr>
        <w:t xml:space="preserve"> and </w:t>
      </w:r>
      <w:r>
        <w:rPr>
          <w:i/>
          <w:iCs/>
          <w:color w:val="000000"/>
        </w:rPr>
        <w:t>Zophosis gracilicornis</w:t>
      </w:r>
      <w:r>
        <w:rPr>
          <w:color w:val="000000"/>
        </w:rPr>
        <w:t xml:space="preserve">. The representation of differing feeding habits, ideal habitats, as well as representation across differing trophic groups make those species a compact but revelatory subset of the differing beetles in the study environment </w:t>
      </w:r>
      <w:r>
        <w:t>(Penrith, 1986; Picker, Griffiths and Weaving, 2019)</w:t>
      </w:r>
      <w:r>
        <w:rPr>
          <w:color w:val="000000"/>
        </w:rPr>
        <w:t>. Different trophic levels present across the entire ecological range within ecosystems</w:t>
      </w:r>
      <w:del w:id="234" w:author="Abusisiwe Ndaba" w:date="2026-04-02T12:36:00Z" w16du:dateUtc="2026-04-02T10:36:00Z">
        <w:r w:rsidDel="00064E34">
          <w:rPr>
            <w:color w:val="000000"/>
          </w:rPr>
          <w:delText>,</w:delText>
        </w:r>
      </w:del>
      <w:r>
        <w:rPr>
          <w:color w:val="000000"/>
        </w:rPr>
        <w:t xml:space="preserve"> have been shown to be varyingly sensitive to climate change effects, with the general trend that species of higher trophic levels are more sensitive </w:t>
      </w:r>
      <w:r>
        <w:t xml:space="preserve">(Voigt </w:t>
      </w:r>
      <w:r>
        <w:rPr>
          <w:i/>
          <w:iCs/>
        </w:rPr>
        <w:t>et al.</w:t>
      </w:r>
      <w:r>
        <w:t>, 2003)</w:t>
      </w:r>
      <w:r>
        <w:rPr>
          <w:color w:val="000000"/>
        </w:rPr>
        <w:t xml:space="preserve">. This proposed correlation has also been hypothesised to apply when comparing the trophic diversity between the insects of these ecosystems specifically </w:t>
      </w:r>
      <w:r>
        <w:t xml:space="preserve">(Pelini </w:t>
      </w:r>
      <w:r>
        <w:rPr>
          <w:i/>
          <w:iCs/>
        </w:rPr>
        <w:t>et al.</w:t>
      </w:r>
      <w:r>
        <w:t>, 2009)</w:t>
      </w:r>
      <w:r>
        <w:rPr>
          <w:color w:val="000000"/>
        </w:rPr>
        <w:t xml:space="preserve">. Studies have shown reduced feeding activity for detritivores under warmer and drier conditions </w:t>
      </w:r>
      <w:r>
        <w:t xml:space="preserve">(Thakur </w:t>
      </w:r>
      <w:r>
        <w:rPr>
          <w:i/>
          <w:iCs/>
        </w:rPr>
        <w:t>et al.</w:t>
      </w:r>
      <w:r>
        <w:t>, 2018)</w:t>
      </w:r>
      <w:r>
        <w:rPr>
          <w:color w:val="000000"/>
        </w:rPr>
        <w:t>, which are</w:t>
      </w:r>
      <w:del w:id="235" w:author="Abusisiwe Ndaba" w:date="2026-04-02T12:38:00Z" w16du:dateUtc="2026-04-02T10:38:00Z">
        <w:r w:rsidDel="00064E34">
          <w:rPr>
            <w:color w:val="000000"/>
          </w:rPr>
          <w:delText xml:space="preserve"> the</w:delText>
        </w:r>
      </w:del>
      <w:r>
        <w:rPr>
          <w:color w:val="000000"/>
        </w:rPr>
        <w:t xml:space="preserve"> predicted climate change effects for this particular region </w:t>
      </w:r>
      <w:r>
        <w:t xml:space="preserve">(Midgley </w:t>
      </w:r>
      <w:r>
        <w:rPr>
          <w:i/>
          <w:iCs/>
        </w:rPr>
        <w:t>et al.</w:t>
      </w:r>
      <w:r>
        <w:t>, 2003)</w:t>
      </w:r>
      <w:r>
        <w:rPr>
          <w:color w:val="000000"/>
        </w:rPr>
        <w:t xml:space="preserve">. These hypotheses indicate that should the effects of climate change proceed as is, it could result in multi-level trophic </w:t>
      </w:r>
      <w:del w:id="236" w:author="Charlene Janion-Scheepers" w:date="2026-04-03T09:38:00Z" w16du:dateUtc="2026-04-03T07:38:00Z">
        <w:r w:rsidDel="00A65472">
          <w:rPr>
            <w:color w:val="000000"/>
          </w:rPr>
          <w:delText xml:space="preserve">collapse </w:delText>
        </w:r>
      </w:del>
      <w:ins w:id="237" w:author="Charlene Janion-Scheepers" w:date="2026-04-03T09:38:00Z" w16du:dateUtc="2026-04-03T07:38:00Z">
        <w:r w:rsidR="00A65472">
          <w:rPr>
            <w:color w:val="000000"/>
          </w:rPr>
          <w:t>impacts</w:t>
        </w:r>
        <w:r w:rsidR="00A65472">
          <w:rPr>
            <w:color w:val="000000"/>
          </w:rPr>
          <w:t xml:space="preserve"> </w:t>
        </w:r>
      </w:ins>
      <w:r>
        <w:rPr>
          <w:color w:val="000000"/>
        </w:rPr>
        <w:t>of the entomofauna assemblages present within the northern CFR.</w:t>
      </w:r>
    </w:p>
    <w:p w14:paraId="0000001B" w14:textId="77777777" w:rsidR="00C37D33" w:rsidRDefault="00000000">
      <w:pPr>
        <w:pStyle w:val="Heading2"/>
        <w:numPr>
          <w:ilvl w:val="1"/>
          <w:numId w:val="1"/>
        </w:numPr>
        <w:spacing w:line="360" w:lineRule="auto"/>
      </w:pPr>
      <w:commentRangeStart w:id="238"/>
      <w:r>
        <w:lastRenderedPageBreak/>
        <w:t>Aims and objectives</w:t>
      </w:r>
      <w:commentRangeEnd w:id="238"/>
      <w:r w:rsidR="0034593C">
        <w:rPr>
          <w:rStyle w:val="CommentReference"/>
          <w:sz w:val="24"/>
          <w:szCs w:val="24"/>
        </w:rPr>
        <w:commentReference w:id="238"/>
      </w:r>
    </w:p>
    <w:p w14:paraId="0000001C" w14:textId="49600A98" w:rsidR="00C37D33" w:rsidRDefault="00000000">
      <w:pPr>
        <w:pBdr>
          <w:top w:val="nil"/>
          <w:left w:val="nil"/>
          <w:bottom w:val="nil"/>
          <w:right w:val="nil"/>
          <w:between w:val="nil"/>
        </w:pBdr>
        <w:spacing w:after="140" w:line="360" w:lineRule="auto"/>
        <w:rPr>
          <w:color w:val="000000"/>
        </w:rPr>
      </w:pPr>
      <w:r>
        <w:rPr>
          <w:color w:val="000000"/>
        </w:rPr>
        <w:t>In this study</w:t>
      </w:r>
      <w:ins w:id="239" w:author="Abusisiwe Ndaba" w:date="2026-04-02T12:41:00Z" w16du:dateUtc="2026-04-02T10:41:00Z">
        <w:r w:rsidR="00E622B0">
          <w:rPr>
            <w:color w:val="000000"/>
            <w:lang w:val="en-US"/>
          </w:rPr>
          <w:t>,</w:t>
        </w:r>
      </w:ins>
      <w:r>
        <w:rPr>
          <w:color w:val="000000"/>
        </w:rPr>
        <w:t xml:space="preserve"> I will address the following aims:</w:t>
      </w:r>
    </w:p>
    <w:p w14:paraId="0000001D" w14:textId="6276967F" w:rsidR="00C37D33" w:rsidDel="004C0665" w:rsidRDefault="004C0665">
      <w:pPr>
        <w:numPr>
          <w:ilvl w:val="0"/>
          <w:numId w:val="2"/>
        </w:numPr>
        <w:pBdr>
          <w:top w:val="nil"/>
          <w:left w:val="nil"/>
          <w:bottom w:val="nil"/>
          <w:right w:val="nil"/>
          <w:between w:val="nil"/>
        </w:pBdr>
        <w:spacing w:after="140" w:line="360" w:lineRule="auto"/>
        <w:rPr>
          <w:del w:id="240" w:author="Charlene Janion-Scheepers" w:date="2026-04-03T09:39:00Z" w16du:dateUtc="2026-04-03T07:39:00Z"/>
          <w:color w:val="000000"/>
        </w:rPr>
      </w:pPr>
      <w:ins w:id="241" w:author="Charlene Janion-Scheepers" w:date="2026-04-03T09:39:00Z" w16du:dateUtc="2026-04-03T07:39:00Z">
        <w:r>
          <w:rPr>
            <w:color w:val="000000"/>
          </w:rPr>
          <w:t>I</w:t>
        </w:r>
        <w:r>
          <w:rPr>
            <w:color w:val="000000"/>
          </w:rPr>
          <w:t>nvestigate if any environmental conditions have changed across the study transect over the past 20 years</w:t>
        </w:r>
      </w:ins>
      <w:ins w:id="242" w:author="Charlene Janion-Scheepers" w:date="2026-04-03T09:41:00Z" w16du:dateUtc="2026-04-03T07:41:00Z">
        <w:r w:rsidR="006F5812">
          <w:rPr>
            <w:color w:val="000000"/>
          </w:rPr>
          <w:t>.</w:t>
        </w:r>
      </w:ins>
      <w:ins w:id="243" w:author="Charlene Janion-Scheepers" w:date="2026-04-03T09:39:00Z" w16du:dateUtc="2026-04-03T07:39:00Z">
        <w:r w:rsidDel="004C0665">
          <w:rPr>
            <w:color w:val="000000"/>
          </w:rPr>
          <w:t xml:space="preserve"> </w:t>
        </w:r>
      </w:ins>
      <w:del w:id="244" w:author="Charlene Janion-Scheepers" w:date="2026-04-03T09:39:00Z" w16du:dateUtc="2026-04-03T07:39:00Z">
        <w:r w:rsidR="00000000" w:rsidDel="004C0665">
          <w:rPr>
            <w:color w:val="000000"/>
          </w:rPr>
          <w:delText>Describing the various environmental and climatic factors that affect the Cederberg and how those factors have changed over time.</w:delText>
        </w:r>
      </w:del>
    </w:p>
    <w:p w14:paraId="38EDFF6B" w14:textId="77777777" w:rsidR="004C0665" w:rsidRDefault="004C0665">
      <w:pPr>
        <w:numPr>
          <w:ilvl w:val="0"/>
          <w:numId w:val="2"/>
        </w:numPr>
        <w:pBdr>
          <w:top w:val="nil"/>
          <w:left w:val="nil"/>
          <w:bottom w:val="nil"/>
          <w:right w:val="nil"/>
          <w:between w:val="nil"/>
        </w:pBdr>
        <w:spacing w:after="140" w:line="360" w:lineRule="auto"/>
        <w:rPr>
          <w:ins w:id="245" w:author="Charlene Janion-Scheepers" w:date="2026-04-03T09:40:00Z" w16du:dateUtc="2026-04-03T07:40:00Z"/>
          <w:color w:val="000000"/>
        </w:rPr>
      </w:pPr>
    </w:p>
    <w:p w14:paraId="2A6F8361" w14:textId="7AB2D855" w:rsidR="004C0665" w:rsidRDefault="004C0665" w:rsidP="004C0665">
      <w:pPr>
        <w:pStyle w:val="ListParagraph"/>
        <w:numPr>
          <w:ilvl w:val="0"/>
          <w:numId w:val="2"/>
        </w:numPr>
        <w:pBdr>
          <w:top w:val="nil"/>
          <w:left w:val="nil"/>
          <w:bottom w:val="nil"/>
          <w:right w:val="nil"/>
          <w:between w:val="nil"/>
        </w:pBdr>
        <w:spacing w:after="140" w:line="360" w:lineRule="auto"/>
        <w:rPr>
          <w:ins w:id="246" w:author="Charlene Janion-Scheepers" w:date="2026-04-03T09:40:00Z" w16du:dateUtc="2026-04-03T07:40:00Z"/>
          <w:color w:val="000000"/>
        </w:rPr>
      </w:pPr>
      <w:ins w:id="247" w:author="Charlene Janion-Scheepers" w:date="2026-04-03T09:40:00Z" w16du:dateUtc="2026-04-03T07:40:00Z">
        <w:r>
          <w:rPr>
            <w:color w:val="000000"/>
          </w:rPr>
          <w:t>I</w:t>
        </w:r>
        <w:r w:rsidRPr="004C0665">
          <w:rPr>
            <w:color w:val="000000"/>
          </w:rPr>
          <w:t>nvestigate the abundance and distribution of beetle assemblages across the transect from recent sampling</w:t>
        </w:r>
        <w:r>
          <w:rPr>
            <w:color w:val="000000"/>
          </w:rPr>
          <w:t>.</w:t>
        </w:r>
      </w:ins>
    </w:p>
    <w:p w14:paraId="66D34372" w14:textId="153B973D" w:rsidR="004C0665" w:rsidRDefault="004C0665" w:rsidP="004C0665">
      <w:pPr>
        <w:pStyle w:val="ListParagraph"/>
        <w:numPr>
          <w:ilvl w:val="0"/>
          <w:numId w:val="2"/>
        </w:numPr>
        <w:pBdr>
          <w:top w:val="nil"/>
          <w:left w:val="nil"/>
          <w:bottom w:val="nil"/>
          <w:right w:val="nil"/>
          <w:between w:val="nil"/>
        </w:pBdr>
        <w:spacing w:after="140" w:line="360" w:lineRule="auto"/>
        <w:rPr>
          <w:ins w:id="248" w:author="Charlene Janion-Scheepers" w:date="2026-04-03T09:41:00Z" w16du:dateUtc="2026-04-03T07:41:00Z"/>
          <w:color w:val="000000"/>
        </w:rPr>
      </w:pPr>
      <w:ins w:id="249" w:author="Charlene Janion-Scheepers" w:date="2026-04-03T09:40:00Z" w16du:dateUtc="2026-04-03T07:40:00Z">
        <w:r>
          <w:rPr>
            <w:color w:val="000000"/>
          </w:rPr>
          <w:t>C</w:t>
        </w:r>
        <w:r w:rsidRPr="004C0665">
          <w:rPr>
            <w:color w:val="000000"/>
          </w:rPr>
          <w:t>ompare the distribution and abundance of three focal species</w:t>
        </w:r>
        <w:r w:rsidRPr="004C0665">
          <w:rPr>
            <w:i/>
            <w:iCs/>
            <w:color w:val="000000"/>
          </w:rPr>
          <w:t xml:space="preserve"> </w:t>
        </w:r>
        <w:r w:rsidRPr="004C0665">
          <w:rPr>
            <w:color w:val="000000"/>
          </w:rPr>
          <w:t>(</w:t>
        </w:r>
        <w:r w:rsidRPr="004C0665">
          <w:rPr>
            <w:i/>
            <w:iCs/>
            <w:color w:val="000000"/>
          </w:rPr>
          <w:t>Anthia decemguttata</w:t>
        </w:r>
        <w:r w:rsidRPr="004C0665">
          <w:rPr>
            <w:color w:val="000000"/>
          </w:rPr>
          <w:t xml:space="preserve">, </w:t>
        </w:r>
        <w:r w:rsidRPr="004C0665">
          <w:rPr>
            <w:i/>
            <w:iCs/>
            <w:color w:val="000000"/>
          </w:rPr>
          <w:t>Stenocara dentata</w:t>
        </w:r>
        <w:r w:rsidRPr="004C0665">
          <w:rPr>
            <w:color w:val="000000"/>
          </w:rPr>
          <w:t xml:space="preserve">, and </w:t>
        </w:r>
        <w:r w:rsidRPr="004C0665">
          <w:rPr>
            <w:i/>
            <w:iCs/>
            <w:color w:val="000000"/>
          </w:rPr>
          <w:t>Zophosis gracilicornis</w:t>
        </w:r>
        <w:r w:rsidRPr="004C0665">
          <w:rPr>
            <w:color w:val="000000"/>
          </w:rPr>
          <w:t>) to historical sampling.</w:t>
        </w:r>
      </w:ins>
    </w:p>
    <w:p w14:paraId="32DDD59F" w14:textId="736FD527" w:rsidR="0034593C" w:rsidRDefault="0034593C" w:rsidP="004C0665">
      <w:pPr>
        <w:pStyle w:val="ListParagraph"/>
        <w:numPr>
          <w:ilvl w:val="0"/>
          <w:numId w:val="2"/>
        </w:numPr>
        <w:pBdr>
          <w:top w:val="nil"/>
          <w:left w:val="nil"/>
          <w:bottom w:val="nil"/>
          <w:right w:val="nil"/>
          <w:between w:val="nil"/>
        </w:pBdr>
        <w:spacing w:after="140" w:line="360" w:lineRule="auto"/>
        <w:rPr>
          <w:ins w:id="250" w:author="Charlene Janion-Scheepers" w:date="2026-04-03T09:41:00Z" w16du:dateUtc="2026-04-03T07:41:00Z"/>
          <w:color w:val="000000"/>
        </w:rPr>
      </w:pPr>
      <w:ins w:id="251" w:author="Charlene Janion-Scheepers" w:date="2026-04-03T09:41:00Z" w16du:dateUtc="2026-04-03T07:41:00Z">
        <w:r>
          <w:rPr>
            <w:color w:val="000000"/>
          </w:rPr>
          <w:t>Determine the mechanisms behind any observed changes.</w:t>
        </w:r>
      </w:ins>
    </w:p>
    <w:p w14:paraId="0000001E" w14:textId="00F523D3" w:rsidR="00C37D33" w:rsidDel="004C0665" w:rsidRDefault="00000000" w:rsidP="004C0665">
      <w:pPr>
        <w:pStyle w:val="Heading1"/>
        <w:spacing w:line="360" w:lineRule="auto"/>
        <w:rPr>
          <w:del w:id="252" w:author="Charlene Janion-Scheepers" w:date="2026-04-03T09:40:00Z" w16du:dateUtc="2026-04-03T07:40:00Z"/>
          <w:color w:val="000000"/>
        </w:rPr>
      </w:pPr>
      <w:del w:id="253" w:author="Charlene Janion-Scheepers" w:date="2026-04-03T09:40:00Z" w16du:dateUtc="2026-04-03T07:40:00Z">
        <w:r w:rsidDel="004C0665">
          <w:rPr>
            <w:color w:val="000000"/>
          </w:rPr>
          <w:delText xml:space="preserve">Describing the beetle assemblage present in the Cederberg in terms of both size and structure. Then the beetle assemblage will be compared to the historical data to determine </w:delText>
        </w:r>
      </w:del>
      <w:ins w:id="254" w:author="Abusisiwe Ndaba" w:date="2026-04-02T12:41:00Z" w16du:dateUtc="2026-04-02T10:41:00Z">
        <w:del w:id="255" w:author="Charlene Janion-Scheepers" w:date="2026-04-03T09:40:00Z" w16du:dateUtc="2026-04-03T07:40:00Z">
          <w:r w:rsidR="00E622B0" w:rsidDel="004C0665">
            <w:rPr>
              <w:color w:val="000000"/>
              <w:lang w:val="en-US"/>
            </w:rPr>
            <w:delText>whether</w:delText>
          </w:r>
        </w:del>
      </w:ins>
      <w:del w:id="256" w:author="Charlene Janion-Scheepers" w:date="2026-04-03T09:40:00Z" w16du:dateUtc="2026-04-03T07:40:00Z">
        <w:r w:rsidDel="004C0665">
          <w:rPr>
            <w:color w:val="000000"/>
          </w:rPr>
          <w:delText>if there have been any changes over time.</w:delText>
        </w:r>
      </w:del>
    </w:p>
    <w:p w14:paraId="7DF230D0" w14:textId="77777777" w:rsidR="004C0665" w:rsidRPr="004C0665" w:rsidRDefault="004C0665" w:rsidP="004C0665">
      <w:pPr>
        <w:rPr>
          <w:ins w:id="257" w:author="Charlene Janion-Scheepers" w:date="2026-04-03T09:40:00Z" w16du:dateUtc="2026-04-03T07:40:00Z"/>
          <w:rPrChange w:id="258" w:author="Charlene Janion-Scheepers" w:date="2026-04-03T09:40:00Z" w16du:dateUtc="2026-04-03T07:40:00Z">
            <w:rPr>
              <w:ins w:id="259" w:author="Charlene Janion-Scheepers" w:date="2026-04-03T09:40:00Z" w16du:dateUtc="2026-04-03T07:40:00Z"/>
              <w:color w:val="000000"/>
            </w:rPr>
          </w:rPrChange>
        </w:rPr>
        <w:pPrChange w:id="260" w:author="Charlene Janion-Scheepers" w:date="2026-04-03T09:40:00Z" w16du:dateUtc="2026-04-03T07:40:00Z">
          <w:pPr>
            <w:numPr>
              <w:numId w:val="2"/>
            </w:numPr>
            <w:pBdr>
              <w:top w:val="nil"/>
              <w:left w:val="nil"/>
              <w:bottom w:val="nil"/>
              <w:right w:val="nil"/>
              <w:between w:val="nil"/>
            </w:pBdr>
            <w:spacing w:after="140" w:line="360" w:lineRule="auto"/>
            <w:ind w:left="720" w:hanging="360"/>
          </w:pPr>
        </w:pPrChange>
      </w:pPr>
    </w:p>
    <w:p w14:paraId="0000001F" w14:textId="208D466B" w:rsidR="00C37D33" w:rsidDel="004C0665" w:rsidRDefault="00000000" w:rsidP="004C0665">
      <w:pPr>
        <w:pBdr>
          <w:top w:val="nil"/>
          <w:left w:val="nil"/>
          <w:bottom w:val="nil"/>
          <w:right w:val="nil"/>
          <w:between w:val="nil"/>
        </w:pBdr>
        <w:spacing w:after="140" w:line="360" w:lineRule="auto"/>
        <w:rPr>
          <w:del w:id="261" w:author="Charlene Janion-Scheepers" w:date="2026-04-03T09:40:00Z" w16du:dateUtc="2026-04-03T07:40:00Z"/>
          <w:color w:val="000000"/>
        </w:rPr>
        <w:pPrChange w:id="262" w:author="Charlene Janion-Scheepers" w:date="2026-04-03T09:40:00Z" w16du:dateUtc="2026-04-03T07:40:00Z">
          <w:pPr>
            <w:numPr>
              <w:numId w:val="2"/>
            </w:numPr>
            <w:pBdr>
              <w:top w:val="nil"/>
              <w:left w:val="nil"/>
              <w:bottom w:val="nil"/>
              <w:right w:val="nil"/>
              <w:between w:val="nil"/>
            </w:pBdr>
            <w:spacing w:after="140" w:line="360" w:lineRule="auto"/>
            <w:ind w:left="720" w:hanging="360"/>
          </w:pPr>
        </w:pPrChange>
      </w:pPr>
      <w:del w:id="263" w:author="Charlene Janion-Scheepers" w:date="2026-04-03T09:40:00Z" w16du:dateUtc="2026-04-03T07:40:00Z">
        <w:r w:rsidDel="004C0665">
          <w:rPr>
            <w:color w:val="000000"/>
          </w:rPr>
          <w:delText xml:space="preserve">Using both the environmental and assemblage data </w:delText>
        </w:r>
      </w:del>
      <w:del w:id="264" w:author="Charlene Janion-Scheepers" w:date="2026-04-02T17:45:00Z" w16du:dateUtc="2026-04-02T15:45:00Z">
        <w:r w:rsidDel="00CF3A1F">
          <w:rPr>
            <w:color w:val="000000"/>
          </w:rPr>
          <w:delText xml:space="preserve">gathered </w:delText>
        </w:r>
      </w:del>
      <w:del w:id="265" w:author="Charlene Janion-Scheepers" w:date="2026-04-03T09:40:00Z" w16du:dateUtc="2026-04-03T07:40:00Z">
        <w:r w:rsidDel="004C0665">
          <w:rPr>
            <w:color w:val="000000"/>
          </w:rPr>
          <w:delText>to determine whether any environmental factors can be attributed to the reason behind beetle population changes.</w:delText>
        </w:r>
        <w:r w:rsidDel="004C0665">
          <w:br w:type="page"/>
        </w:r>
      </w:del>
    </w:p>
    <w:p w14:paraId="00000020" w14:textId="77777777" w:rsidR="00C37D33" w:rsidRDefault="00000000" w:rsidP="004C0665">
      <w:pPr>
        <w:pStyle w:val="Heading1"/>
        <w:spacing w:line="360" w:lineRule="auto"/>
        <w:pPrChange w:id="266" w:author="Charlene Janion-Scheepers" w:date="2026-04-03T09:40:00Z" w16du:dateUtc="2026-04-03T07:40:00Z">
          <w:pPr>
            <w:pStyle w:val="Heading1"/>
            <w:numPr>
              <w:numId w:val="1"/>
            </w:numPr>
            <w:spacing w:line="360" w:lineRule="auto"/>
          </w:pPr>
        </w:pPrChange>
      </w:pPr>
      <w:r>
        <w:t>References</w:t>
      </w:r>
    </w:p>
    <w:p w14:paraId="00000021" w14:textId="77777777" w:rsidR="00C37D33" w:rsidRDefault="00000000">
      <w:pPr>
        <w:pBdr>
          <w:top w:val="nil"/>
          <w:left w:val="nil"/>
          <w:bottom w:val="nil"/>
          <w:right w:val="nil"/>
          <w:between w:val="nil"/>
        </w:pBdr>
        <w:spacing w:after="240" w:line="360" w:lineRule="auto"/>
      </w:pPr>
      <w:r>
        <w:t xml:space="preserve">Altwegg, R., West, A., Gillson, L. and Midgley, G.F. (2014) ‘Impacts of climate change in the Greater Cape Floristic Region’, in N. Allsopp, J.F. Colville, and G.A. Verboom (eds) </w:t>
      </w:r>
      <w:r>
        <w:rPr>
          <w:i/>
          <w:iCs/>
        </w:rPr>
        <w:t>Fynbos</w:t>
      </w:r>
      <w:r>
        <w:t xml:space="preserve">. Oxford University Press, pp. 299–320. DOI: https://doi.org/10.1093/acprof:oso/9780199679584.003.0013. </w:t>
      </w:r>
    </w:p>
    <w:p w14:paraId="00000022" w14:textId="77777777" w:rsidR="00C37D33" w:rsidRDefault="00000000">
      <w:pPr>
        <w:pBdr>
          <w:top w:val="nil"/>
          <w:left w:val="nil"/>
          <w:bottom w:val="nil"/>
          <w:right w:val="nil"/>
          <w:between w:val="nil"/>
        </w:pBdr>
        <w:spacing w:after="240" w:line="360" w:lineRule="auto"/>
      </w:pPr>
      <w:r>
        <w:t xml:space="preserve">Bhengu, P.H. and Onyeka, N. (2024) ‘Assessing the Impact of Climate Change on Soil Properties. A Comprehensive Study’. Rochester, NY: Social Science Research Network. URL: https://papers.ssrn.com/abstract=5005923 (Accessed: 3 July 2025). </w:t>
      </w:r>
    </w:p>
    <w:p w14:paraId="00000023" w14:textId="77777777" w:rsidR="00C37D33" w:rsidRDefault="00000000">
      <w:pPr>
        <w:pBdr>
          <w:top w:val="nil"/>
          <w:left w:val="nil"/>
          <w:bottom w:val="nil"/>
          <w:right w:val="nil"/>
          <w:between w:val="nil"/>
        </w:pBdr>
        <w:spacing w:after="240" w:line="360" w:lineRule="auto"/>
      </w:pPr>
      <w:r>
        <w:t xml:space="preserve">Birkett, A.J., Blackburn, G.A. and Menéndez, R. (2018) ‘Linking species thermal tolerance to elevational range shifts in upland dung beetles’, </w:t>
      </w:r>
      <w:r>
        <w:rPr>
          <w:i/>
          <w:iCs/>
        </w:rPr>
        <w:t>Ecography</w:t>
      </w:r>
      <w:r>
        <w:t xml:space="preserve">, 41(9), pp. 1510–1519. DOI: https://doi.org/10.1111/ecog.03458. </w:t>
      </w:r>
    </w:p>
    <w:p w14:paraId="00000024" w14:textId="77777777" w:rsidR="00C37D33" w:rsidRDefault="00000000">
      <w:pPr>
        <w:pBdr>
          <w:top w:val="nil"/>
          <w:left w:val="nil"/>
          <w:bottom w:val="nil"/>
          <w:right w:val="nil"/>
          <w:between w:val="nil"/>
        </w:pBdr>
        <w:spacing w:after="240" w:line="360" w:lineRule="auto"/>
      </w:pPr>
      <w:r>
        <w:t xml:space="preserve">Bishop, T.R. and Robertson, M.P. (2024) ‘Mountain habitats for insect conservation’, </w:t>
      </w:r>
      <w:r>
        <w:rPr>
          <w:i/>
          <w:iCs/>
        </w:rPr>
        <w:t>Routledge Handbook of Insect Conservation</w:t>
      </w:r>
      <w:r>
        <w:t xml:space="preserve">. Routledge. </w:t>
      </w:r>
    </w:p>
    <w:p w14:paraId="00000025" w14:textId="77777777" w:rsidR="00C37D33" w:rsidRDefault="00000000">
      <w:pPr>
        <w:pBdr>
          <w:top w:val="nil"/>
          <w:left w:val="nil"/>
          <w:bottom w:val="nil"/>
          <w:right w:val="nil"/>
          <w:between w:val="nil"/>
        </w:pBdr>
        <w:spacing w:after="240" w:line="360" w:lineRule="auto"/>
      </w:pPr>
      <w:r>
        <w:t xml:space="preserve">Bishop, T.R., Robertson, M.P., Van Rensburg, B.J. and Parr, C.L. (2014) ‘Elevation–diversity patterns through space and time: ant communities of the Maloti‐Drakensberg Mountains of southern Africa’, </w:t>
      </w:r>
      <w:r>
        <w:rPr>
          <w:i/>
          <w:iCs/>
        </w:rPr>
        <w:t>Journal of Biogeography</w:t>
      </w:r>
      <w:r>
        <w:t xml:space="preserve">. Edited by L. Gillman, 41(12), pp. 2256–2268. DOI: https://doi.org/10.1111/jbi.12368. </w:t>
      </w:r>
    </w:p>
    <w:p w14:paraId="00000026" w14:textId="77777777" w:rsidR="00C37D33" w:rsidRDefault="00000000">
      <w:pPr>
        <w:pBdr>
          <w:top w:val="nil"/>
          <w:left w:val="nil"/>
          <w:bottom w:val="nil"/>
          <w:right w:val="nil"/>
          <w:between w:val="nil"/>
        </w:pBdr>
        <w:spacing w:after="240" w:line="360" w:lineRule="auto"/>
      </w:pPr>
      <w:r>
        <w:t xml:space="preserve">Bonan, G.B. (2016) </w:t>
      </w:r>
      <w:r>
        <w:rPr>
          <w:i/>
          <w:iCs/>
        </w:rPr>
        <w:t>Ecological climatology: concepts and applications</w:t>
      </w:r>
      <w:r>
        <w:t xml:space="preserve">. Third edition. New York, NY, USA: Cambridge University Press. </w:t>
      </w:r>
    </w:p>
    <w:p w14:paraId="00000027" w14:textId="77777777" w:rsidR="00C37D33" w:rsidRDefault="00000000">
      <w:pPr>
        <w:pBdr>
          <w:top w:val="nil"/>
          <w:left w:val="nil"/>
          <w:bottom w:val="nil"/>
          <w:right w:val="nil"/>
          <w:between w:val="nil"/>
        </w:pBdr>
        <w:spacing w:after="240" w:line="360" w:lineRule="auto"/>
      </w:pPr>
      <w:r>
        <w:lastRenderedPageBreak/>
        <w:t xml:space="preserve">Botes, A., McGeoch, M.A. and Chown, S.L. (2007) ‘Ground-dwelling beetle assemblages in the northern Cape Floristic Region: Patterns, correlates and implications’, </w:t>
      </w:r>
      <w:r>
        <w:rPr>
          <w:i/>
          <w:iCs/>
        </w:rPr>
        <w:t>Austral Ecology</w:t>
      </w:r>
      <w:r>
        <w:t xml:space="preserve">, 32(2), pp. 210–224. DOI: https://doi.org/10.1111/j.1442-9993.2007.01681.x. </w:t>
      </w:r>
    </w:p>
    <w:p w14:paraId="00000028" w14:textId="77777777" w:rsidR="00C37D33" w:rsidRDefault="00000000">
      <w:pPr>
        <w:pBdr>
          <w:top w:val="nil"/>
          <w:left w:val="nil"/>
          <w:bottom w:val="nil"/>
          <w:right w:val="nil"/>
          <w:between w:val="nil"/>
        </w:pBdr>
        <w:spacing w:after="240" w:line="360" w:lineRule="auto"/>
      </w:pPr>
      <w:r>
        <w:t xml:space="preserve">Botes, A., McGeoch, M.A., Robertson, H.G., Niekerk, A., Davids, H.P. and Chown, S.L. (2006) ‘Ants, altitude and change in the northern Cape Floristic Region’, </w:t>
      </w:r>
      <w:r>
        <w:rPr>
          <w:i/>
          <w:iCs/>
        </w:rPr>
        <w:t>Journal of Biogeography</w:t>
      </w:r>
      <w:r>
        <w:t xml:space="preserve">, 33(1), pp. 71–90. DOI: https://doi.org/10.1111/j.1365-2699.2005.01336.x. </w:t>
      </w:r>
    </w:p>
    <w:p w14:paraId="00000029" w14:textId="77777777" w:rsidR="00C37D33" w:rsidRDefault="00000000">
      <w:pPr>
        <w:pBdr>
          <w:top w:val="nil"/>
          <w:left w:val="nil"/>
          <w:bottom w:val="nil"/>
          <w:right w:val="nil"/>
          <w:between w:val="nil"/>
        </w:pBdr>
        <w:spacing w:after="240" w:line="360" w:lineRule="auto"/>
      </w:pPr>
      <w:r>
        <w:t xml:space="preserve">Brandmayr, P. (2016) ‘Climate change and its impact on epigean and hypogean carabid beetles’, </w:t>
      </w:r>
      <w:r>
        <w:rPr>
          <w:i/>
          <w:iCs/>
        </w:rPr>
        <w:t>Periodicum Biologorum</w:t>
      </w:r>
      <w:r>
        <w:t xml:space="preserve">, 118(3), pp. 147–162. DOI: https://doi.org/10.18054/pb.2016.118.3.4062. </w:t>
      </w:r>
    </w:p>
    <w:p w14:paraId="0000002A" w14:textId="77777777" w:rsidR="00C37D33" w:rsidRDefault="00000000">
      <w:pPr>
        <w:pBdr>
          <w:top w:val="nil"/>
          <w:left w:val="nil"/>
          <w:bottom w:val="nil"/>
          <w:right w:val="nil"/>
          <w:between w:val="nil"/>
        </w:pBdr>
        <w:spacing w:after="240" w:line="360" w:lineRule="auto"/>
      </w:pPr>
      <w: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iCs/>
        </w:rPr>
        <w:t>Biological Conservation</w:t>
      </w:r>
      <w:r>
        <w:t xml:space="preserve">, 242, p. 108426. DOI: https://doi.org/10.1016/j.biocon.2020.108426. </w:t>
      </w:r>
    </w:p>
    <w:p w14:paraId="0000002B" w14:textId="77777777" w:rsidR="00C37D33" w:rsidRDefault="00000000">
      <w:pPr>
        <w:pBdr>
          <w:top w:val="nil"/>
          <w:left w:val="nil"/>
          <w:bottom w:val="nil"/>
          <w:right w:val="nil"/>
          <w:between w:val="nil"/>
        </w:pBdr>
        <w:spacing w:after="240" w:line="360" w:lineRule="auto"/>
      </w:pPr>
      <w:r>
        <w:t xml:space="preserve">CBD/COP/15/17 (2023) ‘Report of the Conference of the Parties to the Convention on Biological Diversity on the 2nd part of its 15th meeting, Part II and resumed part II, Montreal, Canada, 7-19 December 2022, Nairobi, 19 and 20 October 2023’, p. 292 p. : </w:t>
      </w:r>
    </w:p>
    <w:p w14:paraId="0000002C" w14:textId="77777777" w:rsidR="00C37D33" w:rsidRDefault="00000000">
      <w:pPr>
        <w:pBdr>
          <w:top w:val="nil"/>
          <w:left w:val="nil"/>
          <w:bottom w:val="nil"/>
          <w:right w:val="nil"/>
          <w:between w:val="nil"/>
        </w:pBdr>
        <w:spacing w:after="240" w:line="360" w:lineRule="auto"/>
      </w:pPr>
      <w:r>
        <w:t xml:space="preserve">Chambers, L.E., Barnard, P., Poloczanska, E.S., Hobday, A.J., Keatley, M.R., Allsopp, N. and Underhill, L.G. (2017) ‘Southern Hemisphere biodiversity and global change: Data gaps and strategies’, </w:t>
      </w:r>
      <w:r>
        <w:rPr>
          <w:i/>
          <w:iCs/>
        </w:rPr>
        <w:t>Austral Ecology</w:t>
      </w:r>
      <w:r>
        <w:t xml:space="preserve">, 42(1), pp. 20–30. DOI: https://doi.org/10.1111/aec.12391. </w:t>
      </w:r>
    </w:p>
    <w:p w14:paraId="0000002D" w14:textId="77777777" w:rsidR="00C37D33" w:rsidRDefault="00000000">
      <w:pPr>
        <w:pBdr>
          <w:top w:val="nil"/>
          <w:left w:val="nil"/>
          <w:bottom w:val="nil"/>
          <w:right w:val="nil"/>
          <w:between w:val="nil"/>
        </w:pBdr>
        <w:spacing w:after="240" w:line="360" w:lineRule="auto"/>
      </w:pPr>
      <w:r>
        <w:t xml:space="preserve">Cheli, G.H., Bosco, T. and Flores, G.E. (2022) ‘The role of </w:t>
      </w:r>
      <w:r>
        <w:rPr>
          <w:i/>
          <w:iCs/>
        </w:rPr>
        <w:t>Nyctelia circumundata</w:t>
      </w:r>
      <w:r>
        <w:t xml:space="preserve"> (Coleoptera: Tenebrionidae) on litter fragmentation processes and soil fertility in northeastern arid patagonia’, </w:t>
      </w:r>
      <w:r>
        <w:rPr>
          <w:i/>
          <w:iCs/>
        </w:rPr>
        <w:t>Geoderma</w:t>
      </w:r>
      <w:r>
        <w:t xml:space="preserve">, 415, p. 115770. DOI: https://doi.org/10.1016/j.geoderma.2022.115770. </w:t>
      </w:r>
    </w:p>
    <w:p w14:paraId="0000002E" w14:textId="77777777" w:rsidR="00C37D33" w:rsidRDefault="00000000">
      <w:pPr>
        <w:pBdr>
          <w:top w:val="nil"/>
          <w:left w:val="nil"/>
          <w:bottom w:val="nil"/>
          <w:right w:val="nil"/>
          <w:between w:val="nil"/>
        </w:pBdr>
        <w:spacing w:after="240" w:line="360" w:lineRule="auto"/>
      </w:pPr>
      <w:r>
        <w:t xml:space="preserve">Chown, S.L., Sinclair, B.J., Leinaas, H.P. and Gaston, K.J. (2004) ‘Hemispheric Asymmetries in Biodiversity—A Serious Matter for Ecology’, </w:t>
      </w:r>
      <w:r>
        <w:rPr>
          <w:i/>
          <w:iCs/>
        </w:rPr>
        <w:t>PLoS Biology</w:t>
      </w:r>
      <w:r>
        <w:t xml:space="preserve">, 2(11), p. e406. DOI: https://doi.org/10.1371/journal.pbio.0020406. </w:t>
      </w:r>
    </w:p>
    <w:p w14:paraId="0000002F" w14:textId="77777777" w:rsidR="00C37D33" w:rsidRDefault="00000000">
      <w:pPr>
        <w:pBdr>
          <w:top w:val="nil"/>
          <w:left w:val="nil"/>
          <w:bottom w:val="nil"/>
          <w:right w:val="nil"/>
          <w:between w:val="nil"/>
        </w:pBdr>
        <w:spacing w:after="240" w:line="360" w:lineRule="auto"/>
      </w:pPr>
      <w:r>
        <w:lastRenderedPageBreak/>
        <w:t xml:space="preserve">Conrad, K.F., Woiwod, I.P., Parsons, M., Fox, R. and Warren, M.S. (2004) ‘Long-term population trends in widespread British moths’, </w:t>
      </w:r>
      <w:r>
        <w:rPr>
          <w:i/>
          <w:iCs/>
        </w:rPr>
        <w:t>Journal of Insect Conservation</w:t>
      </w:r>
      <w:r>
        <w:t xml:space="preserve">, 8(2), pp. 119–136. DOI: https://doi.org/10.1023/B:JICO.0000045810.36433.c6. </w:t>
      </w:r>
    </w:p>
    <w:p w14:paraId="00000030" w14:textId="77777777" w:rsidR="00C37D33" w:rsidRDefault="00000000">
      <w:pPr>
        <w:pBdr>
          <w:top w:val="nil"/>
          <w:left w:val="nil"/>
          <w:bottom w:val="nil"/>
          <w:right w:val="nil"/>
          <w:between w:val="nil"/>
        </w:pBdr>
        <w:spacing w:after="240" w:line="360" w:lineRule="auto"/>
      </w:pPr>
      <w:r>
        <w:t xml:space="preserve">Crawford, C.S. (1991) ‘The Community Ecology of Macroarthropod Detritivores’, in G.A. Polis (ed.) </w:t>
      </w:r>
      <w:r>
        <w:rPr>
          <w:i/>
          <w:iCs/>
        </w:rPr>
        <w:t>The ecology of desert communities</w:t>
      </w:r>
      <w:r>
        <w:t xml:space="preserve">. </w:t>
      </w:r>
      <w:r>
        <w:rPr>
          <w:i/>
          <w:iCs/>
        </w:rPr>
        <w:t>International Congress of Ecology</w:t>
      </w:r>
      <w:r>
        <w:t xml:space="preserve">, Tucson: University of Arizona Press (Desert ecology series), pp. 89–112. </w:t>
      </w:r>
    </w:p>
    <w:p w14:paraId="00000031" w14:textId="77777777" w:rsidR="00C37D33" w:rsidRDefault="00000000">
      <w:pPr>
        <w:pBdr>
          <w:top w:val="nil"/>
          <w:left w:val="nil"/>
          <w:bottom w:val="nil"/>
          <w:right w:val="nil"/>
          <w:between w:val="nil"/>
        </w:pBdr>
        <w:spacing w:after="240" w:line="360" w:lineRule="auto"/>
      </w:pPr>
      <w:r>
        <w:t xml:space="preserve">Daily, G.C. and Karp, D.S. (2015) ‘Nature’s bounties: reliance on pollinators for health’, </w:t>
      </w:r>
      <w:r>
        <w:rPr>
          <w:i/>
          <w:iCs/>
        </w:rPr>
        <w:t>The Lancet</w:t>
      </w:r>
      <w:r>
        <w:t xml:space="preserve">, 386(10007), pp. 1925–1927. DOI: https://doi.org/10.1016/S0140-6736(15)61244-2. </w:t>
      </w:r>
    </w:p>
    <w:p w14:paraId="00000032" w14:textId="77777777" w:rsidR="00C37D33" w:rsidRDefault="00000000">
      <w:pPr>
        <w:pBdr>
          <w:top w:val="nil"/>
          <w:left w:val="nil"/>
          <w:bottom w:val="nil"/>
          <w:right w:val="nil"/>
          <w:between w:val="nil"/>
        </w:pBdr>
        <w:spacing w:after="240" w:line="360" w:lineRule="auto"/>
      </w:pPr>
      <w:r>
        <w:t xml:space="preserve">Daniel, G.M., Noriega, J.A., Da Silva, P.G., Deschodt, C.M., Sole, C.L., Scholtz, C.H. and Davis, A.L.V. (2022) ‘Soil type, vegetation cover and temperature determinants of the diversity and structure of dung beetle assemblages in a South African open woodland and closed canopy mosaic’, </w:t>
      </w:r>
      <w:r>
        <w:rPr>
          <w:i/>
          <w:iCs/>
        </w:rPr>
        <w:t>Austral Ecology</w:t>
      </w:r>
      <w:r>
        <w:t xml:space="preserve">, 47(1), pp. 79–91. DOI: https://doi.org/10.1111/aec.13138. </w:t>
      </w:r>
    </w:p>
    <w:p w14:paraId="00000033" w14:textId="77777777" w:rsidR="00C37D33" w:rsidRDefault="00000000">
      <w:pPr>
        <w:pBdr>
          <w:top w:val="nil"/>
          <w:left w:val="nil"/>
          <w:bottom w:val="nil"/>
          <w:right w:val="nil"/>
          <w:between w:val="nil"/>
        </w:pBdr>
        <w:spacing w:after="240" w:line="360" w:lineRule="auto"/>
      </w:pPr>
      <w:r>
        <w:t xml:space="preserve">Dong, Y., Shepherd, S., Stork, N.E., Johnson, A.J., Smith, S.M., Wardhaugh, C., Leponce, M., Mogia, M., Novotny, V. and Hulcr, J. (2025) ‘Scolytine beetle diversity along an altitudinal gradient in Papua New Guinea’, </w:t>
      </w:r>
      <w:r>
        <w:rPr>
          <w:i/>
          <w:iCs/>
        </w:rPr>
        <w:t>Insect Conservation and Diversity</w:t>
      </w:r>
      <w:r>
        <w:t xml:space="preserve">, p. icad.12824. DOI: https://doi.org/10.1111/icad.12824. </w:t>
      </w:r>
    </w:p>
    <w:p w14:paraId="00000034" w14:textId="77777777" w:rsidR="00C37D33" w:rsidRDefault="00000000">
      <w:pPr>
        <w:pBdr>
          <w:top w:val="nil"/>
          <w:left w:val="nil"/>
          <w:bottom w:val="nil"/>
          <w:right w:val="nil"/>
          <w:between w:val="nil"/>
        </w:pBdr>
        <w:spacing w:after="240" w:line="360" w:lineRule="auto"/>
      </w:pPr>
      <w:r>
        <w:t xml:space="preserve">Donkersley, P., Ashton, L., Lamarre, G.P.A. and Segar, S. (2022) ‘Global insect decline is the result of wilful political failure: A battle plan for entomology’, </w:t>
      </w:r>
      <w:r>
        <w:rPr>
          <w:i/>
          <w:iCs/>
        </w:rPr>
        <w:t>Ecology and Evolution</w:t>
      </w:r>
      <w:r>
        <w:t xml:space="preserve">, 12(10), p. e9417. DOI: https://doi.org/10.1002/ece3.9417. </w:t>
      </w:r>
    </w:p>
    <w:p w14:paraId="00000035" w14:textId="77777777" w:rsidR="00C37D33" w:rsidRDefault="00000000">
      <w:pPr>
        <w:pBdr>
          <w:top w:val="nil"/>
          <w:left w:val="nil"/>
          <w:bottom w:val="nil"/>
          <w:right w:val="nil"/>
          <w:between w:val="nil"/>
        </w:pBdr>
        <w:spacing w:after="240" w:line="360" w:lineRule="auto"/>
      </w:pPr>
      <w:r>
        <w:t xml:space="preserve">Eilers, E.J., Kremen, C., Greenleaf, S.S., Garber, A.K. and Klein, A.-M. (2011) ‘Contribution of Pollinator-Mediated Crops to Nutrients in the Human Food Supply’, </w:t>
      </w:r>
      <w:r>
        <w:rPr>
          <w:i/>
          <w:iCs/>
        </w:rPr>
        <w:t>PLOS ONE</w:t>
      </w:r>
      <w:r>
        <w:t xml:space="preserve">, 6(6), p. e21363. DOI: https://doi.org/10.1371/journal.pone.0021363. </w:t>
      </w:r>
    </w:p>
    <w:p w14:paraId="00000036" w14:textId="77777777" w:rsidR="00C37D33" w:rsidRDefault="00000000">
      <w:pPr>
        <w:pBdr>
          <w:top w:val="nil"/>
          <w:left w:val="nil"/>
          <w:bottom w:val="nil"/>
          <w:right w:val="nil"/>
          <w:between w:val="nil"/>
        </w:pBdr>
        <w:spacing w:after="240" w:line="360" w:lineRule="auto"/>
      </w:pPr>
      <w:r>
        <w:t xml:space="preserve">Foord, S.H. and Dippenaar-Schoeman, A.S. (2016) ‘The effect of elevation and time on mountain spider diversity: a view of two aspects in the Cederberg mountains of South Africa’, </w:t>
      </w:r>
      <w:r>
        <w:rPr>
          <w:i/>
          <w:iCs/>
        </w:rPr>
        <w:t>Journal of Biogeography</w:t>
      </w:r>
      <w:r>
        <w:t xml:space="preserve">, 43(12), pp. 2354–2365. DOI: https://doi.org/10.1111/jbi.12817. </w:t>
      </w:r>
    </w:p>
    <w:p w14:paraId="00000037" w14:textId="77777777" w:rsidR="00C37D33" w:rsidRDefault="00000000">
      <w:pPr>
        <w:pBdr>
          <w:top w:val="nil"/>
          <w:left w:val="nil"/>
          <w:bottom w:val="nil"/>
          <w:right w:val="nil"/>
          <w:between w:val="nil"/>
        </w:pBdr>
        <w:spacing w:after="240" w:line="360" w:lineRule="auto"/>
      </w:pPr>
      <w:r>
        <w:t xml:space="preserve">Goulson, D. (2019) ‘The insect apocalypse, and why it matters’, </w:t>
      </w:r>
      <w:r>
        <w:rPr>
          <w:i/>
          <w:iCs/>
        </w:rPr>
        <w:t>Current Biology</w:t>
      </w:r>
      <w:r>
        <w:t xml:space="preserve">, 29(19), pp. R967–R971. DOI: https://doi.org/10.1016/j.cub.2019.06.069. </w:t>
      </w:r>
    </w:p>
    <w:p w14:paraId="00000038" w14:textId="77777777" w:rsidR="00C37D33" w:rsidRDefault="00000000">
      <w:pPr>
        <w:pBdr>
          <w:top w:val="nil"/>
          <w:left w:val="nil"/>
          <w:bottom w:val="nil"/>
          <w:right w:val="nil"/>
          <w:between w:val="nil"/>
        </w:pBdr>
        <w:spacing w:after="240" w:line="360" w:lineRule="auto"/>
      </w:pPr>
      <w:r>
        <w:lastRenderedPageBreak/>
        <w:t xml:space="preserve">Gouws, E.J. (2007) </w:t>
      </w:r>
      <w:r>
        <w:rPr>
          <w:i/>
          <w:iCs/>
        </w:rPr>
        <w:t>Intraspecific body size variation in insects</w:t>
      </w:r>
      <w:r>
        <w:t xml:space="preserve">. Thesis. Stellenbosch : Stellenbosch University. URL: http://hdl.handle.net/10019.1/50722 (Accessed: 5 April 2023). </w:t>
      </w:r>
    </w:p>
    <w:p w14:paraId="00000039" w14:textId="77777777" w:rsidR="00C37D33" w:rsidRDefault="00000000">
      <w:pPr>
        <w:pBdr>
          <w:top w:val="nil"/>
          <w:left w:val="nil"/>
          <w:bottom w:val="nil"/>
          <w:right w:val="nil"/>
          <w:between w:val="nil"/>
        </w:pBdr>
        <w:spacing w:after="240" w:line="360" w:lineRule="auto"/>
      </w:pPr>
      <w:r>
        <w:t xml:space="preserve">Hallmann, C.A., Sorg, M., Jongejans, E., Siepel, H., Hofland, N., Schwan, H., Stenmans, W., Müller, A., Sumser, H., Hörren, T., Goulson, D. and Kroon, H. de (2017) ‘More than 75 percent decline over 27 years in total flying insect biomass in protected areas’, </w:t>
      </w:r>
      <w:r>
        <w:rPr>
          <w:i/>
          <w:iCs/>
        </w:rPr>
        <w:t>PLOS ONE</w:t>
      </w:r>
      <w:r>
        <w:t xml:space="preserve">, 12(10), p. e0185809. DOI: https://doi.org/10.1371/journal.pone.0185809. </w:t>
      </w:r>
    </w:p>
    <w:p w14:paraId="0000003A" w14:textId="77777777" w:rsidR="00C37D33" w:rsidRDefault="00000000">
      <w:pPr>
        <w:pBdr>
          <w:top w:val="nil"/>
          <w:left w:val="nil"/>
          <w:bottom w:val="nil"/>
          <w:right w:val="nil"/>
          <w:between w:val="nil"/>
        </w:pBdr>
        <w:spacing w:after="240" w:line="360" w:lineRule="auto"/>
      </w:pPr>
      <w:r>
        <w:t xml:space="preserve">Hallmann, C.A., Zeegers, T., Klink, R. van, Vermeulen, R., Wielink, P. van, Spijkers, H., Deijk, J. van, Steenis, W. van and Jongejans, E. (2020) ‘Declining abundance of beetles, moths and caddisflies in the Netherlands’, </w:t>
      </w:r>
      <w:r>
        <w:rPr>
          <w:i/>
          <w:iCs/>
        </w:rPr>
        <w:t>Insect Conservation and Diversity</w:t>
      </w:r>
      <w:r>
        <w:t xml:space="preserve">, 13(2), pp. 127–139. DOI: https://doi.org/10.1111/icad.12377. </w:t>
      </w:r>
    </w:p>
    <w:p w14:paraId="0000003B" w14:textId="77777777" w:rsidR="00C37D33" w:rsidRDefault="00000000">
      <w:pPr>
        <w:pBdr>
          <w:top w:val="nil"/>
          <w:left w:val="nil"/>
          <w:bottom w:val="nil"/>
          <w:right w:val="nil"/>
          <w:between w:val="nil"/>
        </w:pBdr>
        <w:spacing w:after="240" w:line="360" w:lineRule="auto"/>
      </w:pPr>
      <w:r>
        <w:t xml:space="preserve">Hodkinson, I.D. (2005) ‘Terrestrial insects along elevation gradients: species and community responses to altitude’, </w:t>
      </w:r>
      <w:r>
        <w:rPr>
          <w:i/>
          <w:iCs/>
        </w:rPr>
        <w:t>Biological Reviews</w:t>
      </w:r>
      <w:r>
        <w:t xml:space="preserve">, 80(3), pp. 489–513. DOI: https://doi.org/10.1017/S1464793105006767. </w:t>
      </w:r>
    </w:p>
    <w:p w14:paraId="0000003C" w14:textId="77777777" w:rsidR="00C37D33" w:rsidRDefault="00000000">
      <w:pPr>
        <w:pBdr>
          <w:top w:val="nil"/>
          <w:left w:val="nil"/>
          <w:bottom w:val="nil"/>
          <w:right w:val="nil"/>
          <w:between w:val="nil"/>
        </w:pBdr>
        <w:spacing w:after="240" w:line="360" w:lineRule="auto"/>
      </w:pPr>
      <w:r>
        <w:t xml:space="preserve">van Kleunen, M., Nanni, I., Donaldson, J.S. and Manning, J.C. (2007) ‘The Role of Beetle Marks and Flower Colour on Visitation by Monkey Beetles (Hopliini) in the Greater Cape Floral Region, South Africa’, </w:t>
      </w:r>
      <w:r>
        <w:rPr>
          <w:i/>
          <w:iCs/>
        </w:rPr>
        <w:t>Annals of Botany</w:t>
      </w:r>
      <w:r>
        <w:t xml:space="preserve">, 100(7), pp. 1483–1489. DOI: https://doi.org/10.1093/aob/mcm256. </w:t>
      </w:r>
    </w:p>
    <w:p w14:paraId="0000003D" w14:textId="77777777" w:rsidR="00C37D33" w:rsidRDefault="00000000">
      <w:pPr>
        <w:pBdr>
          <w:top w:val="nil"/>
          <w:left w:val="nil"/>
          <w:bottom w:val="nil"/>
          <w:right w:val="nil"/>
          <w:between w:val="nil"/>
        </w:pBdr>
        <w:spacing w:after="240" w:line="360" w:lineRule="auto"/>
      </w:pPr>
      <w:r>
        <w:t xml:space="preserve">Koivula, M. (2011) ‘Useful model organisms, indicators, or both? Ground beetles (Coleoptera, Carabidae) reflecting environmental conditions’, </w:t>
      </w:r>
      <w:r>
        <w:rPr>
          <w:i/>
          <w:iCs/>
        </w:rPr>
        <w:t>ZooKeys</w:t>
      </w:r>
      <w:r>
        <w:t xml:space="preserve">, 100, pp. 287–317. DOI: https://doi.org/10.3897/zookeys.100.1533. </w:t>
      </w:r>
    </w:p>
    <w:p w14:paraId="0000003E" w14:textId="77777777" w:rsidR="00C37D33" w:rsidRDefault="00000000">
      <w:pPr>
        <w:pBdr>
          <w:top w:val="nil"/>
          <w:left w:val="nil"/>
          <w:bottom w:val="nil"/>
          <w:right w:val="nil"/>
          <w:between w:val="nil"/>
        </w:pBdr>
        <w:spacing w:after="240" w:line="360" w:lineRule="auto"/>
      </w:pPr>
      <w:r>
        <w:t xml:space="preserve">Kremen, C. and Chaplin-Kramer, R. (2007) ‘Insects as Providers of Ecosystem Services: Crop Pollination and Pest Control’, </w:t>
      </w:r>
      <w:r>
        <w:rPr>
          <w:i/>
          <w:iCs/>
        </w:rPr>
        <w:t>Insect Conservation Biology</w:t>
      </w:r>
      <w:r>
        <w:t xml:space="preserve">. UK: CAB International, pp. 349–382. DOI: https://doi.org/10.1079/9781845932541.0000. </w:t>
      </w:r>
    </w:p>
    <w:p w14:paraId="0000003F" w14:textId="77777777" w:rsidR="00C37D33" w:rsidRDefault="00000000">
      <w:pPr>
        <w:pBdr>
          <w:top w:val="nil"/>
          <w:left w:val="nil"/>
          <w:bottom w:val="nil"/>
          <w:right w:val="nil"/>
          <w:between w:val="nil"/>
        </w:pBdr>
        <w:spacing w:after="240" w:line="360" w:lineRule="auto"/>
      </w:pPr>
      <w:r>
        <w:t xml:space="preserve">Landmann, T., Schmitt, M., Ekim, B., Villinger, J., Ashiono, F., Habel, J.C. and Tonnang, H.E.Z. (2023) ‘Insect diversity is a good indicator of biodiversity status in Africa’, </w:t>
      </w:r>
      <w:r>
        <w:rPr>
          <w:i/>
          <w:iCs/>
        </w:rPr>
        <w:t>Communications Earth &amp; Environment</w:t>
      </w:r>
      <w:r>
        <w:t xml:space="preserve">, 4(1), p. 234. DOI: https://doi.org/10.1038/s43247-023-00896-1. </w:t>
      </w:r>
    </w:p>
    <w:p w14:paraId="00000040" w14:textId="77777777" w:rsidR="00C37D33" w:rsidRDefault="00000000">
      <w:pPr>
        <w:pBdr>
          <w:top w:val="nil"/>
          <w:left w:val="nil"/>
          <w:bottom w:val="nil"/>
          <w:right w:val="nil"/>
          <w:between w:val="nil"/>
        </w:pBdr>
        <w:spacing w:after="240" w:line="360" w:lineRule="auto"/>
      </w:pPr>
      <w:r>
        <w:lastRenderedPageBreak/>
        <w:t xml:space="preserve">Leandro, C., Jay-Robert, P. and Vergnes, A. (2017) ‘Bias and perspectives in insect conservation: A European scale analysis’, </w:t>
      </w:r>
      <w:r>
        <w:rPr>
          <w:i/>
          <w:iCs/>
        </w:rPr>
        <w:t>Biological Conservation</w:t>
      </w:r>
      <w:r>
        <w:t xml:space="preserve">, 215, pp. 213–224. DOI: https://doi.org/10.1016/j.biocon.2017.07.033. </w:t>
      </w:r>
    </w:p>
    <w:p w14:paraId="00000041" w14:textId="77777777" w:rsidR="00C37D33" w:rsidRDefault="00000000">
      <w:pPr>
        <w:pBdr>
          <w:top w:val="nil"/>
          <w:left w:val="nil"/>
          <w:bottom w:val="nil"/>
          <w:right w:val="nil"/>
          <w:between w:val="nil"/>
        </w:pBdr>
        <w:spacing w:after="240" w:line="360" w:lineRule="auto"/>
      </w:pPr>
      <w:r>
        <w:t xml:space="preserve">Lewis, O.T., New, T.R. and Stewart, A.J.A. (2007) ‘Insect conservation: Progress and prospects’, </w:t>
      </w:r>
      <w:r>
        <w:rPr>
          <w:i/>
          <w:iCs/>
        </w:rPr>
        <w:t>Insect Conservation Biology</w:t>
      </w:r>
      <w:r>
        <w:t xml:space="preserve">. UK: CAB International, pp. 431–436. DOI: https://doi.org/10.1079/9781845932541.0000. </w:t>
      </w:r>
    </w:p>
    <w:p w14:paraId="00000042" w14:textId="77777777" w:rsidR="00C37D33" w:rsidRDefault="00000000">
      <w:pPr>
        <w:pBdr>
          <w:top w:val="nil"/>
          <w:left w:val="nil"/>
          <w:bottom w:val="nil"/>
          <w:right w:val="nil"/>
          <w:between w:val="nil"/>
        </w:pBdr>
        <w:spacing w:after="240" w:line="360" w:lineRule="auto"/>
      </w:pPr>
      <w:r>
        <w:t xml:space="preserve">Lister, B.C. and Garcia, A. (2018) ‘Climate-driven declines in arthropod abundance restructure a rainforest food web’, </w:t>
      </w:r>
      <w:r>
        <w:rPr>
          <w:i/>
          <w:iCs/>
        </w:rPr>
        <w:t>Proceedings of the National Academy of Sciences</w:t>
      </w:r>
      <w:r>
        <w:t xml:space="preserve">, 115(44), pp. E10397–E10406. DOI: https://doi.org/10.1073/pnas.1722477115. </w:t>
      </w:r>
    </w:p>
    <w:p w14:paraId="00000043" w14:textId="77777777" w:rsidR="00C37D33" w:rsidRDefault="00000000">
      <w:pPr>
        <w:pBdr>
          <w:top w:val="nil"/>
          <w:left w:val="nil"/>
          <w:bottom w:val="nil"/>
          <w:right w:val="nil"/>
          <w:between w:val="nil"/>
        </w:pBdr>
        <w:spacing w:after="240" w:line="360" w:lineRule="auto"/>
      </w:pPr>
      <w:r>
        <w:t xml:space="preserve">McKenna, D.D. and Farrell, B.D. (2009) ‘Beetles (Coleoptera)’, in S.B. Hedges and S. Kumar (eds) </w:t>
      </w:r>
      <w:r>
        <w:rPr>
          <w:i/>
          <w:iCs/>
        </w:rPr>
        <w:t>Timetree of Life</w:t>
      </w:r>
      <w:r>
        <w:t xml:space="preserve">. Oxford: Oxford University Press, pp. 278–289. </w:t>
      </w:r>
    </w:p>
    <w:p w14:paraId="00000044" w14:textId="77777777" w:rsidR="00C37D33" w:rsidRDefault="00000000">
      <w:pPr>
        <w:pBdr>
          <w:top w:val="nil"/>
          <w:left w:val="nil"/>
          <w:bottom w:val="nil"/>
          <w:right w:val="nil"/>
          <w:between w:val="nil"/>
        </w:pBdr>
        <w:spacing w:after="240" w:line="360" w:lineRule="auto"/>
      </w:pPr>
      <w:r>
        <w:t xml:space="preserve">Midgley, G.F., Hannah, L., Millar, D., Thuiller, W. and Booth, A. (2003) ‘Developing regional and species-level assessments of climate change impacts on biodiversity in the Cape Floristic Region’, </w:t>
      </w:r>
      <w:r>
        <w:rPr>
          <w:i/>
          <w:iCs/>
        </w:rPr>
        <w:t>Biological Conservation</w:t>
      </w:r>
      <w:r>
        <w:t xml:space="preserve">, 112(1), pp. 87–97. DOI: https://doi.org/10.1016/S0006-3207(02)00414-7. </w:t>
      </w:r>
    </w:p>
    <w:p w14:paraId="00000045" w14:textId="77777777" w:rsidR="00C37D33" w:rsidRDefault="00000000">
      <w:pPr>
        <w:pBdr>
          <w:top w:val="nil"/>
          <w:left w:val="nil"/>
          <w:bottom w:val="nil"/>
          <w:right w:val="nil"/>
          <w:between w:val="nil"/>
        </w:pBdr>
        <w:spacing w:after="240" w:line="360" w:lineRule="auto"/>
      </w:pPr>
      <w:r>
        <w:t xml:space="preserve">Mordkovich, V.G. and Afanas’ev, N.A. (1980) ‘Transformation of steppe litter by darkling-beetles (Coleoptera, Tenebrionidae).’, </w:t>
      </w:r>
      <w:r>
        <w:rPr>
          <w:i/>
          <w:iCs/>
        </w:rPr>
        <w:t>Ekologiya</w:t>
      </w:r>
      <w:r>
        <w:t xml:space="preserve">, 11(3), pp. 175–180. </w:t>
      </w:r>
    </w:p>
    <w:p w14:paraId="00000046" w14:textId="77777777" w:rsidR="00C37D33" w:rsidRDefault="00000000">
      <w:pPr>
        <w:pBdr>
          <w:top w:val="nil"/>
          <w:left w:val="nil"/>
          <w:bottom w:val="nil"/>
          <w:right w:val="nil"/>
          <w:between w:val="nil"/>
        </w:pBdr>
        <w:spacing w:after="240" w:line="360" w:lineRule="auto"/>
      </w:pPr>
      <w:r>
        <w:t xml:space="preserve">New, T.R. (2022) ‘Insect Conservation Need in the Southern Hemisphere’, in T. R. New, </w:t>
      </w:r>
      <w:r>
        <w:rPr>
          <w:i/>
          <w:iCs/>
        </w:rPr>
        <w:t>Insect Diversity, Declines and Conservation in Australia</w:t>
      </w:r>
      <w:r>
        <w:t xml:space="preserve">. Cham: Springer International Publishing (Fascinating Life Sciences), pp. 99–116. DOI: https://doi.org/10.1007/978-3-030-90134-9_6. </w:t>
      </w:r>
    </w:p>
    <w:p w14:paraId="00000047" w14:textId="77777777" w:rsidR="00C37D33" w:rsidRDefault="00000000">
      <w:pPr>
        <w:pBdr>
          <w:top w:val="nil"/>
          <w:left w:val="nil"/>
          <w:bottom w:val="nil"/>
          <w:right w:val="nil"/>
          <w:between w:val="nil"/>
        </w:pBdr>
        <w:spacing w:after="240" w:line="360" w:lineRule="auto"/>
      </w:pPr>
      <w:r>
        <w:t xml:space="preserve">New, T.R. and Samways, M.J. (2014) ‘Insect conservation in the southern temperate zones: an overview’, </w:t>
      </w:r>
      <w:r>
        <w:rPr>
          <w:i/>
          <w:iCs/>
        </w:rPr>
        <w:t>Austral Entomology</w:t>
      </w:r>
      <w:r>
        <w:t xml:space="preserve">, 53(1), pp. 26–31. DOI: https://doi.org/10.1111/aen.12071. </w:t>
      </w:r>
    </w:p>
    <w:p w14:paraId="00000048" w14:textId="77777777" w:rsidR="00C37D33" w:rsidRDefault="00000000">
      <w:pPr>
        <w:pBdr>
          <w:top w:val="nil"/>
          <w:left w:val="nil"/>
          <w:bottom w:val="nil"/>
          <w:right w:val="nil"/>
          <w:between w:val="nil"/>
        </w:pBdr>
        <w:spacing w:after="240" w:line="360" w:lineRule="auto"/>
      </w:pPr>
      <w:r>
        <w:t xml:space="preserve">Nolte, D., Boutaud, E., Kotze, D.J., Schuldt, A. and Assmann, T. (2019) ‘Habitat specialization, distribution range size and body size drive extinction risk in carabid beetles’, </w:t>
      </w:r>
      <w:r>
        <w:rPr>
          <w:i/>
          <w:iCs/>
        </w:rPr>
        <w:t>Biodiversity and Conservation</w:t>
      </w:r>
      <w:r>
        <w:t xml:space="preserve">, 28(5), pp. 1267–1283. DOI: https://doi.org/10.1007/s10531-019-01724-9. </w:t>
      </w:r>
    </w:p>
    <w:p w14:paraId="00000049" w14:textId="77777777" w:rsidR="00C37D33" w:rsidRDefault="00000000">
      <w:pPr>
        <w:pBdr>
          <w:top w:val="nil"/>
          <w:left w:val="nil"/>
          <w:bottom w:val="nil"/>
          <w:right w:val="nil"/>
          <w:between w:val="nil"/>
        </w:pBdr>
        <w:spacing w:after="240" w:line="360" w:lineRule="auto"/>
      </w:pPr>
      <w:r>
        <w:t xml:space="preserve">Oberhauser, K. and Guiney, M. (2009) ‘Insects as flagship conservation species’, </w:t>
      </w:r>
      <w:r>
        <w:rPr>
          <w:i/>
          <w:iCs/>
        </w:rPr>
        <w:t>Terrestrial Arthropod Reviews</w:t>
      </w:r>
      <w:r>
        <w:t xml:space="preserve">, 1(2), pp. 111–123. DOI: https://doi.org/10.1163/187498308X414733. </w:t>
      </w:r>
    </w:p>
    <w:p w14:paraId="0000004A" w14:textId="77777777" w:rsidR="00C37D33" w:rsidRDefault="00000000">
      <w:pPr>
        <w:pBdr>
          <w:top w:val="nil"/>
          <w:left w:val="nil"/>
          <w:bottom w:val="nil"/>
          <w:right w:val="nil"/>
          <w:between w:val="nil"/>
        </w:pBdr>
        <w:spacing w:after="240" w:line="360" w:lineRule="auto"/>
      </w:pPr>
      <w:r>
        <w:lastRenderedPageBreak/>
        <w:t xml:space="preserve">Ollerton, J., Winfree, R. and Tarrant, S. (2011) ‘How many flowering plants are pollinated by animals?’, </w:t>
      </w:r>
      <w:r>
        <w:rPr>
          <w:i/>
          <w:iCs/>
        </w:rPr>
        <w:t>Oikos</w:t>
      </w:r>
      <w:r>
        <w:t xml:space="preserve">, 120(3), pp. 321–326. DOI: https://doi.org/10.1111/j.1600-0706.2010.18644.x. </w:t>
      </w:r>
    </w:p>
    <w:p w14:paraId="0000004B" w14:textId="77777777" w:rsidR="00C37D33" w:rsidRDefault="00000000">
      <w:pPr>
        <w:pBdr>
          <w:top w:val="nil"/>
          <w:left w:val="nil"/>
          <w:bottom w:val="nil"/>
          <w:right w:val="nil"/>
          <w:between w:val="nil"/>
        </w:pBdr>
        <w:spacing w:after="240" w:line="360" w:lineRule="auto"/>
      </w:pPr>
      <w:r>
        <w:t xml:space="preserve">Pearson, D.L. and Cassola, F. (1992) ‘World-Wide Species Richness Patterns of Tiger Beetles (Coleoptera: Cicindelidae): Indicator Taxon for Biodiversity and Conservation Studies’, </w:t>
      </w:r>
      <w:r>
        <w:rPr>
          <w:i/>
          <w:iCs/>
        </w:rPr>
        <w:t>Conservation Biology</w:t>
      </w:r>
      <w:r>
        <w:t xml:space="preserve">, 6(3), pp. 376–391. DOI: https://doi.org/10.1046/j.1523-1739.1992.06030376.x. </w:t>
      </w:r>
    </w:p>
    <w:p w14:paraId="0000004C" w14:textId="77777777" w:rsidR="00C37D33" w:rsidRDefault="00000000">
      <w:pPr>
        <w:pBdr>
          <w:top w:val="nil"/>
          <w:left w:val="nil"/>
          <w:bottom w:val="nil"/>
          <w:right w:val="nil"/>
          <w:between w:val="nil"/>
        </w:pBdr>
        <w:spacing w:after="240" w:line="360" w:lineRule="auto"/>
      </w:pPr>
      <w:r>
        <w:t xml:space="preserve">Pelini, S.L., Prior, K.M., Parker, D.J., Dzurisin, J.D.K., Lindroth, R.L. and Hellmann, J.J. (2009) ‘Chapter 11 - Climate Change and Temporal and Spatial Mismatches in Insect Communities’, in T.M. Letcher (ed.) </w:t>
      </w:r>
      <w:r>
        <w:rPr>
          <w:i/>
          <w:iCs/>
        </w:rPr>
        <w:t>Climate Change</w:t>
      </w:r>
      <w:r>
        <w:t xml:space="preserve">. Amsterdam: Elsevier, pp. 215–231. DOI: https://doi.org/10.1016/B978-0-444-53301-2.00011-7. </w:t>
      </w:r>
    </w:p>
    <w:p w14:paraId="0000004D" w14:textId="77777777" w:rsidR="00C37D33" w:rsidRDefault="00000000">
      <w:pPr>
        <w:pBdr>
          <w:top w:val="nil"/>
          <w:left w:val="nil"/>
          <w:bottom w:val="nil"/>
          <w:right w:val="nil"/>
          <w:between w:val="nil"/>
        </w:pBdr>
        <w:spacing w:after="240" w:line="360" w:lineRule="auto"/>
      </w:pPr>
      <w:r>
        <w:t xml:space="preserve">Penrith, M. (1986) ‘Revision of the Zophosini (Coleoptera: Tenebrionidae). Part 10. Key to the subgenera, supplement, evolution and biogeography of the tribe, and catalogue’, </w:t>
      </w:r>
      <w:r>
        <w:rPr>
          <w:i/>
          <w:iCs/>
        </w:rPr>
        <w:t>Cimbebasia</w:t>
      </w:r>
      <w:r>
        <w:t xml:space="preserve">, 6, pp. 417–502. </w:t>
      </w:r>
    </w:p>
    <w:p w14:paraId="0000004E" w14:textId="77777777" w:rsidR="00C37D33" w:rsidRDefault="00000000">
      <w:pPr>
        <w:pBdr>
          <w:top w:val="nil"/>
          <w:left w:val="nil"/>
          <w:bottom w:val="nil"/>
          <w:right w:val="nil"/>
          <w:between w:val="nil"/>
        </w:pBdr>
        <w:spacing w:after="240" w:line="360" w:lineRule="auto"/>
      </w:pPr>
      <w:r>
        <w:t xml:space="preserve">Picker, M., Griffiths, C.L. and Weaving, A. (2019) </w:t>
      </w:r>
      <w:r>
        <w:rPr>
          <w:i/>
          <w:iCs/>
        </w:rPr>
        <w:t>Field guide to insects of South Africa</w:t>
      </w:r>
      <w:r>
        <w:t xml:space="preserve">. Third edition. Cape Town, South Africa: Struik Nature. </w:t>
      </w:r>
    </w:p>
    <w:p w14:paraId="0000004F" w14:textId="77777777" w:rsidR="00C37D33" w:rsidRDefault="00000000">
      <w:pPr>
        <w:pBdr>
          <w:top w:val="nil"/>
          <w:left w:val="nil"/>
          <w:bottom w:val="nil"/>
          <w:right w:val="nil"/>
          <w:between w:val="nil"/>
        </w:pBdr>
        <w:spacing w:after="240" w:line="360" w:lineRule="auto"/>
      </w:pPr>
      <w:r>
        <w:t xml:space="preserve">Samways, M. (2010) ‘Impacts of extreme weather and climate change on South African dragonflies’, </w:t>
      </w:r>
      <w:r>
        <w:rPr>
          <w:i/>
          <w:iCs/>
        </w:rPr>
        <w:t>BioRisk</w:t>
      </w:r>
      <w:r>
        <w:t xml:space="preserve">, 5, pp. 73–84. DOI: https://doi.org/10.3897/biorisk.5.843. </w:t>
      </w:r>
    </w:p>
    <w:p w14:paraId="00000050" w14:textId="77777777" w:rsidR="00C37D33" w:rsidRDefault="00000000">
      <w:pPr>
        <w:pBdr>
          <w:top w:val="nil"/>
          <w:left w:val="nil"/>
          <w:bottom w:val="nil"/>
          <w:right w:val="nil"/>
          <w:between w:val="nil"/>
        </w:pBdr>
        <w:spacing w:after="240" w:line="360" w:lineRule="auto"/>
      </w:pPr>
      <w:r>
        <w:t xml:space="preserve">Samways, M.J., Hamer, M. and Veldtman, R. (2012) ‘Development and Future of Insect Conservation in South Africa’, in T.R. New (ed.) </w:t>
      </w:r>
      <w:r>
        <w:rPr>
          <w:i/>
          <w:iCs/>
        </w:rPr>
        <w:t>Insect Conservation: Past, Present and Prospects</w:t>
      </w:r>
      <w:r>
        <w:t xml:space="preserve">. Dordrecht: Springer Netherlands, pp. 245–278. DOI: https://doi.org/10.1007/978-94-007-2963-6_11. </w:t>
      </w:r>
    </w:p>
    <w:p w14:paraId="00000051" w14:textId="77777777" w:rsidR="00C37D33" w:rsidRDefault="00000000">
      <w:pPr>
        <w:pBdr>
          <w:top w:val="nil"/>
          <w:left w:val="nil"/>
          <w:bottom w:val="nil"/>
          <w:right w:val="nil"/>
          <w:between w:val="nil"/>
        </w:pBdr>
        <w:spacing w:after="240" w:line="360" w:lineRule="auto"/>
      </w:pPr>
      <w:r>
        <w:t xml:space="preserve">Sánchez-Bayo, F. and Wyckhuys, K.A.G. (2019) ‘Worldwide decline of the entomofauna: A review of its drivers’, </w:t>
      </w:r>
      <w:r>
        <w:rPr>
          <w:i/>
          <w:iCs/>
        </w:rPr>
        <w:t>Biological Conservation</w:t>
      </w:r>
      <w:r>
        <w:t xml:space="preserve">, 232, pp. 8–27. DOI: https://doi.org/10.1016/j.biocon.2019.01.020. </w:t>
      </w:r>
    </w:p>
    <w:p w14:paraId="00000052" w14:textId="77777777" w:rsidR="00C37D33" w:rsidRDefault="00000000">
      <w:pPr>
        <w:pBdr>
          <w:top w:val="nil"/>
          <w:left w:val="nil"/>
          <w:bottom w:val="nil"/>
          <w:right w:val="nil"/>
          <w:between w:val="nil"/>
        </w:pBdr>
        <w:spacing w:after="240" w:line="360" w:lineRule="auto"/>
      </w:pPr>
      <w:r>
        <w:t xml:space="preserve">Sharp, A.C., Boyle, M.J.W., Bonebrake, T.C., Guo, Y., Kitching, R.L., Stork, N.E., Zeng, X. and Ashton, L.A. (2025) ‘Stronger El Niños reduce tropical forest arthropod diversity and function’, </w:t>
      </w:r>
      <w:r>
        <w:rPr>
          <w:i/>
          <w:iCs/>
        </w:rPr>
        <w:t>Nature</w:t>
      </w:r>
      <w:r>
        <w:t xml:space="preserve">, 645(8082), pp. 946–951. DOI: https://doi.org/10.1038/s41586-025-09351-x. </w:t>
      </w:r>
    </w:p>
    <w:p w14:paraId="00000053" w14:textId="77777777" w:rsidR="00C37D33" w:rsidRDefault="00000000">
      <w:pPr>
        <w:pBdr>
          <w:top w:val="nil"/>
          <w:left w:val="nil"/>
          <w:bottom w:val="nil"/>
          <w:right w:val="nil"/>
          <w:between w:val="nil"/>
        </w:pBdr>
        <w:spacing w:after="240" w:line="360" w:lineRule="auto"/>
      </w:pPr>
      <w:r>
        <w:lastRenderedPageBreak/>
        <w:t xml:space="preserve">Sinclair, B.J. and Chown, S.L. (2005) ‘Climatic variability and hemispheric differences in insect cold tolerance: support from southern Africa’, </w:t>
      </w:r>
      <w:r>
        <w:rPr>
          <w:i/>
          <w:iCs/>
        </w:rPr>
        <w:t>Functional Ecology</w:t>
      </w:r>
      <w:r>
        <w:t xml:space="preserve">, 19(2), pp. 214–221. DOI: https://doi.org/10.1111/j.1365-2435.2005.00962.x. </w:t>
      </w:r>
    </w:p>
    <w:p w14:paraId="00000054" w14:textId="77777777" w:rsidR="00C37D33" w:rsidRDefault="00000000">
      <w:pPr>
        <w:pBdr>
          <w:top w:val="nil"/>
          <w:left w:val="nil"/>
          <w:bottom w:val="nil"/>
          <w:right w:val="nil"/>
          <w:between w:val="nil"/>
        </w:pBdr>
        <w:spacing w:after="240" w:line="360" w:lineRule="auto"/>
      </w:pPr>
      <w:r>
        <w:t xml:space="preserve">van der Sluijs, J.P. (2020) ‘Insect decline, an emerging global environmental risk’, </w:t>
      </w:r>
      <w:r>
        <w:rPr>
          <w:i/>
          <w:iCs/>
        </w:rPr>
        <w:t>Current Opinion in Environmental Sustainability</w:t>
      </w:r>
      <w:r>
        <w:t xml:space="preserve">, 46, pp. 39–42. DOI: https://doi.org/10.1016/j.cosust.2020.08.012. </w:t>
      </w:r>
    </w:p>
    <w:p w14:paraId="00000055" w14:textId="77777777" w:rsidR="00C37D33" w:rsidRDefault="00000000">
      <w:pPr>
        <w:pBdr>
          <w:top w:val="nil"/>
          <w:left w:val="nil"/>
          <w:bottom w:val="nil"/>
          <w:right w:val="nil"/>
          <w:between w:val="nil"/>
        </w:pBdr>
        <w:spacing w:after="240" w:line="360" w:lineRule="auto"/>
      </w:pPr>
      <w:r>
        <w:t xml:space="preserve">van der Sluijs, J.P. and Vaage, N.S. (2016) ‘Pollinators and Global Food Security: the Need for Holistic Global Stewardship’, </w:t>
      </w:r>
      <w:r>
        <w:rPr>
          <w:i/>
          <w:iCs/>
        </w:rPr>
        <w:t>Food Ethics</w:t>
      </w:r>
      <w:r>
        <w:t xml:space="preserve">, 1(1), pp. 75–91. DOI: https://doi.org/10.1007/s41055-016-0003-z. </w:t>
      </w:r>
    </w:p>
    <w:p w14:paraId="00000056" w14:textId="77777777" w:rsidR="00C37D33" w:rsidRDefault="00000000">
      <w:pPr>
        <w:pBdr>
          <w:top w:val="nil"/>
          <w:left w:val="nil"/>
          <w:bottom w:val="nil"/>
          <w:right w:val="nil"/>
          <w:between w:val="nil"/>
        </w:pBdr>
        <w:spacing w:after="240" w:line="360" w:lineRule="auto"/>
      </w:pPr>
      <w:r>
        <w:t xml:space="preserve">Smith, M.R., Singh, G.M., Mozaffarian, D. and Myers, S.S. (2015) ‘Effects of decreases of animal pollinators on human nutrition and global health: a modelling analysis’, </w:t>
      </w:r>
      <w:r>
        <w:rPr>
          <w:i/>
          <w:iCs/>
        </w:rPr>
        <w:t>The Lancet</w:t>
      </w:r>
      <w:r>
        <w:t xml:space="preserve">, 386(10007), pp. 1964–1972. DOI: https://doi.org/10.1016/S0140-6736(15)61085-6. </w:t>
      </w:r>
    </w:p>
    <w:p w14:paraId="00000057" w14:textId="77777777" w:rsidR="00C37D33" w:rsidRDefault="00000000">
      <w:pPr>
        <w:pBdr>
          <w:top w:val="nil"/>
          <w:left w:val="nil"/>
          <w:bottom w:val="nil"/>
          <w:right w:val="nil"/>
          <w:between w:val="nil"/>
        </w:pBdr>
        <w:spacing w:after="240" w:line="360" w:lineRule="auto"/>
      </w:pPr>
      <w:r>
        <w:t xml:space="preserve">Steenhuisen, S.-L. and Johnson, S.D. (2012) ‘Evidence for beetle pollination in the African grassland sugarbushes (Protea: Proteaceae)’, </w:t>
      </w:r>
      <w:r>
        <w:rPr>
          <w:i/>
          <w:iCs/>
        </w:rPr>
        <w:t>Plant Systematics and Evolution</w:t>
      </w:r>
      <w:r>
        <w:t xml:space="preserve">, 298(5), pp. 857–869. DOI: https://doi.org/10.1007/s00606-012-0589-5. </w:t>
      </w:r>
    </w:p>
    <w:p w14:paraId="00000058" w14:textId="77777777" w:rsidR="00C37D33" w:rsidRDefault="00000000">
      <w:pPr>
        <w:pBdr>
          <w:top w:val="nil"/>
          <w:left w:val="nil"/>
          <w:bottom w:val="nil"/>
          <w:right w:val="nil"/>
          <w:between w:val="nil"/>
        </w:pBdr>
        <w:spacing w:after="240" w:line="360" w:lineRule="auto"/>
      </w:pPr>
      <w:r>
        <w:t xml:space="preserve">Stork, N.E., McBroom, J., Gely, C. and Hamilton, A.J. (2015) ‘New approaches narrow global species estimates for beetles, insects, and terrestrial arthropods’, </w:t>
      </w:r>
      <w:r>
        <w:rPr>
          <w:i/>
          <w:iCs/>
        </w:rPr>
        <w:t>Proceedings of the National Academy of Sciences</w:t>
      </w:r>
      <w:r>
        <w:t xml:space="preserve">, 112(24), pp. 7519–7523. DOI: https://doi.org/10.1073/pnas.1502408112. </w:t>
      </w:r>
    </w:p>
    <w:p w14:paraId="00000059" w14:textId="77777777" w:rsidR="00C37D33" w:rsidRDefault="00000000">
      <w:pPr>
        <w:pBdr>
          <w:top w:val="nil"/>
          <w:left w:val="nil"/>
          <w:bottom w:val="nil"/>
          <w:right w:val="nil"/>
          <w:between w:val="nil"/>
        </w:pBdr>
        <w:spacing w:after="240" w:line="360" w:lineRule="auto"/>
      </w:pPr>
      <w:r>
        <w:t xml:space="preserve">Taylor, J.E., Lee, S. and Crous, P.W. (2001) ‘Biodiversity in the Cape Floral Kingdom: fungi occurring on Proteaceae’, </w:t>
      </w:r>
      <w:r>
        <w:rPr>
          <w:i/>
          <w:iCs/>
        </w:rPr>
        <w:t>Mycological Research</w:t>
      </w:r>
      <w:r>
        <w:t xml:space="preserve">, 105(12), pp. 1480–1484. DOI: https://doi.org/10.1017/S0953756201004944. </w:t>
      </w:r>
    </w:p>
    <w:p w14:paraId="0000005A" w14:textId="77777777" w:rsidR="00C37D33" w:rsidRDefault="00000000">
      <w:pPr>
        <w:pBdr>
          <w:top w:val="nil"/>
          <w:left w:val="nil"/>
          <w:bottom w:val="nil"/>
          <w:right w:val="nil"/>
          <w:between w:val="nil"/>
        </w:pBdr>
        <w:spacing w:after="240" w:line="360" w:lineRule="auto"/>
      </w:pPr>
      <w:r>
        <w:t xml:space="preserve">Thakur, M.P., Reich, P.B., Hobbie, S.E., Stefanski, A., Rich, R., Rice, K.E., Eddy, W.C. and Eisenhauer, N. (2018) ‘Reduced feeding activity of soil detritivores under warmer and drier conditions’, </w:t>
      </w:r>
      <w:r>
        <w:rPr>
          <w:i/>
          <w:iCs/>
        </w:rPr>
        <w:t>Nature Climate Change</w:t>
      </w:r>
      <w:r>
        <w:t xml:space="preserve">, 8(1), pp. 75–78. DOI: https://doi.org/10.1038/s41558-017-0032-6. </w:t>
      </w:r>
    </w:p>
    <w:p w14:paraId="0000005B" w14:textId="77777777" w:rsidR="00C37D33" w:rsidRDefault="00000000">
      <w:pPr>
        <w:pBdr>
          <w:top w:val="nil"/>
          <w:left w:val="nil"/>
          <w:bottom w:val="nil"/>
          <w:right w:val="nil"/>
          <w:between w:val="nil"/>
        </w:pBdr>
        <w:spacing w:after="240" w:line="360" w:lineRule="auto"/>
      </w:pPr>
      <w:r>
        <w:t xml:space="preserve">Thomas, J.A., Telfer, M.G., Roy, D.B., Preston, C.D., Greenwood, J.J.D., Asher, J., Fox, R., Clarke, R.T. and Lawton, J.H. (2004) ‘Comparative losses of British butterflies, birds, and plants and the global extinction crisis’, </w:t>
      </w:r>
      <w:r>
        <w:rPr>
          <w:i/>
          <w:iCs/>
        </w:rPr>
        <w:t>Science</w:t>
      </w:r>
      <w:r>
        <w:t xml:space="preserve">, 303(5665), pp. 1879–1881. DOI: https://doi.org/10.1126/science.1095046. </w:t>
      </w:r>
    </w:p>
    <w:p w14:paraId="0000005C" w14:textId="77777777" w:rsidR="00C37D33" w:rsidRDefault="00000000">
      <w:pPr>
        <w:pBdr>
          <w:top w:val="nil"/>
          <w:left w:val="nil"/>
          <w:bottom w:val="nil"/>
          <w:right w:val="nil"/>
          <w:between w:val="nil"/>
        </w:pBdr>
        <w:spacing w:after="240" w:line="360" w:lineRule="auto"/>
      </w:pPr>
      <w:r>
        <w:lastRenderedPageBreak/>
        <w:t xml:space="preserve">Titley, M.A., Snaddon, J.L. and Turner, E.C. (2017) ‘Scientific research on animal biodiversity is systematically biased towards vertebrates and temperate regions’, </w:t>
      </w:r>
      <w:r>
        <w:rPr>
          <w:i/>
          <w:iCs/>
        </w:rPr>
        <w:t>PLOS ONE</w:t>
      </w:r>
      <w:r>
        <w:t xml:space="preserve">. Edited by B. Schierwater, 12(12), p. e0189577. DOI: https://doi.org/10.1371/journal.pone.0189577. </w:t>
      </w:r>
    </w:p>
    <w:p w14:paraId="0000005D" w14:textId="77777777" w:rsidR="00C37D33" w:rsidRDefault="00000000">
      <w:pPr>
        <w:pBdr>
          <w:top w:val="nil"/>
          <w:left w:val="nil"/>
          <w:bottom w:val="nil"/>
          <w:right w:val="nil"/>
          <w:between w:val="nil"/>
        </w:pBdr>
        <w:spacing w:after="240" w:line="360" w:lineRule="auto"/>
      </w:pPr>
      <w:r>
        <w:t xml:space="preserve">Vadas, R.L., Hughes, R.M., Bae, Y.J., Baek, M.J., Gonzáles, O.C.B., Callisto, M., Carvalho, D.R. de, Chen, K., Ferreira, M.T., Fierro, P., Harding, J.S., Infante, D.M., Kleynhans, C.J., Macedo, D.R., Martins, I., Silva, N.M., Moya, N., Nichols, S.J., Pompeu, P.S., Ruaro, R., Silva, D.R.O., Stevenson, R.J., Terra, B. de F., Thirion, C., Ticiani, D., Wang, L. and Yoder, C.O. (2022) ‘Assemblage-based biomonitoring of freshwater ecosystem health via multimetric indices: A critical review and suggestions for improving their applicability’, </w:t>
      </w:r>
      <w:r>
        <w:rPr>
          <w:i/>
          <w:iCs/>
        </w:rPr>
        <w:t>Water Biology and Security</w:t>
      </w:r>
      <w:r>
        <w:t xml:space="preserve">, 1(3), p. 100054. DOI: https://doi.org/10.1016/j.watbs.2022.100054. </w:t>
      </w:r>
    </w:p>
    <w:p w14:paraId="0000005E" w14:textId="77777777" w:rsidR="00C37D33" w:rsidRDefault="00000000">
      <w:pPr>
        <w:pBdr>
          <w:top w:val="nil"/>
          <w:left w:val="nil"/>
          <w:bottom w:val="nil"/>
          <w:right w:val="nil"/>
          <w:between w:val="nil"/>
        </w:pBdr>
        <w:spacing w:after="240" w:line="360" w:lineRule="auto"/>
      </w:pPr>
      <w:r>
        <w:t xml:space="preserve">Voigt, W., Perner, J., Davis, A.J., Eggers, T., Schumacher, J., Bährmann, R., Fabian, B., Heinrich, W., Köhler, G., Lichter, D., Marstaller, R. and Sander, F.W. (2003) ‘Trophic Levels Are Differentially Sensitive to Climate’, </w:t>
      </w:r>
      <w:r>
        <w:rPr>
          <w:i/>
          <w:iCs/>
        </w:rPr>
        <w:t>Ecology</w:t>
      </w:r>
      <w:r>
        <w:t xml:space="preserve">, 84(9), pp. 2444–2453. DOI: https://doi.org/10.1890/02-0266. </w:t>
      </w:r>
    </w:p>
    <w:p w14:paraId="0000005F" w14:textId="77777777" w:rsidR="00C37D33" w:rsidRDefault="00000000">
      <w:pPr>
        <w:pBdr>
          <w:top w:val="nil"/>
          <w:left w:val="nil"/>
          <w:bottom w:val="nil"/>
          <w:right w:val="nil"/>
          <w:between w:val="nil"/>
        </w:pBdr>
        <w:spacing w:after="240" w:line="360" w:lineRule="auto"/>
      </w:pPr>
      <w:r>
        <w:t xml:space="preserve">Wagner, D.L. (2020) ‘Insect Declines in the Anthropocene’, </w:t>
      </w:r>
      <w:r>
        <w:rPr>
          <w:i/>
          <w:iCs/>
        </w:rPr>
        <w:t>Annual Review of Entomology</w:t>
      </w:r>
      <w:r>
        <w:t xml:space="preserve">, 65(1), pp. 457–480. DOI: https://doi.org/10.1146/annurev-ento-011019-025151. </w:t>
      </w:r>
    </w:p>
    <w:p w14:paraId="00000060" w14:textId="77777777" w:rsidR="00C37D33" w:rsidRDefault="00000000">
      <w:pPr>
        <w:pBdr>
          <w:top w:val="nil"/>
          <w:left w:val="nil"/>
          <w:bottom w:val="nil"/>
          <w:right w:val="nil"/>
          <w:between w:val="nil"/>
        </w:pBdr>
        <w:spacing w:after="240" w:line="360" w:lineRule="auto"/>
      </w:pPr>
      <w:r>
        <w:t xml:space="preserve">Weisser, W., Blüthgen, N., Staab, M., Achury, R. and Müller, J. (2023) ‘Experiments are needed to quantify the main causes of insect decline’, </w:t>
      </w:r>
      <w:r>
        <w:rPr>
          <w:i/>
          <w:iCs/>
        </w:rPr>
        <w:t>Biology Letters</w:t>
      </w:r>
      <w:r>
        <w:t xml:space="preserve">, 19(2), p. 20220500. DOI: https://doi.org/10.1098/rsbl.2022.0500. </w:t>
      </w:r>
    </w:p>
    <w:p w14:paraId="00000061" w14:textId="77777777" w:rsidR="00C37D33" w:rsidRDefault="00000000">
      <w:pPr>
        <w:pBdr>
          <w:top w:val="nil"/>
          <w:left w:val="nil"/>
          <w:bottom w:val="nil"/>
          <w:right w:val="nil"/>
          <w:between w:val="nil"/>
        </w:pBdr>
        <w:spacing w:after="240" w:line="360" w:lineRule="auto"/>
      </w:pPr>
      <w:r>
        <w:t xml:space="preserve">Wilson, A.M., Latimer, A.M., Silander, J.A., Gelfand, A.E. and De Klerk, H. (2010) ‘A Hierarchical Bayesian model of wildfire in a Mediterranean biodiversity hotspot: Implications of weather variability and global circulation’, </w:t>
      </w:r>
      <w:r>
        <w:rPr>
          <w:i/>
          <w:iCs/>
        </w:rPr>
        <w:t>Ecological Modelling</w:t>
      </w:r>
      <w:r>
        <w:t xml:space="preserve">, 221(1), pp. 106–112. DOI: https://doi.org/10.1016/j.ecolmodel.2009.09.016. </w:t>
      </w:r>
    </w:p>
    <w:p w14:paraId="00000062" w14:textId="77777777" w:rsidR="00C37D33" w:rsidRDefault="00000000">
      <w:pPr>
        <w:pBdr>
          <w:top w:val="nil"/>
          <w:left w:val="nil"/>
          <w:bottom w:val="nil"/>
          <w:right w:val="nil"/>
          <w:between w:val="nil"/>
        </w:pBdr>
        <w:spacing w:after="240" w:line="360" w:lineRule="auto"/>
      </w:pPr>
      <w:r>
        <w:t xml:space="preserve">WWF (2016) </w:t>
      </w:r>
      <w:r>
        <w:rPr>
          <w:i/>
          <w:iCs/>
        </w:rPr>
        <w:t>Living Planet Report 2016. Risk and resilience in a new era.</w:t>
      </w:r>
      <w:r>
        <w:t xml:space="preserve"> WWF International, Gland, Switzerland. </w:t>
      </w:r>
    </w:p>
    <w:p w14:paraId="00000063" w14:textId="77777777" w:rsidR="00C37D33" w:rsidRDefault="00C37D33">
      <w:pPr>
        <w:pBdr>
          <w:top w:val="nil"/>
          <w:left w:val="nil"/>
          <w:bottom w:val="nil"/>
          <w:right w:val="nil"/>
          <w:between w:val="nil"/>
        </w:pBdr>
        <w:spacing w:after="140" w:line="360" w:lineRule="auto"/>
        <w:rPr>
          <w:color w:val="000000"/>
        </w:rPr>
      </w:pPr>
    </w:p>
    <w:p w14:paraId="00000064" w14:textId="77777777" w:rsidR="00C37D33" w:rsidRDefault="00C37D33">
      <w:pPr>
        <w:pBdr>
          <w:top w:val="nil"/>
          <w:left w:val="nil"/>
          <w:bottom w:val="nil"/>
          <w:right w:val="nil"/>
          <w:between w:val="nil"/>
        </w:pBdr>
        <w:spacing w:after="140" w:line="360" w:lineRule="auto"/>
        <w:rPr>
          <w:color w:val="000000"/>
        </w:rPr>
      </w:pPr>
    </w:p>
    <w:sectPr w:rsidR="00C37D33">
      <w:pgSz w:w="11906" w:h="16838"/>
      <w:pgMar w:top="1134" w:right="1134" w:bottom="1134" w:left="1134"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4" w:author="Charlene Janion-Scheepers" w:date="2026-04-03T09:29:00Z" w:initials="CJS">
    <w:p w14:paraId="1DEDB2F2" w14:textId="77777777" w:rsidR="00884DC7" w:rsidRDefault="00884DC7" w:rsidP="00884DC7">
      <w:pPr>
        <w:jc w:val="left"/>
      </w:pPr>
      <w:r>
        <w:rPr>
          <w:rStyle w:val="CommentReference"/>
        </w:rPr>
        <w:annotationRef/>
      </w:r>
      <w:r>
        <w:rPr>
          <w:sz w:val="20"/>
          <w:szCs w:val="20"/>
        </w:rPr>
        <w:t>This paragraph feels out of place, consider removing.</w:t>
      </w:r>
    </w:p>
  </w:comment>
  <w:comment w:id="142" w:author="Abusisiwe Ndaba" w:date="2026-04-01T23:05:00Z" w:initials="AN">
    <w:p w14:paraId="2DC20F22" w14:textId="77777777" w:rsidR="003548BD" w:rsidRDefault="003548BD" w:rsidP="003548BD">
      <w:pPr>
        <w:jc w:val="left"/>
      </w:pPr>
      <w:r>
        <w:rPr>
          <w:rStyle w:val="CommentReference"/>
        </w:rPr>
        <w:annotationRef/>
      </w:r>
      <w:r>
        <w:rPr>
          <w:sz w:val="20"/>
          <w:szCs w:val="20"/>
        </w:rPr>
        <w:t>where?</w:t>
      </w:r>
    </w:p>
  </w:comment>
  <w:comment w:id="143" w:author="Charlene Janion-Scheepers" w:date="2026-04-03T09:30:00Z" w:initials="CJS">
    <w:p w14:paraId="40CEFC1C" w14:textId="77777777" w:rsidR="00884DC7" w:rsidRDefault="00884DC7" w:rsidP="00884DC7">
      <w:pPr>
        <w:jc w:val="left"/>
      </w:pPr>
      <w:r>
        <w:rPr>
          <w:rStyle w:val="CommentReference"/>
        </w:rPr>
        <w:annotationRef/>
      </w:r>
      <w:r>
        <w:rPr>
          <w:sz w:val="20"/>
          <w:szCs w:val="20"/>
        </w:rPr>
        <w:t>check spelling...</w:t>
      </w:r>
    </w:p>
  </w:comment>
  <w:comment w:id="158" w:author="Abusisiwe Ndaba" w:date="2026-04-02T11:44:00Z" w:initials="AN">
    <w:p w14:paraId="55B11D4E" w14:textId="77777777" w:rsidR="00206D6C" w:rsidRDefault="00206D6C" w:rsidP="00206D6C">
      <w:pPr>
        <w:jc w:val="left"/>
      </w:pPr>
      <w:r>
        <w:rPr>
          <w:rStyle w:val="CommentReference"/>
        </w:rPr>
        <w:annotationRef/>
      </w:r>
      <w:r>
        <w:rPr>
          <w:sz w:val="20"/>
          <w:szCs w:val="20"/>
        </w:rPr>
        <w:t>maybe insert a sentence like, regardless of their importance in the ecosystem, they are threatened by climate change and altitudinal gradients serve as proxy for climate change. Something to link to the next paragraph</w:t>
      </w:r>
    </w:p>
  </w:comment>
  <w:comment w:id="178" w:author="Abusisiwe Ndaba" w:date="2026-04-02T12:17:00Z" w:initials="AN">
    <w:p w14:paraId="14C0EADF" w14:textId="77777777" w:rsidR="00246D7E" w:rsidRDefault="00246D7E" w:rsidP="00246D7E">
      <w:pPr>
        <w:jc w:val="left"/>
      </w:pPr>
      <w:r>
        <w:rPr>
          <w:rStyle w:val="CommentReference"/>
        </w:rPr>
        <w:annotationRef/>
      </w:r>
      <w:r>
        <w:rPr>
          <w:sz w:val="20"/>
          <w:szCs w:val="20"/>
        </w:rPr>
        <w:t>something missing</w:t>
      </w:r>
    </w:p>
  </w:comment>
  <w:comment w:id="181" w:author="Abusisiwe Ndaba" w:date="2026-04-02T12:23:00Z" w:initials="AN">
    <w:p w14:paraId="613974D6" w14:textId="77777777" w:rsidR="00246D7E" w:rsidRDefault="00246D7E" w:rsidP="00246D7E">
      <w:pPr>
        <w:jc w:val="left"/>
      </w:pPr>
      <w:r>
        <w:rPr>
          <w:rStyle w:val="CommentReference"/>
        </w:rPr>
        <w:annotationRef/>
      </w:r>
      <w:r>
        <w:rPr>
          <w:sz w:val="20"/>
          <w:szCs w:val="20"/>
        </w:rPr>
        <w:t>manipulated?</w:t>
      </w:r>
    </w:p>
  </w:comment>
  <w:comment w:id="221" w:author="Charlene Janion-Scheepers" w:date="2026-04-03T09:35:00Z" w:initials="CJS">
    <w:p w14:paraId="2DAA4597" w14:textId="77777777" w:rsidR="00A65472" w:rsidRDefault="00A65472" w:rsidP="00A65472">
      <w:pPr>
        <w:jc w:val="left"/>
      </w:pPr>
      <w:r>
        <w:rPr>
          <w:rStyle w:val="CommentReference"/>
        </w:rPr>
        <w:annotationRef/>
      </w:r>
      <w:r>
        <w:rPr>
          <w:sz w:val="20"/>
          <w:szCs w:val="20"/>
        </w:rPr>
        <w:t>find original citation, bites et al. did not show this.</w:t>
      </w:r>
    </w:p>
  </w:comment>
  <w:comment w:id="238" w:author="Charlene Janion-Scheepers" w:date="2026-04-03T09:42:00Z" w:initials="CJS">
    <w:p w14:paraId="5A3E4B9A" w14:textId="77777777" w:rsidR="0034593C" w:rsidRDefault="0034593C" w:rsidP="0034593C">
      <w:pPr>
        <w:jc w:val="left"/>
      </w:pPr>
      <w:r>
        <w:rPr>
          <w:rStyle w:val="CommentReference"/>
        </w:rPr>
        <w:annotationRef/>
      </w:r>
      <w:r>
        <w:rPr>
          <w:sz w:val="20"/>
          <w:szCs w:val="20"/>
        </w:rPr>
        <w:t>These should be the same as the end of your Chapter 2 Intro....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DB2F2" w15:done="0"/>
  <w15:commentEx w15:paraId="2DC20F22" w15:done="0"/>
  <w15:commentEx w15:paraId="40CEFC1C" w15:done="0"/>
  <w15:commentEx w15:paraId="55B11D4E" w15:done="0"/>
  <w15:commentEx w15:paraId="14C0EADF" w15:done="0"/>
  <w15:commentEx w15:paraId="613974D6" w15:done="0"/>
  <w15:commentEx w15:paraId="2DAA4597" w15:done="0"/>
  <w15:commentEx w15:paraId="5A3E4B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FE6554" w16cex:dateUtc="2026-04-03T07:29:00Z"/>
  <w16cex:commentExtensible w16cex:durableId="220D4D26" w16cex:dateUtc="2026-04-01T21:05:00Z"/>
  <w16cex:commentExtensible w16cex:durableId="123CAC00" w16cex:dateUtc="2026-04-03T07:30:00Z"/>
  <w16cex:commentExtensible w16cex:durableId="44C1D6C2" w16cex:dateUtc="2026-04-02T09:44:00Z"/>
  <w16cex:commentExtensible w16cex:durableId="52CDB321" w16cex:dateUtc="2026-04-02T10:17:00Z"/>
  <w16cex:commentExtensible w16cex:durableId="14E688F2" w16cex:dateUtc="2026-04-02T10:23:00Z"/>
  <w16cex:commentExtensible w16cex:durableId="177DECE5" w16cex:dateUtc="2026-04-03T07:35:00Z"/>
  <w16cex:commentExtensible w16cex:durableId="200F6AF3" w16cex:dateUtc="2026-04-03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DB2F2" w16cid:durableId="31FE6554"/>
  <w16cid:commentId w16cid:paraId="2DC20F22" w16cid:durableId="220D4D26"/>
  <w16cid:commentId w16cid:paraId="40CEFC1C" w16cid:durableId="123CAC00"/>
  <w16cid:commentId w16cid:paraId="55B11D4E" w16cid:durableId="44C1D6C2"/>
  <w16cid:commentId w16cid:paraId="14C0EADF" w16cid:durableId="52CDB321"/>
  <w16cid:commentId w16cid:paraId="613974D6" w16cid:durableId="14E688F2"/>
  <w16cid:commentId w16cid:paraId="2DAA4597" w16cid:durableId="177DECE5"/>
  <w16cid:commentId w16cid:paraId="5A3E4B9A" w16cid:durableId="200F6A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F55AA1C-6268-0C42-8B24-3FB3C2806EB9}"/>
    <w:embedBold r:id="rId2" w:fontKey="{2201CDAA-5FAF-6D46-9515-E56995D2368C}"/>
    <w:embedItalic r:id="rId3" w:fontKey="{4858DC9D-DE2C-6246-9713-C0010A9CEB8B}"/>
  </w:font>
  <w:font w:name="Liberation Serif">
    <w:altName w:val="Times New Roman"/>
    <w:panose1 w:val="020B0604020202020204"/>
    <w:charset w:val="00"/>
    <w:family w:val="auto"/>
    <w:pitch w:val="default"/>
  </w:font>
  <w:font w:name="Times New Roman">
    <w:altName w:val="Times New Roman"/>
    <w:panose1 w:val="02020603050405020304"/>
    <w:charset w:val="00"/>
    <w:family w:val="roman"/>
    <w:pitch w:val="variable"/>
    <w:sig w:usb0="E0002EFF" w:usb1="C000785B" w:usb2="00000009" w:usb3="00000000" w:csb0="000001FF" w:csb1="00000000"/>
    <w:embedRegular r:id="rId5" w:fontKey="{B1FA0895-894A-4F43-84F9-11C361E7D49E}"/>
    <w:embedBold r:id="rId6" w:fontKey="{C661A518-1CB9-4146-90B6-E1CC91198CDB}"/>
  </w:font>
  <w:font w:name="Calibri">
    <w:panose1 w:val="020F0502020204030204"/>
    <w:charset w:val="00"/>
    <w:family w:val="swiss"/>
    <w:pitch w:val="variable"/>
    <w:sig w:usb0="E4002EFF" w:usb1="C000247B" w:usb2="00000009" w:usb3="00000000" w:csb0="000001FF" w:csb1="00000000"/>
    <w:embedRegular r:id="rId7" w:fontKey="{3FCA31FC-7D05-8749-8D8F-9B823061E87B}"/>
  </w:font>
  <w:font w:name="Cambria">
    <w:panose1 w:val="02040503050406030204"/>
    <w:charset w:val="00"/>
    <w:family w:val="roman"/>
    <w:pitch w:val="variable"/>
    <w:sig w:usb0="E00006FF" w:usb1="420024FF" w:usb2="02000000" w:usb3="00000000" w:csb0="0000019F" w:csb1="00000000"/>
    <w:embedRegular r:id="rId8" w:fontKey="{DFD156E5-D26A-DF49-AF29-3078E41309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E5B10"/>
    <w:multiLevelType w:val="multilevel"/>
    <w:tmpl w:val="8086094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70AC502E"/>
    <w:multiLevelType w:val="multilevel"/>
    <w:tmpl w:val="7D687ED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702975905">
    <w:abstractNumId w:val="0"/>
  </w:num>
  <w:num w:numId="2" w16cid:durableId="1251297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ne Janion-Scheepers">
    <w15:presenceInfo w15:providerId="AD" w15:userId="S::01469466@wf.uct.ac.za::9080d5ff-67c9-41b8-af86-dd6a6da9f4af"/>
  </w15:person>
  <w15:person w15:author="Abusisiwe Ndaba">
    <w15:presenceInfo w15:providerId="AD" w15:userId="S::NDBABU001@myuct.ac.za::ee9d63ff-9485-4239-ad94-bd8a841ee72c"/>
  </w15:person>
  <w15:person w15:author="Abusisiwe Ndaba [2]">
    <w15:presenceInfo w15:providerId="AD" w15:userId="S::ndbabu001@myuct.ac.za::ee9d63ff-9485-4239-ad94-bd8a841ee7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33"/>
    <w:rsid w:val="00007F3F"/>
    <w:rsid w:val="00064E34"/>
    <w:rsid w:val="000E608E"/>
    <w:rsid w:val="00206D6C"/>
    <w:rsid w:val="00246D7E"/>
    <w:rsid w:val="002B35BD"/>
    <w:rsid w:val="0034593C"/>
    <w:rsid w:val="003548BD"/>
    <w:rsid w:val="00361292"/>
    <w:rsid w:val="003D3387"/>
    <w:rsid w:val="004C0665"/>
    <w:rsid w:val="005C33C4"/>
    <w:rsid w:val="006F1054"/>
    <w:rsid w:val="006F5812"/>
    <w:rsid w:val="007338B8"/>
    <w:rsid w:val="008007B9"/>
    <w:rsid w:val="008135F4"/>
    <w:rsid w:val="00822DDA"/>
    <w:rsid w:val="00840B30"/>
    <w:rsid w:val="00852699"/>
    <w:rsid w:val="0085288A"/>
    <w:rsid w:val="00870380"/>
    <w:rsid w:val="00884DC7"/>
    <w:rsid w:val="009412BC"/>
    <w:rsid w:val="009826DA"/>
    <w:rsid w:val="00A65472"/>
    <w:rsid w:val="00A82B0F"/>
    <w:rsid w:val="00AB2735"/>
    <w:rsid w:val="00AF3A4D"/>
    <w:rsid w:val="00B92E38"/>
    <w:rsid w:val="00BC561E"/>
    <w:rsid w:val="00C37D33"/>
    <w:rsid w:val="00C72C0A"/>
    <w:rsid w:val="00CB32FD"/>
    <w:rsid w:val="00CF1844"/>
    <w:rsid w:val="00CF3A1F"/>
    <w:rsid w:val="00DB7BFB"/>
    <w:rsid w:val="00DC6F87"/>
    <w:rsid w:val="00E11923"/>
    <w:rsid w:val="00E4383B"/>
    <w:rsid w:val="00E622B0"/>
    <w:rsid w:val="00E97F20"/>
    <w:rsid w:val="00F72161"/>
    <w:rsid w:val="00F81FF5"/>
    <w:rsid w:val="00FD65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22B7381"/>
  <w15:docId w15:val="{F52F4302-3EEE-CE40-BFEC-56DECF68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bCs/>
      <w:sz w:val="26"/>
      <w:szCs w:val="26"/>
    </w:rPr>
  </w:style>
  <w:style w:type="paragraph" w:styleId="Heading2">
    <w:name w:val="heading 2"/>
    <w:basedOn w:val="Normal"/>
    <w:next w:val="Normal"/>
    <w:uiPriority w:val="9"/>
    <w:unhideWhenUsed/>
    <w:qFormat/>
    <w:pPr>
      <w:keepNext/>
      <w:spacing w:before="200" w:after="120"/>
      <w:outlineLvl w:val="1"/>
    </w:pPr>
    <w:rPr>
      <w:b/>
      <w:bCs/>
    </w:rPr>
  </w:style>
  <w:style w:type="paragraph" w:styleId="Heading3">
    <w:name w:val="heading 3"/>
    <w:basedOn w:val="Normal"/>
    <w:next w:val="Normal"/>
    <w:uiPriority w:val="9"/>
    <w:semiHidden/>
    <w:unhideWhenUsed/>
    <w:qFormat/>
    <w:pPr>
      <w:keepNext/>
      <w:spacing w:before="140" w:after="120"/>
      <w:outlineLvl w:val="2"/>
    </w:pPr>
    <w:rPr>
      <w:rFonts w:ascii="Liberation Serif" w:eastAsia="Liberation Serif" w:hAnsi="Liberation Serif" w:cs="Liberation Serif"/>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after="120"/>
    </w:pPr>
    <w:rPr>
      <w:b/>
      <w:bCs/>
      <w:sz w:val="28"/>
      <w:szCs w:val="28"/>
    </w:rPr>
  </w:style>
  <w:style w:type="paragraph" w:styleId="Subtitle">
    <w:name w:val="Subtitle"/>
    <w:basedOn w:val="Normal"/>
    <w:next w:val="Normal"/>
    <w:uiPriority w:val="11"/>
    <w:qFormat/>
    <w:pPr>
      <w:keepNext/>
      <w:spacing w:before="60" w:after="120"/>
    </w:pPr>
    <w:rPr>
      <w:sz w:val="26"/>
      <w:szCs w:val="26"/>
    </w:rPr>
  </w:style>
  <w:style w:type="paragraph" w:styleId="Revision">
    <w:name w:val="Revision"/>
    <w:hidden/>
    <w:uiPriority w:val="99"/>
    <w:semiHidden/>
    <w:rsid w:val="00E11923"/>
    <w:pPr>
      <w:jc w:val="left"/>
    </w:pPr>
  </w:style>
  <w:style w:type="character" w:styleId="CommentReference">
    <w:name w:val="annotation reference"/>
    <w:basedOn w:val="DefaultParagraphFont"/>
    <w:uiPriority w:val="99"/>
    <w:semiHidden/>
    <w:unhideWhenUsed/>
    <w:rsid w:val="006F1054"/>
    <w:rPr>
      <w:sz w:val="16"/>
      <w:szCs w:val="16"/>
    </w:rPr>
  </w:style>
  <w:style w:type="paragraph" w:styleId="CommentText">
    <w:name w:val="annotation text"/>
    <w:basedOn w:val="Normal"/>
    <w:link w:val="CommentTextChar"/>
    <w:uiPriority w:val="99"/>
    <w:semiHidden/>
    <w:unhideWhenUsed/>
    <w:rsid w:val="006F1054"/>
    <w:rPr>
      <w:sz w:val="20"/>
      <w:szCs w:val="20"/>
    </w:rPr>
  </w:style>
  <w:style w:type="character" w:customStyle="1" w:styleId="CommentTextChar">
    <w:name w:val="Comment Text Char"/>
    <w:basedOn w:val="DefaultParagraphFont"/>
    <w:link w:val="CommentText"/>
    <w:uiPriority w:val="99"/>
    <w:semiHidden/>
    <w:rsid w:val="006F1054"/>
    <w:rPr>
      <w:sz w:val="20"/>
      <w:szCs w:val="20"/>
    </w:rPr>
  </w:style>
  <w:style w:type="paragraph" w:styleId="CommentSubject">
    <w:name w:val="annotation subject"/>
    <w:basedOn w:val="CommentText"/>
    <w:next w:val="CommentText"/>
    <w:link w:val="CommentSubjectChar"/>
    <w:uiPriority w:val="99"/>
    <w:semiHidden/>
    <w:unhideWhenUsed/>
    <w:rsid w:val="006F1054"/>
    <w:rPr>
      <w:b/>
      <w:bCs/>
    </w:rPr>
  </w:style>
  <w:style w:type="character" w:customStyle="1" w:styleId="CommentSubjectChar">
    <w:name w:val="Comment Subject Char"/>
    <w:basedOn w:val="CommentTextChar"/>
    <w:link w:val="CommentSubject"/>
    <w:uiPriority w:val="99"/>
    <w:semiHidden/>
    <w:rsid w:val="006F1054"/>
    <w:rPr>
      <w:b/>
      <w:bCs/>
      <w:sz w:val="20"/>
      <w:szCs w:val="20"/>
    </w:rPr>
  </w:style>
  <w:style w:type="paragraph" w:styleId="ListParagraph">
    <w:name w:val="List Paragraph"/>
    <w:basedOn w:val="Normal"/>
    <w:uiPriority w:val="34"/>
    <w:qFormat/>
    <w:rsid w:val="004C0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2DE62E-C8B8-5C43-A858-C0FE8D2C7D91}">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TotalTime>
  <Pages>15</Pages>
  <Words>5680</Words>
  <Characters>32948</Characters>
  <Application>Microsoft Office Word</Application>
  <DocSecurity>0</DocSecurity>
  <Lines>522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Charlene Janion-Scheepers</cp:lastModifiedBy>
  <cp:revision>15</cp:revision>
  <dcterms:created xsi:type="dcterms:W3CDTF">2026-04-02T14:56:00Z</dcterms:created>
  <dcterms:modified xsi:type="dcterms:W3CDTF">2026-04-03T07:42:00Z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id="3iSsai2Z"/&gt;&lt;style id="http://www.zotero.org/styles/harvard-cite-them-right-no-et-al" hasBibliography="1" bibliographyStyleHasBeenSet="0"/&gt;&lt;prefs&gt;&lt;pref name="fieldType" value="ReferenceMark"/&gt;&lt;/pr</vt:lpwstr>
  </property>
  <property fmtid="{D5CDD505-2E9C-101B-9397-08002B2CF9AE}" pid="3" name="ZOTERO_PREF_2">
    <vt:lpwstr>efs&gt;&lt;/data&gt;</vt:lpwstr>
  </property>
</Properties>
</file>