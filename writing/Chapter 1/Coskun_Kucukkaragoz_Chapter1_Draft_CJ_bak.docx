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ins w:id="1" w:author="Charlene Janion-Scheepers" w:date="2025-10-31T09:47:00Z"/>
        </w:rPr>
      </w:pPr>
      <w:r>
        <w:rPr/>
        <w:t xml:space="preserve">Chapter 1: General Introduction </w:t>
      </w:r>
      <w:del w:id="0" w:author="Charlene Janion-Scheepers" w:date="2025-09-29T22:29:00Z">
        <w:r>
          <w:rPr/>
          <w:delText>Chapter</w:delText>
        </w:r>
      </w:del>
    </w:p>
    <w:p>
      <w:pPr>
        <w:pStyle w:val="BodyText"/>
        <w:rPr/>
      </w:pPr>
      <w:r>
        <w:rPr/>
      </w:r>
    </w:p>
    <w:p>
      <w:pPr>
        <w:pStyle w:val="Heading1"/>
        <w:numPr>
          <w:ilvl w:val="0"/>
          <w:numId w:val="2"/>
        </w:numPr>
        <w:rPr>
          <w:ins w:id="2" w:author="Charlene Janion-Scheepers" w:date="2025-10-31T09:47:00Z"/>
        </w:rPr>
      </w:pPr>
      <w:r>
        <w:rPr/>
        <w:t>Introduction</w:t>
      </w:r>
    </w:p>
    <w:p>
      <w:pPr>
        <w:pStyle w:val="BodyText"/>
        <w:rPr/>
      </w:pPr>
      <w:r>
        <w:rPr/>
      </w:r>
    </w:p>
    <w:p>
      <w:pPr>
        <w:pStyle w:val="Heading2"/>
        <w:numPr>
          <w:ilvl w:val="1"/>
          <w:numId w:val="2"/>
        </w:numPr>
        <w:rPr/>
      </w:pPr>
      <w:r>
        <w:rPr/>
        <w:t>Insect decline and conservation bias</w:t>
      </w:r>
    </w:p>
    <w:p>
      <w:pPr>
        <w:pStyle w:val="BodyText"/>
        <w:rPr/>
      </w:pPr>
      <w:r>
        <w:rPr/>
        <w:t xml:space="preserve">It is estimated that 40% of the world’s insect species could become extinct over the course of the next few decades (Sánchez-Bayo and Wyckhuys, 2019). The </w:t>
      </w:r>
      <w:ins w:id="3" w:author="Charlene Janion-Scheepers" w:date="2025-10-31T09:48:00Z">
        <w:r>
          <w:rPr/>
          <w:t xml:space="preserve">prediction of this </w:t>
        </w:r>
      </w:ins>
      <w:del w:id="4" w:author="Charlene Janion-Scheepers" w:date="2025-10-31T09:48:00Z">
        <w:r>
          <w:rPr/>
          <w:delText xml:space="preserve">looming danger of </w:delText>
        </w:r>
      </w:del>
      <w:r>
        <w:rPr/>
        <w:t xml:space="preserve">biodiversity loss </w:t>
      </w:r>
      <w:del w:id="5" w:author="Charlene Janion-Scheepers" w:date="2025-10-31T09:49:00Z">
        <w:r>
          <w:rPr/>
          <w:delText xml:space="preserve">brought forth by these predictions </w:delText>
        </w:r>
      </w:del>
      <w:r>
        <w:rPr/>
        <w:t xml:space="preserve">therefore implies a necessity to conserve insect taxa that are under threat. However, the baseline data necessary to assess the </w:t>
      </w:r>
      <w:del w:id="6" w:author="Charlene Janion-Scheepers" w:date="2025-10-31T09:49:00Z">
        <w:r>
          <w:rPr/>
          <w:delText xml:space="preserve">health </w:delText>
        </w:r>
      </w:del>
      <w:ins w:id="7" w:author="Charlene Janion-Scheepers" w:date="2025-10-31T09:49:00Z">
        <w:r>
          <w:rPr/>
          <w:t xml:space="preserve">status </w:t>
        </w:r>
      </w:ins>
      <w:r>
        <w:rPr/>
        <w:t xml:space="preserve">of insect </w:t>
      </w:r>
      <w:del w:id="8" w:author="Charlene Janion-Scheepers" w:date="2025-10-31T09:49:00Z">
        <w:r>
          <w:rPr/>
          <w:delText xml:space="preserve">populations </w:delText>
        </w:r>
      </w:del>
      <w:ins w:id="9" w:author="Charlene Janion-Scheepers" w:date="2025-10-31T09:49:00Z">
        <w:r>
          <w:rPr/>
          <w:t xml:space="preserve">decline </w:t>
        </w:r>
      </w:ins>
      <w:r>
        <w:rPr/>
        <w:t xml:space="preserve">are not comprehensive globally, and are especially lacking </w:t>
      </w:r>
      <w:del w:id="10" w:author="Charlene Janion-Scheepers" w:date="2025-10-31T09:49:00Z">
        <w:r>
          <w:rPr/>
          <w:delText>domestically within South Africa</w:delText>
        </w:r>
      </w:del>
      <w:ins w:id="11" w:author="Charlene Janion-Scheepers" w:date="2025-10-31T09:49:00Z">
        <w:r>
          <w:rPr/>
          <w:t>in the Southern Hemisphere</w:t>
        </w:r>
      </w:ins>
      <w:r>
        <w:rPr/>
        <w:t xml:space="preserve"> (Samways, Hamer and Veldtman, 2012). Therefore, studies that track the ecological standing of </w:t>
      </w:r>
      <w:del w:id="12" w:author="Charlene Janion-Scheepers" w:date="2025-10-31T09:50:00Z">
        <w:r>
          <w:rPr/>
          <w:delText xml:space="preserve">key </w:delText>
        </w:r>
      </w:del>
      <w:r>
        <w:rPr/>
        <w:t>insect</w:t>
      </w:r>
      <w:ins w:id="13" w:author="Charlene Janion-Scheepers" w:date="2025-10-31T09:50:00Z">
        <w:r>
          <w:rPr/>
          <w:t>s</w:t>
        </w:r>
      </w:ins>
      <w:r>
        <w:rPr/>
        <w:t xml:space="preserve"> </w:t>
      </w:r>
      <w:del w:id="14" w:author="Charlene Janion-Scheepers" w:date="2025-10-31T09:50:00Z">
        <w:r>
          <w:rPr/>
          <w:delText xml:space="preserve">groups </w:delText>
        </w:r>
      </w:del>
      <w:r>
        <w:rPr/>
        <w:t>over time could prov</w:t>
      </w:r>
      <w:ins w:id="15" w:author="Charlene Janion-Scheepers" w:date="2025-10-31T09:51:00Z">
        <w:r>
          <w:rPr/>
          <w:t>ide</w:t>
        </w:r>
      </w:ins>
      <w:del w:id="16" w:author="Charlene Janion-Scheepers" w:date="2025-10-31T09:51:00Z">
        <w:r>
          <w:rPr/>
          <w:delText>e</w:delText>
        </w:r>
      </w:del>
      <w:r>
        <w:rPr/>
        <w:t xml:space="preserve"> </w:t>
      </w:r>
      <w:del w:id="17" w:author="Charlene Janion-Scheepers" w:date="2025-10-31T09:51:00Z">
        <w:r>
          <w:rPr/>
          <w:delText>immensely useful</w:delText>
        </w:r>
      </w:del>
      <w:ins w:id="18" w:author="Charlene Janion-Scheepers" w:date="2025-10-31T09:51:00Z">
        <w:r>
          <w:rPr/>
          <w:t>insight</w:t>
        </w:r>
      </w:ins>
      <w:r>
        <w:rPr/>
        <w:t xml:space="preserve"> to assess</w:t>
      </w:r>
      <w:del w:id="19" w:author="Charlene Janion-Scheepers" w:date="2025-10-31T09:51:00Z">
        <w:r>
          <w:rPr/>
          <w:delText>ing</w:delText>
        </w:r>
      </w:del>
      <w:r>
        <w:rPr/>
        <w:t xml:space="preserve"> the </w:t>
      </w:r>
      <w:commentRangeStart w:id="0"/>
      <w:r>
        <w:rPr/>
        <w:t xml:space="preserve">risks South Africa’s ecosystems </w:t>
      </w:r>
      <w:r>
        <w:rPr/>
      </w:r>
      <w:commentRangeEnd w:id="0"/>
      <w:r>
        <w:commentReference w:id="0"/>
      </w:r>
      <w:r>
        <w:rPr/>
        <w:t xml:space="preserve">may face regarding insect population decline (Chambers </w:t>
      </w:r>
      <w:r>
        <w:rPr>
          <w:i/>
        </w:rPr>
        <w:t>et al.</w:t>
      </w:r>
      <w:r>
        <w:rPr/>
        <w:t>, 2017).</w:t>
      </w:r>
    </w:p>
    <w:p>
      <w:pPr>
        <w:pStyle w:val="BodyText"/>
        <w:rPr/>
      </w:pPr>
      <w:ins w:id="20" w:author="Charlene Janion-Scheepers" w:date="2025-10-31T09:51:00Z">
        <w:r>
          <w:rPr/>
          <w:t>Compared to the Northern Hemisphere, t</w:t>
        </w:r>
      </w:ins>
      <w:del w:id="21" w:author="Charlene Janion-Scheepers" w:date="2025-10-31T09:51:00Z">
        <w:r>
          <w:rPr/>
          <w:delText>T</w:delText>
        </w:r>
      </w:del>
      <w:r>
        <w:rPr/>
        <w:t>here is a paucity of research on the current and predicted effects of climate change on insect biodiversity in the Southern Hemisphere</w:t>
      </w:r>
      <w:del w:id="22" w:author="Charlene Janion-Scheepers" w:date="2025-10-31T09:46:00Z">
        <w:r>
          <w:rPr/>
          <w:delText xml:space="preserve"> in general</w:delText>
        </w:r>
      </w:del>
      <w:ins w:id="23" w:author="Charlene Janion-Scheepers" w:date="2025-10-31T09:46:00Z">
        <w:r>
          <w:rPr/>
          <w:t xml:space="preserve"> </w:t>
        </w:r>
      </w:ins>
      <w:del w:id="24" w:author="Charlene Janion-Scheepers" w:date="2025-10-31T09:46:00Z">
        <w:r>
          <w:rPr/>
          <w:delText xml:space="preserve">, when </w:delText>
        </w:r>
      </w:del>
      <w:del w:id="25" w:author="Charlene Janion-Scheepers" w:date="2025-10-31T09:51:00Z">
        <w:r>
          <w:rPr/>
          <w:delText xml:space="preserve">compared to the </w:delText>
        </w:r>
      </w:del>
      <w:del w:id="26" w:author="Charlene Janion-Scheepers" w:date="2025-10-31T09:46:00Z">
        <w:r>
          <w:rPr/>
          <w:delText xml:space="preserve">abundance of studies that have been conducted on </w:delText>
        </w:r>
      </w:del>
      <w:del w:id="27" w:author="Charlene Janion-Scheepers" w:date="2025-10-31T09:51:00Z">
        <w:r>
          <w:rPr/>
          <w:delText>Northern Hemispher</w:delText>
        </w:r>
      </w:del>
      <w:del w:id="28" w:author="Charlene Janion-Scheepers" w:date="2025-10-31T09:46:00Z">
        <w:r>
          <w:rPr/>
          <w:delText xml:space="preserve">ic environments </w:delText>
        </w:r>
      </w:del>
      <w:r>
        <w:rPr/>
        <w:t xml:space="preserve">(Chambers </w:t>
      </w:r>
      <w:r>
        <w:rPr>
          <w:i/>
        </w:rPr>
        <w:t>et al.</w:t>
      </w:r>
      <w:r>
        <w:rPr/>
        <w:t xml:space="preserve">, 2017). Insect conservation efforts in the Southern Hemisphere therefore have a heavy reliance on observing ongoing </w:t>
      </w:r>
      <w:ins w:id="29" w:author="Charlene Janion-Scheepers" w:date="2025-10-31T09:52:00Z">
        <w:r>
          <w:rPr/>
          <w:t xml:space="preserve">global </w:t>
        </w:r>
      </w:ins>
      <w:r>
        <w:rPr/>
        <w:t xml:space="preserve">changes, and usually do not have </w:t>
      </w:r>
      <w:ins w:id="30" w:author="Charlene Janion-Scheepers" w:date="2025-10-31T09:52:00Z">
        <w:r>
          <w:rPr/>
          <w:t xml:space="preserve">long-term </w:t>
        </w:r>
      </w:ins>
      <w:r>
        <w:rPr/>
        <w:t xml:space="preserve">historical data </w:t>
      </w:r>
      <w:del w:id="31" w:author="Charlene Janion-Scheepers" w:date="2025-10-31T09:52:00Z">
        <w:r>
          <w:rPr/>
          <w:delText xml:space="preserve">or documentation </w:delText>
        </w:r>
      </w:del>
      <w:r>
        <w:rPr/>
        <w:t xml:space="preserve">from which to draw comparisons (New, 2022). </w:t>
      </w:r>
      <w:ins w:id="32" w:author="Charlene Janion-Scheepers" w:date="2025-10-31T09:52:00Z">
        <w:r>
          <w:rPr/>
          <w:t>For example…..</w:t>
        </w:r>
      </w:ins>
      <w:r>
        <w:rPr/>
        <w:t xml:space="preserve">More data are required to truly understand how the insect populations of South Africa are faring, and whether urgent conservation interventions may be necessary. </w:t>
      </w:r>
      <w:del w:id="33" w:author="Charlene Janion-Scheepers" w:date="2025-10-31T09:53:00Z">
        <w:r>
          <w:rPr/>
          <w:delText>Time series analysis</w:delText>
        </w:r>
      </w:del>
      <w:ins w:id="34" w:author="Charlene Janion-Scheepers" w:date="2025-10-31T09:53:00Z">
        <w:r>
          <w:rPr/>
          <w:t xml:space="preserve">Long-term </w:t>
        </w:r>
      </w:ins>
      <w:del w:id="35" w:author="Charlene Janion-Scheepers" w:date="2025-10-31T09:53:00Z">
        <w:r>
          <w:rPr/>
          <w:delText xml:space="preserve"> </w:delText>
        </w:r>
      </w:del>
      <w:r>
        <w:rPr/>
        <w:t xml:space="preserve">studies are useful in </w:t>
      </w:r>
      <w:del w:id="36" w:author="Charlene Janion-Scheepers" w:date="2025-10-31T09:53:00Z">
        <w:r>
          <w:rPr/>
          <w:delText xml:space="preserve">helping </w:delText>
        </w:r>
      </w:del>
      <w:r>
        <w:rPr/>
        <w:t>gain</w:t>
      </w:r>
      <w:ins w:id="37" w:author="Charlene Janion-Scheepers" w:date="2025-10-31T09:53:00Z">
        <w:r>
          <w:rPr/>
          <w:t>ing</w:t>
        </w:r>
      </w:ins>
      <w:r>
        <w:rPr/>
        <w:t xml:space="preserve"> knowledge of insect diversity, however they are not ideal should rapid interventions be required (Weisser </w:t>
      </w:r>
      <w:r>
        <w:rPr>
          <w:i/>
        </w:rPr>
        <w:t>et al.</w:t>
      </w:r>
      <w:r>
        <w:rPr/>
        <w:t>, 2023). The continued threat of climate change creates urgency to increase understanding of how various aspects of biodiversity are expected to change over time. However, the number of studies that focus on changes of assemblages over time mainly focus on spatial gradients (Foord and Dippenaar-Schoeman, 2016).</w:t>
      </w:r>
    </w:p>
    <w:p>
      <w:pPr>
        <w:pStyle w:val="BodyText"/>
        <w:rPr/>
      </w:pPr>
      <w:r>
        <w:rPr/>
        <w:t xml:space="preserve">Different insect taxa have shown a general trend of different climatic adaptations between </w:t>
      </w:r>
      <w:commentRangeStart w:id="1"/>
      <w:r>
        <w:rPr/>
        <w:t>the two latitudinal hemispheres on Earth (Sinclair and Chown, 2005</w:t>
      </w:r>
      <w:r>
        <w:rPr/>
      </w:r>
      <w:commentRangeEnd w:id="1"/>
      <w:r>
        <w:commentReference w:id="1"/>
      </w:r>
      <w:r>
        <w:rPr/>
        <w:t>). Therefore, the predictions and hypotheses proposed by most of the existing and established knowledge on conservation under climate change may not be fully appropriate to guide conservation decisions in South Africa. This poses an urgency to expand our understanding of current and future predicted changes in biodiversity and environmental conditions, and to create a localised conservation framework that will potentially be more successful in guiding conservation decisions.</w:t>
      </w:r>
    </w:p>
    <w:p>
      <w:pPr>
        <w:pStyle w:val="BodyText"/>
        <w:rPr/>
      </w:pPr>
      <w:r>
        <w:rPr/>
        <w:t xml:space="preserve">Arthropods are relatively understudied when compared to more “charismatic” biological groups, and this disparity is especially exacerbated in developing countries which might not have the necessary resources allocated to research endeavours (Titley, Snaddon and Turner, 2017). Even in regions such as Europe, where there are far more economic and social resources available for research and conservation, only 0.12% of insect species have legal conservation protections (Leandro, Jay-Robert and Vergnes, 2017). Many laypeople are unaware of the value insects hold ecologically (Donkersley </w:t>
      </w:r>
      <w:r>
        <w:rPr>
          <w:i/>
        </w:rPr>
        <w:t>et al.</w:t>
      </w:r>
      <w:r>
        <w:rPr/>
        <w:t xml:space="preserve">, 2022). Therefore, they are not always considered and included when conservation strategies are being implemented. Even when arthropods are being focused on directly, there is still bias towards researching and conserving charismatic and large taxa, such as </w:t>
      </w:r>
      <w:ins w:id="38" w:author="Charlene Janion-Scheepers" w:date="2025-10-31T09:57:00Z">
        <w:r>
          <w:rPr/>
          <w:t>O</w:t>
        </w:r>
      </w:ins>
      <w:del w:id="39" w:author="Charlene Janion-Scheepers" w:date="2025-10-31T09:57:00Z">
        <w:r>
          <w:rPr/>
          <w:delText>o</w:delText>
        </w:r>
      </w:del>
      <w:r>
        <w:rPr/>
        <w:t xml:space="preserve">donata and </w:t>
      </w:r>
      <w:ins w:id="40" w:author="Charlene Janion-Scheepers" w:date="2025-10-31T09:57:00Z">
        <w:r>
          <w:rPr/>
          <w:t>L</w:t>
        </w:r>
      </w:ins>
      <w:del w:id="41" w:author="Charlene Janion-Scheepers" w:date="2025-10-31T09:57:00Z">
        <w:r>
          <w:rPr/>
          <w:delText>l</w:delText>
        </w:r>
      </w:del>
      <w:r>
        <w:rPr/>
        <w:t>epidoptera (Lewis, New and Stewart, 2007).</w:t>
      </w:r>
    </w:p>
    <w:p>
      <w:pPr>
        <w:pStyle w:val="BodyText"/>
        <w:rPr/>
      </w:pPr>
      <w:r>
        <w:rPr/>
        <w:t>Beetles comprise the single largest order of animals globally, with an approximate 350</w:t>
      </w:r>
      <w:ins w:id="42" w:author="Charlene Janion-Scheepers" w:date="2025-10-31T09:57:00Z">
        <w:r>
          <w:rPr/>
          <w:t>,</w:t>
        </w:r>
      </w:ins>
      <w:r>
        <w:rPr/>
        <w:t>000 named species and millions of undescribed ones</w:t>
      </w:r>
      <w:ins w:id="43" w:author="Charlene Janion-Scheepers" w:date="2025-10-31T09:57:00Z">
        <w:r>
          <w:rPr/>
          <w:t xml:space="preserve"> (REF)</w:t>
        </w:r>
      </w:ins>
      <w:r>
        <w:rPr/>
        <w:t>. They also hold a high level of ecological influence due to their extreme ubiquity allowing for a great number of interactions with other forms of life that are present around them</w:t>
      </w:r>
      <w:commentRangeStart w:id="2"/>
      <w:r>
        <w:rPr/>
        <w:t>. Especially when regarding vegetation and fungi, beetles facilitate many processes of decomposition and reproduction</w:t>
      </w:r>
      <w:r>
        <w:rPr/>
      </w:r>
      <w:commentRangeEnd w:id="2"/>
      <w:r>
        <w:commentReference w:id="2"/>
      </w:r>
      <w:r>
        <w:rPr/>
        <w:t>. Due to the</w:t>
      </w:r>
      <w:ins w:id="44" w:author="Charlene Janion-Scheepers" w:date="2025-10-31T09:58:00Z">
        <w:r>
          <w:rPr/>
          <w:t>ir</w:t>
        </w:r>
      </w:ins>
      <w:r>
        <w:rPr/>
        <w:t xml:space="preserve"> vast ecological diversity</w:t>
      </w:r>
      <w:del w:id="45" w:author="Charlene Janion-Scheepers" w:date="2025-10-31T09:58:00Z">
        <w:r>
          <w:rPr/>
          <w:delText xml:space="preserve"> expressed by beetles</w:delText>
        </w:r>
      </w:del>
      <w:r>
        <w:rPr/>
        <w:t>,</w:t>
      </w:r>
      <w:ins w:id="46" w:author="Charlene Janion-Scheepers" w:date="2025-10-31T09:58:00Z">
        <w:r>
          <w:rPr/>
          <w:t xml:space="preserve"> beetles</w:t>
        </w:r>
      </w:ins>
      <w:r>
        <w:rPr/>
        <w:t xml:space="preserve"> </w:t>
      </w:r>
      <w:ins w:id="47" w:author="Charlene Janion-Scheepers" w:date="2025-10-31T09:59:00Z">
        <w:r>
          <w:rPr/>
          <w:t xml:space="preserve">provide a wide range of ecosystem services. For example, they </w:t>
        </w:r>
      </w:ins>
      <w:del w:id="48" w:author="Charlene Janion-Scheepers" w:date="2025-10-31T09:58:00Z">
        <w:r>
          <w:rPr/>
          <w:delText xml:space="preserve">they </w:delText>
        </w:r>
      </w:del>
      <w:r>
        <w:rPr/>
        <w:t xml:space="preserve">act as detritivores reducing litter, provide immense biomass for other organisms with a higher trophic level, and also act as predators themselves (McKenna and Farrell, 2009). In </w:t>
      </w:r>
      <w:del w:id="49" w:author="Charlene Janion-Scheepers" w:date="2025-10-31T09:59:00Z">
        <w:r>
          <w:rPr/>
          <w:delText xml:space="preserve">the context of </w:delText>
        </w:r>
      </w:del>
      <w:r>
        <w:rPr/>
        <w:t>South Africa, they act as vital pollinators for a number of different plants that are found within the important biodiversity hotspots that are of highest conservation priority</w:t>
      </w:r>
      <w:ins w:id="50" w:author="Charlene Janion-Scheepers" w:date="2025-10-31T10:00:00Z">
        <w:r>
          <w:rPr/>
          <w:t xml:space="preserve"> such as xxx</w:t>
        </w:r>
      </w:ins>
      <w:r>
        <w:rPr/>
        <w:t xml:space="preserve"> (</w:t>
      </w:r>
      <w:commentRangeStart w:id="3"/>
      <w:r>
        <w:rPr/>
        <w:t>V</w:t>
      </w:r>
      <w:r>
        <w:rPr/>
      </w:r>
      <w:commentRangeEnd w:id="3"/>
      <w:r>
        <w:commentReference w:id="3"/>
      </w:r>
      <w:r>
        <w:rPr/>
        <w:t xml:space="preserve">an Kleunen </w:t>
      </w:r>
      <w:r>
        <w:rPr>
          <w:i/>
        </w:rPr>
        <w:t>et al.</w:t>
      </w:r>
      <w:r>
        <w:rPr/>
        <w:t>, 2007).</w:t>
      </w:r>
    </w:p>
    <w:p>
      <w:pPr>
        <w:pStyle w:val="BodyText"/>
        <w:rPr/>
      </w:pPr>
      <w:r>
        <w:rPr/>
        <w:t xml:space="preserve">In arid environments, macrodetritivore </w:t>
      </w:r>
      <w:ins w:id="51" w:author="Charlene Janion-Scheepers" w:date="2025-10-31T10:00:00Z">
        <w:r>
          <w:rPr/>
          <w:t xml:space="preserve">such as xxxx </w:t>
        </w:r>
      </w:ins>
      <w:r>
        <w:rPr/>
        <w:t>are the main consumers of plant litter and are the primary organisms responsible for the decomposition and nutrient cycling of litter back into soil (Cheli, Bosco and Flores, 2022). Previous studies have also determined that</w:t>
      </w:r>
      <w:ins w:id="52" w:author="Charlene Janion-Scheepers" w:date="2025-10-31T10:00:00Z">
        <w:r>
          <w:rPr/>
          <w:t xml:space="preserve"> groups such as</w:t>
        </w:r>
      </w:ins>
      <w:r>
        <w:rPr/>
        <w:t xml:space="preserve"> tenebrionids are one of the most impactful groups of organisms that shape the arid environments around them and process the most litter and organic material (Mordkovich and Afanas’ev, 1980). Thus tenebrionids can be essential ecosystem engineers and crucial for the maintenance of reliant environments and the </w:t>
      </w:r>
      <w:del w:id="53" w:author="Charlene Janion-Scheepers" w:date="2025-10-31T10:00:00Z">
        <w:r>
          <w:rPr/>
          <w:delText xml:space="preserve">the </w:delText>
        </w:r>
      </w:del>
      <w:r>
        <w:rPr/>
        <w:t>trophic complexity found therein (Cheli, Bosco and Flores, 2022).</w:t>
      </w:r>
    </w:p>
    <w:p>
      <w:pPr>
        <w:pStyle w:val="BodyText"/>
        <w:rPr/>
      </w:pPr>
      <w:commentRangeStart w:id="4"/>
      <w:r>
        <w:rPr/>
        <w:t>Bioindicator</w:t>
      </w:r>
      <w:ins w:id="54" w:author="Charlene Janion-Scheepers" w:date="2025-10-31T10:01:00Z">
        <w:r>
          <w:rPr/>
          <w:t>s</w:t>
        </w:r>
      </w:ins>
      <w:r>
        <w:rPr/>
        <w:t xml:space="preserve"> </w:t>
      </w:r>
      <w:del w:id="55" w:author="Charlene Janion-Scheepers" w:date="2025-10-31T10:01:00Z">
        <w:r>
          <w:rPr/>
          <w:delText xml:space="preserve">species </w:delText>
        </w:r>
      </w:del>
      <w:r>
        <w:rPr/>
        <w:t xml:space="preserve">are also crucial in rapidly assessing ecosystem health and conservation demands, especially when there is a lack of comprehensive baseline data. Insects in general can be very useful bioindicators, and are also specifically useful in Africa (Landmann </w:t>
      </w:r>
      <w:r>
        <w:rPr>
          <w:i/>
        </w:rPr>
        <w:t>et al.</w:t>
      </w:r>
      <w:r>
        <w:rPr/>
        <w:t xml:space="preserve">, 2023). </w:t>
      </w:r>
      <w:r>
        <w:rPr/>
      </w:r>
      <w:commentRangeEnd w:id="4"/>
      <w:r>
        <w:commentReference w:id="4"/>
      </w:r>
      <w:r>
        <w:rPr/>
        <w:t xml:space="preserve">Epigaeic carabid beetles specifically have been suggested to be potentially excellent bioindicators of climate change and ecosystem health due to their ecological and taxonomic diversity, and relative ease in sampling (Koivula, 2011). Carabidae also efficiently reflect their surrounding abiotic and biotic conditions due to their sensitivity to climate warming which can approach critical limits and tolerances. The </w:t>
      </w:r>
      <w:commentRangeStart w:id="5"/>
      <w:ins w:id="56" w:author="Charlene Janion-Scheepers" w:date="2025-10-31T10:02:00Z">
        <w:r>
          <w:rPr/>
          <w:t>C</w:t>
        </w:r>
      </w:ins>
      <w:del w:id="57" w:author="Charlene Janion-Scheepers" w:date="2025-10-31T10:02:00Z">
        <w:r>
          <w:rPr/>
          <w:delText>c</w:delText>
        </w:r>
      </w:del>
      <w:r>
        <w:rPr/>
        <w:t xml:space="preserve">arabidae </w:t>
      </w:r>
      <w:r>
        <w:rPr/>
      </w:r>
      <w:commentRangeEnd w:id="5"/>
      <w:r>
        <w:commentReference w:id="5"/>
      </w:r>
      <w:r>
        <w:rPr/>
        <w:t>exhibit observable responses to gradual changes in the surrounding environments with a shorter latency when compared to the vegetation which may be of primary concern (Brandmayr, 2016).</w:t>
      </w:r>
    </w:p>
    <w:p>
      <w:pPr>
        <w:pStyle w:val="BodyText"/>
        <w:rPr/>
      </w:pPr>
      <w:r>
        <w:rPr/>
        <w:t xml:space="preserve">Out of all insect groups in South Africa, the South African National Biodiversity Institute (SANBI) only has data and vulnerability assessments for </w:t>
      </w:r>
      <w:commentRangeStart w:id="6"/>
      <w:ins w:id="58" w:author="Charlene Janion-Scheepers" w:date="2025-10-31T10:03:00Z">
        <w:r>
          <w:rPr/>
          <w:t>L</w:t>
        </w:r>
      </w:ins>
      <w:del w:id="59" w:author="Charlene Janion-Scheepers" w:date="2025-10-31T10:03:00Z">
        <w:r>
          <w:rPr/>
          <w:delText>l</w:delText>
        </w:r>
      </w:del>
      <w:r>
        <w:rPr/>
        <w:t>epidoptera</w:t>
      </w:r>
      <w:r>
        <w:rPr/>
      </w:r>
      <w:commentRangeEnd w:id="6"/>
      <w:r>
        <w:commentReference w:id="6"/>
      </w:r>
      <w:ins w:id="60" w:author="Charlene Janion-Scheepers" w:date="2025-10-31T10:03:00Z">
        <w:r>
          <w:rPr/>
          <w:t xml:space="preserve"> (moths and butterflies)</w:t>
        </w:r>
      </w:ins>
      <w:r>
        <w:rPr/>
        <w:t xml:space="preserve">, </w:t>
      </w:r>
      <w:ins w:id="61" w:author="Charlene Janion-Scheepers" w:date="2025-10-31T10:03:00Z">
        <w:r>
          <w:rPr/>
          <w:t>O</w:t>
        </w:r>
      </w:ins>
      <w:del w:id="62" w:author="Charlene Janion-Scheepers" w:date="2025-10-31T10:03:00Z">
        <w:r>
          <w:rPr/>
          <w:delText>o</w:delText>
        </w:r>
      </w:del>
      <w:r>
        <w:rPr/>
        <w:t>donata</w:t>
      </w:r>
      <w:ins w:id="63" w:author="Charlene Janion-Scheepers" w:date="2025-10-31T10:03:00Z">
        <w:r>
          <w:rPr/>
          <w:t xml:space="preserve"> (dragonflies and damselflies)</w:t>
        </w:r>
      </w:ins>
      <w:r>
        <w:rPr/>
        <w:t xml:space="preserve">, and </w:t>
      </w:r>
      <w:ins w:id="64" w:author="Charlene Janion-Scheepers" w:date="2025-10-31T10:03:00Z">
        <w:r>
          <w:rPr/>
          <w:t>O</w:t>
        </w:r>
      </w:ins>
      <w:del w:id="65" w:author="Charlene Janion-Scheepers" w:date="2025-10-31T10:03:00Z">
        <w:r>
          <w:rPr/>
          <w:delText>o</w:delText>
        </w:r>
      </w:del>
      <w:r>
        <w:rPr/>
        <w:t>rthoptera</w:t>
      </w:r>
      <w:ins w:id="66" w:author="Charlene Janion-Scheepers" w:date="2025-10-31T10:03:00Z">
        <w:r>
          <w:rPr/>
          <w:t xml:space="preserve"> (crickets and grasshoppers) (REF</w:t>
        </w:r>
      </w:ins>
      <w:commentRangeStart w:id="7"/>
      <w:ins w:id="67" w:author="Charlene Janion-Scheepers" w:date="2025-10-31T10:03:00Z">
        <w:r>
          <w:rPr/>
          <w:t>)</w:t>
        </w:r>
      </w:ins>
      <w:r>
        <w:rPr/>
        <w:t>. All of them being taxa that generate more interest research than coleoptera.</w:t>
      </w:r>
      <w:r>
        <w:rPr/>
      </w:r>
      <w:commentRangeEnd w:id="7"/>
      <w:r>
        <w:commentReference w:id="7"/>
      </w:r>
      <w:r>
        <w:rPr/>
        <w:t xml:space="preserve"> Meaning that despite their </w:t>
      </w:r>
      <w:commentRangeStart w:id="8"/>
      <w:r>
        <w:rPr/>
        <w:t xml:space="preserve">ecological importance, beetles are mostly ignored in conservation and research in favour of more charismatic </w:t>
      </w:r>
      <w:r>
        <w:rPr/>
      </w:r>
      <w:commentRangeEnd w:id="8"/>
      <w:r>
        <w:commentReference w:id="8"/>
      </w:r>
      <w:r>
        <w:rPr/>
        <w:t>species. Thus, beetles face a limitation efforts to conserve them due to both being invertebrates, and also not being the type of invertebrates that are popular to study.</w:t>
      </w:r>
    </w:p>
    <w:p>
      <w:pPr>
        <w:pStyle w:val="BodyText"/>
        <w:rPr/>
      </w:pPr>
      <w:r>
        <w:rPr/>
        <w:t>Many people, including government officials, are not aware of the intertwined ecological relationships present within, and between, ecosystems, especially with regards to the services and biodiversity that insects bring to South Africa’s most prized biomes (Samways, Hamer and Veldtman, 2012</w:t>
      </w:r>
      <w:commentRangeStart w:id="9"/>
      <w:r>
        <w:rPr/>
        <w:t xml:space="preserve">). Ecotourism is a large section of industry that generates a considerable amount of annual revenue for South Africa, as well as accounting for a great number of jobs for South Africans (van der Merwe, Saayman and Jacobs, 2021). </w:t>
      </w:r>
      <w:commentRangeStart w:id="10"/>
      <w:r>
        <w:rPr/>
      </w:r>
      <w:commentRangeEnd w:id="9"/>
      <w:r>
        <w:commentReference w:id="9"/>
      </w:r>
      <w:r>
        <w:rPr/>
        <w:t>Due to the potential degradation and reduction in the natural environments that generate the most interest, such as biodiversity hotspots, insect decline could result in the eventual loss of many attractive natural locations due to the ecosystem services they provide disappearing (Kremen and Chaplin-Kramer, 2007). This sets an imperative on prioritising conservation to both secure economic prosperity and preserve biodiversity.</w:t>
      </w:r>
      <w:commentRangeEnd w:id="10"/>
      <w:r>
        <w:commentReference w:id="10"/>
      </w:r>
      <w:r>
        <w:rPr/>
      </w:r>
    </w:p>
    <w:p>
      <w:pPr>
        <w:pStyle w:val="BodyText"/>
        <w:rPr/>
      </w:pPr>
      <w:r>
        <w:rPr/>
      </w:r>
    </w:p>
    <w:p>
      <w:pPr>
        <w:pStyle w:val="Heading2"/>
        <w:numPr>
          <w:ilvl w:val="1"/>
          <w:numId w:val="2"/>
        </w:numPr>
        <w:rPr/>
      </w:pPr>
      <w:commentRangeStart w:id="11"/>
      <w:r>
        <w:rPr/>
        <w:t>Altitudinal gradients</w:t>
      </w:r>
      <w:commentRangeEnd w:id="11"/>
      <w:r>
        <w:commentReference w:id="11"/>
      </w:r>
      <w:r>
        <w:rPr/>
      </w:r>
    </w:p>
    <w:p>
      <w:pPr>
        <w:pStyle w:val="BodyText"/>
        <w:rPr/>
      </w:pPr>
      <w:commentRangeStart w:id="12"/>
      <w:r>
        <w:rPr/>
        <w:t>One</w:t>
      </w:r>
      <w:r>
        <w:rPr/>
      </w:r>
      <w:commentRangeEnd w:id="12"/>
      <w:r>
        <w:commentReference w:id="12"/>
      </w:r>
      <w:r>
        <w:rPr/>
        <w:t xml:space="preserve"> of the main determinants of insect presence and absence across altitudinal gradients are hypothesised to be the balancing of the thermal requirements needed to ensure optimal growth, versus a potential to surpass thermal tolerance limits (Birkett, Blackburn and Menéndez, 2018). Insects populations have been shown to shift into new altitudinal areas through altering their life histories and various phenological attributes in order to tolerate deviations from ideal environmental conditions in new habitats. However, any observed responses by insects to climate change across an altitudinal gradient will be species specific (Hodkinson, 2005).</w:t>
      </w:r>
    </w:p>
    <w:p>
      <w:pPr>
        <w:pStyle w:val="BodyText"/>
        <w:rPr/>
      </w:pPr>
      <w:r>
        <w:rPr/>
        <w:t xml:space="preserve">Previous work on ants in Sani Pass concluded that seasonal fluctuations had a stronger effect on the distribution, and density of ant species across the altitudinal gradient, in comparison to long-term climactic trends (Bishop </w:t>
      </w:r>
      <w:r>
        <w:rPr>
          <w:i/>
        </w:rPr>
        <w:t>et al.</w:t>
      </w:r>
      <w:r>
        <w:rPr/>
        <w:t>, 2014). However, sampling with a large enough gap in-between the observations could be sufficient for determining whether there is a change in the underlying climactic conditions as opposed to seasonal variation.</w:t>
      </w:r>
    </w:p>
    <w:p>
      <w:pPr>
        <w:pStyle w:val="BodyText"/>
        <w:rPr>
          <w:ins w:id="69" w:author="Unknown Author" w:date="2026-03-31T19:33:17Z"/>
        </w:rPr>
      </w:pPr>
      <w:r>
        <w:rPr/>
        <w:t>Insect diversity and abundance fluctuate in varying ways across altitudes depending on the specific circumstances involved. Climactic conditions, soil composition, biotic interactions, and individual species biology of the organisms involved all influence how the density of insect taxa will be spread across a mountain. Some examples of resulting distributive patterns are: greatest richness and abundance surrounding mid-elevations, a linear</w:t>
      </w:r>
      <w:ins w:id="68" w:author="Unknown Author" w:date="2026-03-31T19:33:17Z">
        <w:r>
          <w:rPr>
            <w:rFonts w:ascii="Liberation Serif" w:hAnsi="Liberation Serif"/>
            <w:b w:val="false"/>
            <w:i w:val="false"/>
            <w:sz w:val="20"/>
          </w:rPr>
          <w:t xml:space="preserve">ll you do this. </w:t>
        </w:r>
      </w:ins>
    </w:p>
    <w:p>
      <w:pPr>
        <w:pStyle w:val="BodyText"/>
        <w:rPr/>
      </w:pPr>
      <w:r>
        <w:rPr/>
        <w:t xml:space="preserve"> </w:t>
      </w:r>
      <w:r>
        <w:rPr/>
        <w:t xml:space="preserve">decreasing relationship between diversity and elevation, and complex multi-modal patterns localised within altitudinal intervals (Dong </w:t>
      </w:r>
      <w:r>
        <w:rPr>
          <w:i/>
        </w:rPr>
        <w:t>et al.</w:t>
      </w:r>
      <w:r>
        <w:rPr/>
        <w:t>, 2025).</w:t>
      </w:r>
    </w:p>
    <w:p>
      <w:pPr>
        <w:pStyle w:val="Heading2"/>
        <w:numPr>
          <w:ilvl w:val="1"/>
          <w:numId w:val="2"/>
        </w:numPr>
        <w:rPr/>
      </w:pPr>
      <w:r>
        <w:rPr/>
        <w:t>Environmental Changes</w:t>
      </w:r>
    </w:p>
    <w:p>
      <w:pPr>
        <w:pStyle w:val="BodyText"/>
        <w:rPr/>
      </w:pPr>
      <w:r>
        <w:rPr/>
        <w:t xml:space="preserve">Soil variables and vegetation variables have been shown to have strong effects on terrestrial insects in historical studies. </w:t>
      </w:r>
      <w:ins w:id="70" w:author="Charlene Janion-Scheepers" w:date="2025-10-31T10:13:00Z">
        <w:r>
          <w:rPr/>
          <w:t xml:space="preserve">For example, </w:t>
        </w:r>
      </w:ins>
      <w:r>
        <w:rPr/>
        <w:t xml:space="preserve">Scarabidae beetles that rely exhibit a wide variety of manners in which they utilise soil and dung for reproduction. Telecoprids that rely on moving the dung ball around in order to house their eggs, require a habitat with soil that is more easily manipulable. Changes to soil composition, such as increased silt concentrations cause the soil to become more dense, therefore those beetles may be unable to inhabit those environments, effectively altering their habitable range (Daniel </w:t>
      </w:r>
      <w:r>
        <w:rPr>
          <w:i/>
        </w:rPr>
        <w:t>et al.</w:t>
      </w:r>
      <w:r>
        <w:rPr/>
        <w:t>, 2022). This conclusion extends to any other groups of terrestrial insects</w:t>
      </w:r>
      <w:ins w:id="71" w:author="Charlene Janion-Scheepers" w:date="2025-10-31T10:14:00Z">
        <w:r>
          <w:rPr/>
          <w:t xml:space="preserve"> </w:t>
        </w:r>
      </w:ins>
      <w:del w:id="72" w:author="Charlene Janion-Scheepers" w:date="2025-10-31T10:14:00Z">
        <w:r>
          <w:rPr/>
          <w:delText xml:space="preserve">, or beetles specifically, </w:delText>
        </w:r>
      </w:del>
      <w:r>
        <w:rPr/>
        <w:t xml:space="preserve">which </w:t>
      </w:r>
      <w:del w:id="73" w:author="Charlene Janion-Scheepers" w:date="2025-11-20T17:45:00Z">
        <w:r>
          <w:rPr/>
          <w:delText>need to manipulate</w:delText>
        </w:r>
      </w:del>
      <w:ins w:id="74" w:author="Charlene Janion-Scheepers" w:date="2025-11-20T17:45:00Z">
        <w:r>
          <w:rPr/>
          <w:t>inhabit</w:t>
        </w:r>
      </w:ins>
      <w:r>
        <w:rPr/>
        <w:t xml:space="preserve"> soil. Climate change will affect soil properties within a given environment (Bhengu and Onyeka, 2024), therefore resulting in pressure on the organisms </w:t>
      </w:r>
      <w:del w:id="75" w:author="Charlene Janion-Scheepers" w:date="2025-11-20T17:48:00Z">
        <w:r>
          <w:rPr/>
          <w:delText xml:space="preserve">within </w:delText>
        </w:r>
      </w:del>
      <w:r>
        <w:rPr/>
        <w:t xml:space="preserve">both through direct thermal stress, and making their surrounding environments unsuited for their ecological needs. For example, some tenebrionids species are restricted to sandy and loamy soil types due to their ecological behaviour, and therefore would be affected by environmental changes that result in the soil they inhabit becoming less </w:t>
      </w:r>
      <w:r>
        <w:rPr>
          <w:shd w:fill="FFFF00" w:val="clear"/>
          <w:rPrChange w:id="0" w:author="Charlene Janion-Scheepers" w:date="2025-11-20T17:46:00Z"/>
        </w:rPr>
        <w:t>friable</w:t>
      </w:r>
      <w:r>
        <w:rPr/>
        <w:t xml:space="preserve"> (Crawford, 1991).</w:t>
      </w:r>
    </w:p>
    <w:p>
      <w:pPr>
        <w:pStyle w:val="BodyText"/>
        <w:rPr/>
      </w:pPr>
      <w:commentRangeStart w:id="13"/>
      <w:r>
        <w:rPr/>
        <w:t>Detritivores in arid ecosystems are hypothesised to be heavily affected by temperature gradients due to their reliance on gut symbionts during digestion. The critical limits of these symbionts might differ to the host insect, and therefore be another limiting factor to the range of the relevant species in addition to their own thermal tolerances (Crawford, 1988). These symbiont-reliant detritivores have to consider the food availability, protection, ideal climactic conditions for themselves, and ideal climactic conditions for the digesting symbionts, in order to optimise thermal conditions and reduce heat stress for themselves to the greatest degree, and therefore increase their fitness, consequently resulting in a multi-dimensional blockage in their habitable environments, increasing the extinction threat they face (Crawford, 1988).</w:t>
      </w:r>
      <w:commentRangeEnd w:id="13"/>
      <w:r>
        <w:commentReference w:id="13"/>
      </w:r>
      <w:r>
        <w:rPr/>
      </w:r>
    </w:p>
    <w:p>
      <w:pPr>
        <w:pStyle w:val="BodyText"/>
        <w:rPr/>
      </w:pPr>
      <w:r>
        <w:rPr/>
        <w:t>The El Niño-Southern Oscillation (ENSO) is a protracted periodic extreme weather phenomenon. ENSO events have the potential to drive short-term changes and rapid extinctions in small populations of insect species that may have a narrow distribution and limited abundance</w:t>
      </w:r>
      <w:ins w:id="77" w:author="Charlene Janion-Scheepers" w:date="2025-11-20T17:50:00Z">
        <w:r>
          <w:rPr/>
          <w:t xml:space="preserve"> (REF)</w:t>
        </w:r>
      </w:ins>
      <w:r>
        <w:rPr/>
        <w:t>. ENSO events also have the potential due to their recurrence and intensity, to mask longer-term baseline trends of climate change that may be occurring in the relevant environments (Samways, 2010). The ENSO contributes to the challenge of improving our knowledge of insect populations in the Southern hemisphere. Due to strong short-term climactic fluctuations, the observations of long-term climactic change in ongoing studies can be concealed (New and Samways, 2014). This is partially the reason why the research and conclusions drawn from invertebrate studies in the Northern Hemisphere are not directly comparable and applicable to cases in the South (Sinclair and Chown, 2005).</w:t>
      </w:r>
    </w:p>
    <w:p>
      <w:pPr>
        <w:pStyle w:val="BodyText"/>
        <w:rPr/>
      </w:pPr>
      <w:r>
        <w:rPr/>
        <w:t xml:space="preserve">Climactic oscillations such as the ENSO have altered the fire regimes in environments with winter rains such as the Cape Floristic Region (CFR) (Altwegg </w:t>
      </w:r>
      <w:r>
        <w:rPr>
          <w:i/>
        </w:rPr>
        <w:t>et al.</w:t>
      </w:r>
      <w:r>
        <w:rPr/>
        <w:t xml:space="preserve">, 2014). Other phenomena of atmospheric variability, one being the Antarctic Ocean Oscillation (AAO), also contribute to the changing fire conditions in the CFR (Wilson </w:t>
      </w:r>
      <w:r>
        <w:rPr>
          <w:i/>
        </w:rPr>
        <w:t>et al.</w:t>
      </w:r>
      <w:r>
        <w:rPr/>
        <w:t xml:space="preserve">, 2010). These changes occur due to the anomalous weather events causing seasonal conditions that are drier and hotter than average. It is hypothesised that at the current rate of increased temperatures due to climate change, fire frequencies in these environments will substantially increase. </w:t>
      </w:r>
      <w:ins w:id="78" w:author="Charlene Janion-Scheepers" w:date="2025-11-20T17:51:00Z">
        <w:r>
          <w:rPr/>
          <w:t xml:space="preserve">This may lead to </w:t>
        </w:r>
      </w:ins>
      <w:del w:id="79" w:author="Charlene Janion-Scheepers" w:date="2025-11-20T17:51:00Z">
        <w:r>
          <w:rPr/>
          <w:delText xml:space="preserve">Meaning that both </w:delText>
        </w:r>
      </w:del>
      <w:r>
        <w:rPr/>
        <w:t xml:space="preserve">flora and fauna that </w:t>
      </w:r>
      <w:del w:id="80" w:author="Charlene Janion-Scheepers" w:date="2025-11-20T17:51:00Z">
        <w:r>
          <w:rPr/>
          <w:delText xml:space="preserve">can </w:delText>
        </w:r>
      </w:del>
      <w:ins w:id="81" w:author="Charlene Janion-Scheepers" w:date="2025-11-20T17:51:00Z">
        <w:r>
          <w:rPr/>
          <w:t xml:space="preserve">are </w:t>
        </w:r>
      </w:ins>
      <w:r>
        <w:rPr/>
        <w:t>tolera</w:t>
      </w:r>
      <w:ins w:id="82" w:author="Charlene Janion-Scheepers" w:date="2025-11-20T17:51:00Z">
        <w:r>
          <w:rPr/>
          <w:t>nt of</w:t>
        </w:r>
      </w:ins>
      <w:del w:id="83" w:author="Charlene Janion-Scheepers" w:date="2025-11-20T17:51:00Z">
        <w:r>
          <w:rPr/>
          <w:delText>te</w:delText>
        </w:r>
      </w:del>
      <w:r>
        <w:rPr/>
        <w:t xml:space="preserve"> more frequent fires </w:t>
      </w:r>
      <w:del w:id="84" w:author="Charlene Janion-Scheepers" w:date="2025-11-20T17:51:00Z">
        <w:r>
          <w:rPr/>
          <w:delText xml:space="preserve">will </w:delText>
        </w:r>
      </w:del>
      <w:ins w:id="85" w:author="Charlene Janion-Scheepers" w:date="2025-11-20T17:51:00Z">
        <w:r>
          <w:rPr/>
          <w:t xml:space="preserve">to </w:t>
        </w:r>
      </w:ins>
      <w:r>
        <w:rPr/>
        <w:t xml:space="preserve">be the </w:t>
      </w:r>
      <w:commentRangeStart w:id="14"/>
      <w:del w:id="86" w:author="Charlene Janion-Scheepers" w:date="2025-11-20T17:50:00Z">
        <w:r>
          <w:rPr/>
          <w:delText xml:space="preserve">the </w:delText>
        </w:r>
      </w:del>
      <w:r>
        <w:rPr/>
        <w:t xml:space="preserve">most suited taxa </w:t>
      </w:r>
      <w:r>
        <w:rPr/>
      </w:r>
      <w:commentRangeEnd w:id="14"/>
      <w:r>
        <w:commentReference w:id="14"/>
      </w:r>
      <w:r>
        <w:rPr/>
        <w:t xml:space="preserve">(Wilson </w:t>
      </w:r>
      <w:r>
        <w:rPr>
          <w:i/>
        </w:rPr>
        <w:t>et al.</w:t>
      </w:r>
      <w:r>
        <w:rPr/>
        <w:t>, 2010).</w:t>
      </w:r>
    </w:p>
    <w:p>
      <w:pPr>
        <w:pStyle w:val="Heading2"/>
        <w:numPr>
          <w:ilvl w:val="1"/>
          <w:numId w:val="2"/>
        </w:numPr>
        <w:rPr>
          <w:ins w:id="88" w:author="Charlene Janion-Scheepers" w:date="2025-11-20T17:54:00Z"/>
        </w:rPr>
      </w:pPr>
      <w:ins w:id="87" w:author="Charlene Janion-Scheepers" w:date="2025-11-20T17:54:00Z">
        <w:r>
          <w:rPr/>
        </w:r>
      </w:ins>
    </w:p>
    <w:p>
      <w:pPr>
        <w:pStyle w:val="Heading2"/>
        <w:numPr>
          <w:ilvl w:val="1"/>
          <w:numId w:val="2"/>
        </w:numPr>
        <w:rPr/>
      </w:pPr>
      <w:r>
        <w:rPr/>
        <w:t>The Cape Floristic Region</w:t>
      </w:r>
    </w:p>
    <w:p>
      <w:pPr>
        <w:pStyle w:val="BodyText"/>
        <w:rPr/>
      </w:pPr>
      <w:r>
        <w:rPr/>
        <w:t>The CFR is the smallest and most species rich floral kingdom globally</w:t>
      </w:r>
      <w:ins w:id="89" w:author="Charlene Janion-Scheepers" w:date="2025-11-20T17:55:00Z">
        <w:r>
          <w:rPr/>
          <w:t xml:space="preserve"> (REF)</w:t>
        </w:r>
      </w:ins>
      <w:r>
        <w:rPr/>
        <w:t>. Increasingly rising temperatures and reduced rainfall are predicted within the CFR, with its northern limits being expected to face the greatest degree of change</w:t>
      </w:r>
      <w:ins w:id="90" w:author="Charlene Janion-Scheepers" w:date="2025-11-20T17:55:00Z">
        <w:r>
          <w:rPr/>
          <w:t xml:space="preserve"> (REF)</w:t>
        </w:r>
      </w:ins>
      <w:r>
        <w:rPr/>
        <w:t>. The CFR is expected to lose large areas of its vegetati</w:t>
      </w:r>
      <w:ins w:id="91" w:author="Charlene Janion-Scheepers" w:date="2025-11-20T17:56:00Z">
        <w:r>
          <w:rPr/>
          <w:t>on</w:t>
        </w:r>
      </w:ins>
      <w:del w:id="92" w:author="Charlene Janion-Scheepers" w:date="2025-11-20T17:56:00Z">
        <w:r>
          <w:rPr/>
          <w:delText>ve</w:delText>
        </w:r>
      </w:del>
      <w:r>
        <w:rPr/>
        <w:t xml:space="preserve"> </w:t>
      </w:r>
      <w:del w:id="93" w:author="Charlene Janion-Scheepers" w:date="2025-11-20T17:56:00Z">
        <w:r>
          <w:rPr/>
          <w:delText xml:space="preserve">ranges </w:delText>
        </w:r>
      </w:del>
      <w:r>
        <w:rPr/>
        <w:t xml:space="preserve">due to these effects of climate change, in addition to the threats posed by land use change and invasive species (Midgley </w:t>
      </w:r>
      <w:r>
        <w:rPr>
          <w:i/>
        </w:rPr>
        <w:t>et al.</w:t>
      </w:r>
      <w:r>
        <w:rPr/>
        <w:t xml:space="preserve">, 2003). Most of this area </w:t>
      </w:r>
      <w:del w:id="94" w:author="Charlene Janion-Scheepers" w:date="2025-11-20T17:57:00Z">
        <w:r>
          <w:rPr/>
          <w:delText xml:space="preserve">loss </w:delText>
        </w:r>
      </w:del>
      <w:ins w:id="95" w:author="Charlene Janion-Scheepers" w:date="2025-11-20T17:57:00Z">
        <w:r>
          <w:rPr/>
          <w:t xml:space="preserve">threatened </w:t>
        </w:r>
      </w:ins>
      <w:r>
        <w:rPr/>
        <w:t xml:space="preserve">is </w:t>
      </w:r>
      <w:del w:id="96" w:author="Charlene Janion-Scheepers" w:date="2025-11-20T17:57:00Z">
        <w:r>
          <w:rPr/>
          <w:delText xml:space="preserve">hypothesised </w:delText>
        </w:r>
      </w:del>
      <w:ins w:id="97" w:author="Charlene Janion-Scheepers" w:date="2025-11-20T17:57:00Z">
        <w:r>
          <w:rPr/>
          <w:t xml:space="preserve">predicted </w:t>
        </w:r>
      </w:ins>
      <w:r>
        <w:rPr/>
        <w:t xml:space="preserve">to occur in the northernmost boundaries of the Fynbos biome, namely on the west coast and Cederberg mountains (Botes </w:t>
      </w:r>
      <w:r>
        <w:rPr>
          <w:i/>
        </w:rPr>
        <w:t>et al.</w:t>
      </w:r>
      <w:r>
        <w:rPr/>
        <w:t xml:space="preserve">, 2006). </w:t>
      </w:r>
      <w:commentRangeStart w:id="15"/>
      <w:r>
        <w:rPr/>
        <w:t xml:space="preserve">The Fynbos biome as a whole, is highly dependent on myrmecochory for floral reproduction, with 20% of the Fynbos endemic vegetation species relying entirely on ant-driven pollination (Botes </w:t>
      </w:r>
      <w:r>
        <w:rPr>
          <w:i/>
        </w:rPr>
        <w:t>et al.</w:t>
      </w:r>
      <w:r>
        <w:rPr/>
        <w:t xml:space="preserve">, 2006). </w:t>
      </w:r>
      <w:r>
        <w:rPr/>
      </w:r>
      <w:commentRangeEnd w:id="15"/>
      <w:r>
        <w:commentReference w:id="15"/>
      </w:r>
      <w:r>
        <w:rPr/>
        <w:t xml:space="preserve">Despite the high dependence of fynbos endemic vegetation species on insect </w:t>
      </w:r>
      <w:del w:id="98" w:author="Charlene Janion-Scheepers" w:date="2025-11-20T17:58:00Z">
        <w:r>
          <w:rPr/>
          <w:delText xml:space="preserve">officiated </w:delText>
        </w:r>
      </w:del>
      <w:r>
        <w:rPr/>
        <w:t>ecosystem services, the current practices for the region are still primarily targeted towards plant conservation</w:t>
      </w:r>
      <w:ins w:id="99" w:author="Charlene Janion-Scheepers" w:date="2025-11-20T17:59:00Z">
        <w:r>
          <w:rPr/>
          <w:t xml:space="preserve"> (REF)</w:t>
        </w:r>
      </w:ins>
      <w:r>
        <w:rPr/>
        <w:t xml:space="preserve">. In other global examples, shifting strategies to ecosystem-level monitoring (Vadas </w:t>
      </w:r>
      <w:r>
        <w:rPr>
          <w:i/>
        </w:rPr>
        <w:t>et al.</w:t>
      </w:r>
      <w:r>
        <w:rPr/>
        <w:t>, 2022), and conservation (Leandro, Jay-Robert and Vergnes, 2017) have been proposed as better alternatives.</w:t>
      </w:r>
    </w:p>
    <w:p>
      <w:pPr>
        <w:pStyle w:val="BodyText"/>
        <w:rPr/>
      </w:pPr>
      <w:commentRangeStart w:id="16"/>
      <w:r>
        <w:rPr/>
        <w:t xml:space="preserve">In addition to preserving biodiversity, there is an economic incentive to conserving the species that construct and make up the floristic structure of the CFR as we know it, due to the possibility that the reduction of the CFR could result in damage South African ecotourism, and potentially result in a loss of national revenue as well as employment (Altwegg </w:t>
      </w:r>
      <w:r>
        <w:rPr>
          <w:i/>
        </w:rPr>
        <w:t>et al.</w:t>
      </w:r>
      <w:r>
        <w:rPr/>
        <w:t>, 2014).</w:t>
      </w:r>
      <w:commentRangeEnd w:id="16"/>
      <w:r>
        <w:commentReference w:id="16"/>
      </w:r>
      <w:r>
        <w:rPr/>
      </w:r>
    </w:p>
    <w:p>
      <w:pPr>
        <w:pStyle w:val="BodyText"/>
        <w:rPr/>
      </w:pPr>
      <w:r>
        <w:rPr/>
      </w:r>
    </w:p>
    <w:p>
      <w:pPr>
        <w:pStyle w:val="Heading2"/>
        <w:numPr>
          <w:ilvl w:val="1"/>
          <w:numId w:val="2"/>
        </w:numPr>
        <w:rPr/>
      </w:pPr>
      <w:commentRangeStart w:id="17"/>
      <w:r>
        <w:rPr/>
        <w:t>This study</w:t>
      </w:r>
      <w:commentRangeEnd w:id="17"/>
      <w:r>
        <w:commentReference w:id="17"/>
      </w:r>
      <w:r>
        <w:rPr/>
      </w:r>
    </w:p>
    <w:p>
      <w:pPr>
        <w:pStyle w:val="BodyText"/>
        <w:rPr/>
      </w:pPr>
      <w:r>
        <w:rPr/>
        <w:t xml:space="preserve">A time series analysis was conducted in October of each year from 2002 to 2005, across an altitudinal gradient centred in the Cederberg Mountains, in the northern Cape Floristic Region (Botes </w:t>
      </w:r>
      <w:r>
        <w:rPr>
          <w:i/>
        </w:rPr>
        <w:t>et al.</w:t>
      </w:r>
      <w:r>
        <w:rPr/>
        <w:t>, 2006; Botes, Mc</w:t>
      </w:r>
      <w:ins w:id="100" w:author="Charlene Janion-Scheepers" w:date="2025-10-31T10:07:00Z">
        <w:r>
          <w:rPr/>
          <w:t>G</w:t>
        </w:r>
      </w:ins>
      <w:del w:id="101" w:author="Charlene Janion-Scheepers" w:date="2025-10-31T10:07:00Z">
        <w:r>
          <w:rPr/>
          <w:delText>g</w:delText>
        </w:r>
      </w:del>
      <w:r>
        <w:rPr/>
        <w:t xml:space="preserve">eoch and Chown, 2007). Factors such as the presence of specific vegetation, vegetation cover, altitude, and soil type have all been shown to have a significant relationship with the presence of specific insect species in this particular region (Botes </w:t>
      </w:r>
      <w:r>
        <w:rPr>
          <w:i/>
        </w:rPr>
        <w:t>et al.</w:t>
      </w:r>
      <w:r>
        <w:rPr/>
        <w:t>, 2006; Botes, Mc</w:t>
      </w:r>
      <w:ins w:id="102" w:author="Charlene Janion-Scheepers" w:date="2025-10-31T10:08:00Z">
        <w:r>
          <w:rPr/>
          <w:t>G</w:t>
        </w:r>
      </w:ins>
      <w:del w:id="103" w:author="Charlene Janion-Scheepers" w:date="2025-10-31T10:08:00Z">
        <w:r>
          <w:rPr/>
          <w:delText>g</w:delText>
        </w:r>
      </w:del>
      <w:r>
        <w:rPr/>
        <w:t>eoch and Chown, 2007; Gouws, 2007).</w:t>
      </w:r>
    </w:p>
    <w:p>
      <w:pPr>
        <w:pStyle w:val="BodyText"/>
        <w:rPr/>
      </w:pPr>
      <w:r>
        <w:rPr/>
        <w:t xml:space="preserve">During this current study, </w:t>
      </w:r>
      <w:commentRangeStart w:id="18"/>
      <w:r>
        <w:rPr/>
        <w:t xml:space="preserve">the same transect was </w:t>
      </w:r>
      <w:r>
        <w:rPr/>
      </w:r>
      <w:commentRangeEnd w:id="18"/>
      <w:r>
        <w:commentReference w:id="18"/>
      </w:r>
      <w:r>
        <w:rPr/>
        <w:t xml:space="preserve">sampled, utilising the exact </w:t>
      </w:r>
      <w:commentRangeStart w:id="19"/>
      <w:r>
        <w:rPr/>
        <w:t>same pitfall trap configurations</w:t>
      </w:r>
      <w:r>
        <w:rPr/>
      </w:r>
      <w:commentRangeEnd w:id="19"/>
      <w:r>
        <w:commentReference w:id="19"/>
      </w:r>
      <w:r>
        <w:rPr/>
        <w:t xml:space="preserve"> and locations as the original study. Therefore, it will </w:t>
      </w:r>
      <w:del w:id="104" w:author="Charlene Janion-Scheepers" w:date="2025-11-20T18:03:00Z">
        <w:r>
          <w:rPr/>
          <w:delText xml:space="preserve">provide extremely useful information to </w:delText>
        </w:r>
      </w:del>
      <w:r>
        <w:rPr/>
        <w:t xml:space="preserve">increase the current understanding of how various insect populations within </w:t>
      </w:r>
      <w:commentRangeStart w:id="20"/>
      <w:r>
        <w:rPr/>
        <w:t xml:space="preserve">South Africa </w:t>
      </w:r>
      <w:r>
        <w:rPr/>
      </w:r>
      <w:commentRangeEnd w:id="20"/>
      <w:r>
        <w:commentReference w:id="20"/>
      </w:r>
      <w:r>
        <w:rPr/>
        <w:t>have actually changed over time. Climate change has been shown to not be as strong of an influence on insect population decline as land use change and pollution, when considering some mountain ecosystems (</w:t>
      </w:r>
      <w:commentRangeStart w:id="21"/>
      <w:r>
        <w:rPr/>
        <w:t xml:space="preserve">Sánchez-Bayo and Wyckhuys, 2019). </w:t>
      </w:r>
      <w:r>
        <w:rPr/>
      </w:r>
      <w:commentRangeEnd w:id="21"/>
      <w:r>
        <w:commentReference w:id="21"/>
      </w:r>
      <w:r>
        <w:rPr/>
        <w:t>Meaning that for this study various different potential explanatory factors, beyond purely climate based ones, need to be considered. The altitudinal gradient, the length of the transect, and the presence of differing vegetation, provide a number of variables that can be considered and analysed for their relationship with insect assemblage structure. In historical studies, three specific beetle species were focused on due to their prevalence as the most abundant species overall in the transect (</w:t>
      </w:r>
      <w:commentRangeStart w:id="22"/>
      <w:r>
        <w:rPr/>
        <w:t>Gouws, 2007</w:t>
      </w:r>
      <w:r>
        <w:rPr/>
      </w:r>
      <w:commentRangeEnd w:id="22"/>
      <w:r>
        <w:commentReference w:id="22"/>
      </w:r>
      <w:r>
        <w:rPr/>
        <w:t xml:space="preserve">). Those species comprise the carnivorous carabid, </w:t>
      </w:r>
      <w:r>
        <w:rPr>
          <w:i/>
        </w:rPr>
        <w:t>Anthia decemguttata</w:t>
      </w:r>
      <w:r>
        <w:rPr/>
        <w:t xml:space="preserve">, and the detritivorous tenebrionids, </w:t>
      </w:r>
      <w:r>
        <w:rPr>
          <w:i/>
        </w:rPr>
        <w:t>Stenocara dentata</w:t>
      </w:r>
      <w:r>
        <w:rPr/>
        <w:t xml:space="preserve"> and </w:t>
      </w:r>
      <w:r>
        <w:rPr>
          <w:i/>
        </w:rPr>
        <w:t>Zophosis gracilicornis</w:t>
      </w:r>
      <w:r>
        <w:rPr/>
        <w:t xml:space="preserve">. The representation of differing feeding habits, </w:t>
      </w:r>
      <w:commentRangeStart w:id="23"/>
      <w:r>
        <w:rPr/>
        <w:t xml:space="preserve">ideal habitats, </w:t>
      </w:r>
      <w:r>
        <w:rPr/>
      </w:r>
      <w:commentRangeEnd w:id="23"/>
      <w:r>
        <w:commentReference w:id="23"/>
      </w:r>
      <w:r>
        <w:rPr/>
        <w:t xml:space="preserve">as well as representation across differing trophic groups make those species a compact but revelatory subset of the differing beetles in the study environment (Penrith, 1986; Picker, Griffiths and Weaving, 2019). Different trophic levels present across the entire ecological range within ecosystems, have been shown to be varyingly sensitive to climate change effects, with the general trend that species of higher trophic levels are more sensitive (Voigt </w:t>
      </w:r>
      <w:r>
        <w:rPr>
          <w:i/>
        </w:rPr>
        <w:t>et al.</w:t>
      </w:r>
      <w:r>
        <w:rPr/>
        <w:t xml:space="preserve">, 2003). This proposed correlation has also been hypothesised to apply when comparing the trophic diversity between the insects of these ecosystems specifically (Pelini </w:t>
      </w:r>
      <w:r>
        <w:rPr>
          <w:i/>
        </w:rPr>
        <w:t>et al.</w:t>
      </w:r>
      <w:r>
        <w:rPr/>
        <w:t xml:space="preserve">, 2009). Studies have shown reduced feeding activity for detritivores under warmer and drier conditions (Thakur </w:t>
      </w:r>
      <w:r>
        <w:rPr>
          <w:i/>
        </w:rPr>
        <w:t>et al.</w:t>
      </w:r>
      <w:r>
        <w:rPr/>
        <w:t xml:space="preserve">, 2018), which are the predicted climate change effects for this particular region (Midgley </w:t>
      </w:r>
      <w:r>
        <w:rPr>
          <w:i/>
        </w:rPr>
        <w:t>et al.</w:t>
      </w:r>
      <w:r>
        <w:rPr/>
        <w:t>, 2003). These hypotheses indicate that should the effects of climate change proceed as is, it could result in multi-level trophic collapse of the entomofauna assemblages present within the northern CFR.</w:t>
      </w:r>
    </w:p>
    <w:p>
      <w:pPr>
        <w:pStyle w:val="BodyText"/>
        <w:rPr/>
      </w:pPr>
      <w:commentRangeStart w:id="24"/>
      <w:r>
        <w:rPr/>
        <w:t xml:space="preserve">The high levels of diversity present within the CFR, being a global biodiversity hotspot, as well as the large spatial region it occupies, allows for this study to consider a transect that encompasses a variety of vegetation types that are located relatively near each other, and are separated mostly by altitude. The three major vegetation types comprise Strandveld Succulent Karoo (found in one site at the lowest altitude), Mountain Fynbos (15 sites going across both aspects of the mountain transect), and finally Lowland Succulent Karoo (found in one site, the final site on the eastern aspect of the transect) (Botes </w:t>
      </w:r>
      <w:r>
        <w:rPr>
          <w:i/>
        </w:rPr>
        <w:t>et al.</w:t>
      </w:r>
      <w:r>
        <w:rPr/>
        <w:t xml:space="preserve">, 2006). With the currently predicted temperature increases of approximately 2 °C, both the Fynbos and Succulent Karoo biome present within the GCFR are expected to contract in the upcoming years (Altwegg </w:t>
      </w:r>
      <w:r>
        <w:rPr>
          <w:i/>
        </w:rPr>
        <w:t>et al.</w:t>
      </w:r>
      <w:r>
        <w:rPr/>
        <w:t>, 2014). These contractions will necessarily result in the destruction of the adapted habitat of any non-generalist invertebrate species that currently inhabit the various vegetation types present.</w:t>
      </w:r>
      <w:commentRangeEnd w:id="24"/>
      <w:r>
        <w:commentReference w:id="24"/>
      </w:r>
      <w:r>
        <w:rPr/>
      </w:r>
    </w:p>
    <w:p>
      <w:pPr>
        <w:pStyle w:val="Heading2"/>
        <w:numPr>
          <w:ilvl w:val="1"/>
          <w:numId w:val="2"/>
        </w:numPr>
        <w:rPr>
          <w:ins w:id="106" w:author="Charlene Janion-Scheepers" w:date="2025-11-20T18:01:00Z"/>
        </w:rPr>
      </w:pPr>
      <w:ins w:id="105" w:author="Charlene Janion-Scheepers" w:date="2025-11-20T18:01:00Z">
        <w:r>
          <w:rPr/>
        </w:r>
      </w:ins>
    </w:p>
    <w:p>
      <w:pPr>
        <w:pStyle w:val="Heading2"/>
        <w:numPr>
          <w:ilvl w:val="1"/>
          <w:numId w:val="2"/>
        </w:numPr>
        <w:rPr/>
      </w:pPr>
      <w:commentRangeStart w:id="25"/>
      <w:r>
        <w:rPr/>
        <w:t>Aims and objectives</w:t>
      </w:r>
      <w:commentRangeEnd w:id="25"/>
      <w:r>
        <w:commentReference w:id="25"/>
      </w:r>
      <w:r>
        <w:rPr/>
      </w:r>
    </w:p>
    <w:p>
      <w:pPr>
        <w:pStyle w:val="BodyText"/>
        <w:rPr/>
      </w:pPr>
      <w:r>
        <w:rPr/>
        <w:t>The main aims for this study are to describe the various environmental and climatic factors that affect the Cederberg and the biodiversity contained therein. The change of these factors between the times in which the original study was undertaken in 2003 and now, will be quantified and analysed to determine how the current conditions of this study differ from then.</w:t>
      </w:r>
    </w:p>
    <w:p>
      <w:pPr>
        <w:pStyle w:val="BodyText"/>
        <w:rPr/>
      </w:pPr>
      <w:r>
        <w:rPr/>
        <w:t>The community structure analysis of the beetles collected from the Cederberg will be used to compare the form and standing of the beetle populations in the Cederberg currently, to the data collected from the original study. Through these comparisons, whether or not the beetle populations in the Cederberg are declining or not can be determined, as well as any other changes in the abundance or observation of specific species and groups.</w:t>
      </w:r>
    </w:p>
    <w:p>
      <w:pPr>
        <w:pStyle w:val="BodyText"/>
        <w:rPr/>
      </w:pPr>
      <w:r>
        <w:rPr/>
        <w:t>The conclusions from these two sections will be synthesised to attempt exploratory data analyses on potential correlations between the changes in climatic and environmental factors described in the first section, to the potential changes in beetle population observed in the second section. The hypothesis that there is ongoing climate-change driven insect population decline will be tested through the conclusions drawn in these cross-analyses.</w:t>
      </w:r>
    </w:p>
    <w:p>
      <w:pPr>
        <w:pStyle w:val="BodyText"/>
        <w:rPr/>
      </w:pPr>
      <w:r>
        <w:rPr/>
        <w:t>The general distribution pattern of beetle diversity and abundance across the altitudinal range of the transect will be determined. Whether these relationships are unimodal, multi-modal, or linear. These overall categorisations can help shape the interpretations and expectations of how the environmental changes could be affecting the beetle populations.</w:t>
      </w:r>
    </w:p>
    <w:p>
      <w:pPr>
        <w:pStyle w:val="BodyText"/>
        <w:rPr/>
      </w:pPr>
      <w:r>
        <w:rPr/>
        <w:t xml:space="preserve">Altitudinal range shifts of the various beetle taxa found within the Cederberg will also be determined to see whether they are occurring within this transect. </w:t>
      </w:r>
      <w:commentRangeStart w:id="26"/>
      <w:r>
        <w:rPr/>
        <w:t>Previous studies have generally indicated an upward change in altitudinal range for most insect species under conditions of warming climates</w:t>
      </w:r>
      <w:r>
        <w:rPr/>
      </w:r>
      <w:commentRangeEnd w:id="26"/>
      <w:r>
        <w:commentReference w:id="26"/>
      </w:r>
      <w:r>
        <w:rPr/>
        <w:t xml:space="preserve">. However due to the lack of research into insect ecology specifically as well as the lack of environmental data being tracked for South Africa, it is uncertain whether the climate conditions are changing in many south African environments, and if so how they are. </w:t>
      </w:r>
      <w:commentRangeStart w:id="27"/>
      <w:r>
        <w:rPr/>
        <w:t>Therefore we are unsure whether our mountainous regions are also experiencing warming climates or not, and whether or not the entomofauna found within our environments are expected to be reacting in a similar response to those range shifts noted in northern hemisphere environments and other better studied environments.</w:t>
      </w:r>
      <w:commentRangeEnd w:id="27"/>
      <w:r>
        <w:commentReference w:id="27"/>
      </w:r>
      <w:r>
        <w:rPr/>
      </w:r>
      <w:r>
        <w:br w:type="page"/>
      </w:r>
    </w:p>
    <w:p>
      <w:pPr>
        <w:pStyle w:val="Heading1"/>
        <w:numPr>
          <w:ilvl w:val="0"/>
          <w:numId w:val="2"/>
        </w:numPr>
        <w:spacing w:before="0" w:after="120"/>
        <w:rPr/>
      </w:pPr>
      <w:commentRangeStart w:id="28"/>
      <w:r>
        <w:rPr/>
        <w:t>References</w:t>
      </w:r>
      <w:commentRangeEnd w:id="28"/>
      <w:r>
        <w:commentReference w:id="28"/>
      </w:r>
      <w:r>
        <w:rPr/>
      </w:r>
    </w:p>
    <w:p>
      <w:pPr>
        <w:sectPr>
          <w:type w:val="nextPage"/>
          <w:pgSz w:w="11906" w:h="16838"/>
          <w:pgMar w:left="1134" w:right="1134" w:gutter="0" w:header="0" w:top="1134" w:footer="0" w:bottom="1134"/>
          <w:pgNumType w:fmt="decimal"/>
          <w:formProt w:val="false"/>
          <w:textDirection w:val="lrTb"/>
          <w:docGrid w:type="default" w:linePitch="312" w:charSpace="0"/>
        </w:sectPr>
      </w:pPr>
    </w:p>
    <w:p>
      <w:pPr>
        <w:pStyle w:val="Bibliography1"/>
        <w:rPr/>
      </w:pPr>
      <w:r>
        <w:rPr/>
        <w:t xml:space="preserve">Altwegg, R., West, A., Gillson, L. and Midgley, G.F. (2014) ‘Impacts of climate change in the Greater Cape Floristic Region’, in N. Allsopp, J.F. Colville, and G.A. Verboom (eds) </w:t>
      </w:r>
      <w:r>
        <w:rPr>
          <w:i/>
        </w:rPr>
        <w:t>Fynbos</w:t>
      </w:r>
      <w:r>
        <w:rPr/>
        <w:t>. Oxford University Press, pp. 299–320. Available at: https://doi.org/10.1093/acprof:oso/9780199679584.003.0013.</w:t>
      </w:r>
    </w:p>
    <w:p>
      <w:pPr>
        <w:pStyle w:val="Bibliography1"/>
        <w:rPr/>
      </w:pPr>
      <w:r>
        <w:rPr/>
        <w:t>Bhengu, P.H. and Onyeka, N. (2024) ‘Assessing the Impact of Climate Change on Soil Properties. A Comprehensive Study’. Rochester, NY: Social Science Research Network. Available at: https://papers.ssrn.com/abstract=5005923 (Accessed: 3 July 2025).</w:t>
      </w:r>
    </w:p>
    <w:p>
      <w:pPr>
        <w:pStyle w:val="Bibliography1"/>
        <w:rPr/>
      </w:pPr>
      <w:r>
        <w:rPr/>
        <w:t xml:space="preserve">Birkett, A.J., Blackburn, G.A. and Menéndez, R. (2018) ‘Linking species thermal tolerance to elevational range shifts in upland dung beetles’, </w:t>
      </w:r>
      <w:r>
        <w:rPr>
          <w:i/>
        </w:rPr>
        <w:t>Ecography</w:t>
      </w:r>
      <w:r>
        <w:rPr/>
        <w:t>, 41(9), pp. 1510–1519. Available at: https://doi.org/10.1111/ecog.03458.</w:t>
      </w:r>
    </w:p>
    <w:p>
      <w:pPr>
        <w:pStyle w:val="Bibliography1"/>
        <w:rPr/>
      </w:pPr>
      <w:r>
        <w:rPr/>
        <w:t xml:space="preserve">Bishop, T.R., Robertson, M.P., Van Rensburg, B.J. and Parr, C.L. (2014) ‘Elevation–diversity patterns through space and time: ant communities of the Maloti‐Drakensberg Mountains of southern Africa’, </w:t>
      </w:r>
      <w:r>
        <w:rPr>
          <w:i/>
        </w:rPr>
        <w:t>Journal of Biogeography</w:t>
      </w:r>
      <w:r>
        <w:rPr/>
        <w:t>. Edited by L. Gillman, 41(12), pp. 2256–2268. Available at: https://doi.org/10.1111/jbi.12368.</w:t>
      </w:r>
    </w:p>
    <w:p>
      <w:pPr>
        <w:pStyle w:val="Bibliography1"/>
        <w:rPr/>
      </w:pPr>
      <w:r>
        <w:rPr/>
        <w:t xml:space="preserve">Botes, A., Mcgeoch, M.A. and Chown, S.L. (2007) ‘Ground-dwelling beetle assemblages in the northern Cape Floristic Region: Patterns, correlates and implications’, </w:t>
      </w:r>
      <w:r>
        <w:rPr>
          <w:i/>
        </w:rPr>
        <w:t>Austral Ecology</w:t>
      </w:r>
      <w:r>
        <w:rPr/>
        <w:t>, 32(2), pp. 210–224. Available at: https://doi.org/10.1111/j.1442-9993.2007.01681.x.</w:t>
      </w:r>
    </w:p>
    <w:p>
      <w:pPr>
        <w:pStyle w:val="Bibliography1"/>
        <w:rPr/>
      </w:pPr>
      <w:r>
        <w:rPr/>
        <w:t xml:space="preserve">Botes, A., McGeoch, M.A., Robertson, H.G., Niekerk, A., Davids, H.P. and Chown, S.L. (2006) ‘Ants, altitude and change in the northern Cape Floristic Region’, </w:t>
      </w:r>
      <w:r>
        <w:rPr>
          <w:i/>
        </w:rPr>
        <w:t>Journal of Biogeography</w:t>
      </w:r>
      <w:r>
        <w:rPr/>
        <w:t>, 33(1), pp. 71–90. Available at: https://doi.org/10.1111/j.1365-2699.2005.01336.x.</w:t>
      </w:r>
    </w:p>
    <w:p>
      <w:pPr>
        <w:pStyle w:val="Bibliography1"/>
        <w:rPr/>
      </w:pPr>
      <w:r>
        <w:rPr/>
        <w:t xml:space="preserve">Brandmayr, P. (2016) ‘Climate change and its impact on epigean and hypogean carabid beetles’, </w:t>
      </w:r>
      <w:r>
        <w:rPr>
          <w:i/>
        </w:rPr>
        <w:t>Periodicum Biologorum</w:t>
      </w:r>
      <w:r>
        <w:rPr/>
        <w:t>, 118(3), pp. 147–162. Available at: https://doi.org/10.18054/pb.2016.118.3.4062.</w:t>
      </w:r>
    </w:p>
    <w:p>
      <w:pPr>
        <w:pStyle w:val="Bibliography1"/>
        <w:rPr/>
      </w:pPr>
      <w:r>
        <w:rPr/>
        <w:t xml:space="preserve">Chambers, L.E., Barnard, P., Poloczanska, E.S., Hobday, A.J., Keatley, M.R., Allsopp, N. and Underhill, L.G. (2017) ‘Southern Hemisphere biodiversity and global change: Data gaps and strategies’, </w:t>
      </w:r>
      <w:r>
        <w:rPr>
          <w:i/>
        </w:rPr>
        <w:t>Austral Ecology</w:t>
      </w:r>
      <w:r>
        <w:rPr/>
        <w:t>, 42(1), pp. 20–30. Available at: https://doi.org/10.1111/aec.12391.</w:t>
      </w:r>
    </w:p>
    <w:p>
      <w:pPr>
        <w:pStyle w:val="Bibliography1"/>
        <w:rPr/>
      </w:pPr>
      <w:r>
        <w:rPr/>
        <w:t xml:space="preserve">Cheli, G.H., Bosco, T. and Flores, G.E. (2022) ‘The role of </w:t>
      </w:r>
      <w:r>
        <w:rPr>
          <w:i/>
        </w:rPr>
        <w:t>Nyctelia circumundata</w:t>
      </w:r>
      <w:r>
        <w:rPr/>
        <w:t xml:space="preserve"> (Coleoptera: Tenebrionidae) on litter fragmentation processes and soil fertility in northeastern arid patagonia’, </w:t>
      </w:r>
      <w:r>
        <w:rPr>
          <w:i/>
        </w:rPr>
        <w:t>Geoderma</w:t>
      </w:r>
      <w:r>
        <w:rPr/>
        <w:t>, 415, p. 115770. Available at: https://doi.org/10.1016/j.geoderma.2022.115770.</w:t>
      </w:r>
    </w:p>
    <w:p>
      <w:pPr>
        <w:pStyle w:val="Bibliography1"/>
        <w:rPr/>
      </w:pPr>
      <w:r>
        <w:rPr/>
        <w:t xml:space="preserve">Crawford, C.S. (1988) ‘Nutrition and habitat selection in desert detritivores’, </w:t>
      </w:r>
      <w:r>
        <w:rPr>
          <w:i/>
        </w:rPr>
        <w:t>Journal of Arid Environments</w:t>
      </w:r>
      <w:r>
        <w:rPr/>
        <w:t>, 14(2), pp. 111–121. Available at: https://doi.org/10.1016/s0140-1963(18)31081-4.</w:t>
      </w:r>
    </w:p>
    <w:p>
      <w:pPr>
        <w:pStyle w:val="Bibliography1"/>
        <w:rPr/>
      </w:pPr>
      <w:r>
        <w:rPr/>
        <w:t xml:space="preserve">Crawford, C.S. (1991) ‘The Community Ecology of Macroarthropod Detritivores’, in G.A. Polis (ed.) </w:t>
      </w:r>
      <w:r>
        <w:rPr>
          <w:i/>
        </w:rPr>
        <w:t>The ecology of desert communities</w:t>
      </w:r>
      <w:r>
        <w:rPr/>
        <w:t xml:space="preserve">. </w:t>
      </w:r>
      <w:r>
        <w:rPr>
          <w:i/>
        </w:rPr>
        <w:t>International Congress of Ecology</w:t>
      </w:r>
      <w:r>
        <w:rPr/>
        <w:t>, Tucson: University of Arizona Press (Desert ecology series), pp. 89–112.</w:t>
      </w:r>
    </w:p>
    <w:p>
      <w:pPr>
        <w:pStyle w:val="Bibliography1"/>
        <w:rPr/>
      </w:pPr>
      <w:r>
        <w:rPr/>
        <w:t xml:space="preserve">Daniel, G.M., Noriega, J.A., Da Silva, P.G., Deschodt, C.M., Sole, C.L., Scholtz, C.H. and Davis, A.L.V. (2022) ‘Soil type, vegetation cover and temperature determinants of the diversity and structure of dung beetle assemblages in a South African open woodland and closed canopy mosaic’, </w:t>
      </w:r>
      <w:r>
        <w:rPr>
          <w:i/>
        </w:rPr>
        <w:t>Austral Ecology</w:t>
      </w:r>
      <w:r>
        <w:rPr/>
        <w:t>, 47(1), pp. 79–91. Available at: https://doi.org/10.1111/aec.13138.</w:t>
      </w:r>
    </w:p>
    <w:p>
      <w:pPr>
        <w:pStyle w:val="Bibliography1"/>
        <w:rPr/>
      </w:pPr>
      <w:r>
        <w:rPr/>
        <w:t xml:space="preserve">Dong, Y., Shepherd, S., Stork, N.E., Johnson, A.J., Smith, S.M., Wardhaugh, C., Leponce, M., Mogia, M., Novotny, V. and Hulcr, J. (2025) ‘Scolytine beetle diversity along an altitudinal gradient in Papua New Guinea’, </w:t>
      </w:r>
      <w:r>
        <w:rPr>
          <w:i/>
        </w:rPr>
        <w:t>Insect Conservation and Diversity</w:t>
      </w:r>
      <w:r>
        <w:rPr/>
        <w:t>, p. icad.12824. Available at: https://doi.org/10.1111/icad.12824.</w:t>
      </w:r>
    </w:p>
    <w:p>
      <w:pPr>
        <w:pStyle w:val="Bibliography1"/>
        <w:rPr/>
      </w:pPr>
      <w:r>
        <w:rPr/>
        <w:t xml:space="preserve">Donkersley, P., Ashton, L., Lamarre, G.P.A. and Segar, S. (2022) ‘Global insect decline is the result of wilful political failure: A battle plan for entomology’, </w:t>
      </w:r>
      <w:r>
        <w:rPr>
          <w:i/>
        </w:rPr>
        <w:t>Ecology and Evolution</w:t>
      </w:r>
      <w:r>
        <w:rPr/>
        <w:t>, 12(10), p. e9417. Available at: https://doi.org/10.1002/ece3.9417.</w:t>
      </w:r>
    </w:p>
    <w:p>
      <w:pPr>
        <w:pStyle w:val="Bibliography1"/>
        <w:rPr/>
      </w:pPr>
      <w:r>
        <w:rPr/>
        <w:t xml:space="preserve">Foord, S.H. and Dippenaar-Schoeman, A.S. (2016) ‘The effect of elevation and time on mountain spider diversity: a view of two aspects in the Cederberg mountains of South Africa’, </w:t>
      </w:r>
      <w:r>
        <w:rPr>
          <w:i/>
        </w:rPr>
        <w:t>Journal of Biogeography</w:t>
      </w:r>
      <w:r>
        <w:rPr/>
        <w:t>, 43(12), pp. 2354–2365. Available at: https://doi.org/10.1111/jbi.12817.</w:t>
      </w:r>
    </w:p>
    <w:p>
      <w:pPr>
        <w:pStyle w:val="Bibliography1"/>
        <w:rPr/>
      </w:pPr>
      <w:r>
        <w:rPr/>
        <w:t xml:space="preserve">Gouws, E.J. (2007) </w:t>
      </w:r>
      <w:r>
        <w:rPr>
          <w:i/>
        </w:rPr>
        <w:t>Intraspecific body size variation in insects</w:t>
      </w:r>
      <w:r>
        <w:rPr/>
        <w:t>. Thesis. Stellenbosch : Stellenbosch University. Available at: http://hdl.handle.net/10019.1/50722 (Accessed: 5 April 2023).</w:t>
      </w:r>
    </w:p>
    <w:p>
      <w:pPr>
        <w:pStyle w:val="Bibliography1"/>
        <w:rPr/>
      </w:pPr>
      <w:r>
        <w:rPr/>
        <w:t xml:space="preserve">Hodkinson, I.D. (2005) ‘Terrestrial insects along elevation gradients: species and community responses to altitude’, </w:t>
      </w:r>
      <w:r>
        <w:rPr>
          <w:i/>
        </w:rPr>
        <w:t>Biological Reviews</w:t>
      </w:r>
      <w:r>
        <w:rPr/>
        <w:t>, 80(3), pp. 489–513. Available at: https://doi.org/10.1017/S1464793105006767.</w:t>
      </w:r>
    </w:p>
    <w:p>
      <w:pPr>
        <w:pStyle w:val="Bibliography1"/>
        <w:rPr/>
      </w:pPr>
      <w:r>
        <w:rPr/>
        <w:t xml:space="preserve">Koivula, M. (2011) ‘Useful model organisms, indicators, or both? Ground beetles (Coleoptera, Carabidae) reflecting environmental conditions’, </w:t>
      </w:r>
      <w:r>
        <w:rPr>
          <w:i/>
        </w:rPr>
        <w:t>ZooKeys</w:t>
      </w:r>
      <w:r>
        <w:rPr/>
        <w:t>, 100, pp. 287–317. Available at: https://doi.org/10.3897/zookeys.100.1533.</w:t>
      </w:r>
    </w:p>
    <w:p>
      <w:pPr>
        <w:pStyle w:val="Bibliography1"/>
        <w:rPr/>
      </w:pPr>
      <w:r>
        <w:rPr/>
        <w:t xml:space="preserve">Kremen, C. and Chaplin-Kramer, R. (2007) ‘Insects as Providers of Ecosystem Services: Crop Pollination and Pest Control’, in </w:t>
      </w:r>
      <w:r>
        <w:rPr>
          <w:i/>
        </w:rPr>
        <w:t>Insect Conservation Biology</w:t>
      </w:r>
      <w:r>
        <w:rPr/>
        <w:t>. UK: CAB International, pp. 349–382. Available at: https://doi.org/10.1079/9781845932541.0000.</w:t>
      </w:r>
    </w:p>
    <w:p>
      <w:pPr>
        <w:pStyle w:val="Bibliography1"/>
        <w:rPr/>
      </w:pPr>
      <w:r>
        <w:rPr/>
        <w:t xml:space="preserve">Landmann, T., Schmitt, M., Ekim, B., Villinger, J., Ashiono, F., Habel, J.C. and Tonnang, H.E.Z. (2023) ‘Insect diversity is a good indicator of biodiversity status in Africa’, </w:t>
      </w:r>
      <w:r>
        <w:rPr>
          <w:i/>
        </w:rPr>
        <w:t>Communications Earth &amp; Environment</w:t>
      </w:r>
      <w:r>
        <w:rPr/>
        <w:t>, 4(1), p. 234. Available at: https://doi.org/10.1038/s43247-023-00896-1.</w:t>
      </w:r>
    </w:p>
    <w:p>
      <w:pPr>
        <w:pStyle w:val="Bibliography1"/>
        <w:rPr/>
      </w:pPr>
      <w:r>
        <w:rPr/>
        <w:t xml:space="preserve">Leandro, C., Jay-Robert, P. and Vergnes, A. (2017) ‘Bias and perspectives in insect conservation: A European scale analysis’, </w:t>
      </w:r>
      <w:r>
        <w:rPr>
          <w:i/>
        </w:rPr>
        <w:t>Biological Conservation</w:t>
      </w:r>
      <w:r>
        <w:rPr/>
        <w:t>, 215, pp. 213–224. Available at: https://doi.org/10.1016/j.biocon.2017.07.033.</w:t>
      </w:r>
    </w:p>
    <w:p>
      <w:pPr>
        <w:pStyle w:val="Bibliography1"/>
        <w:rPr/>
      </w:pPr>
      <w:r>
        <w:rPr/>
        <w:t xml:space="preserve">Lewis, O.T., New, T.R. and Stewart, A.J.A. (2007) ‘Insect conservation: Progress and prospects’, in </w:t>
      </w:r>
      <w:r>
        <w:rPr>
          <w:i/>
        </w:rPr>
        <w:t>Insect Conservation Biology</w:t>
      </w:r>
      <w:r>
        <w:rPr/>
        <w:t>. UK: CAB International, pp. 431–436. Available at: https://doi.org/10.1079/9781845932541.0000.</w:t>
      </w:r>
    </w:p>
    <w:p>
      <w:pPr>
        <w:pStyle w:val="Bibliography1"/>
        <w:rPr/>
      </w:pPr>
      <w:r>
        <w:rPr/>
        <w:t xml:space="preserve">McKenna, D.D. and Farrell, B.D. (2009) ‘Beetles (Coleoptera)’, in S.B. Hedges and S. Kumar (eds) </w:t>
      </w:r>
      <w:r>
        <w:rPr>
          <w:i/>
        </w:rPr>
        <w:t>Timetree of Life</w:t>
      </w:r>
      <w:r>
        <w:rPr/>
        <w:t>. Oxford: Oxford University Press, pp. 278–289.</w:t>
      </w:r>
    </w:p>
    <w:p>
      <w:pPr>
        <w:pStyle w:val="Bibliography1"/>
        <w:rPr/>
      </w:pPr>
      <w:commentRangeStart w:id="29"/>
      <w:r>
        <w:rPr/>
        <w:t>van der Merwe</w:t>
      </w:r>
      <w:r>
        <w:rPr/>
      </w:r>
      <w:commentRangeEnd w:id="29"/>
      <w:r>
        <w:commentReference w:id="29"/>
      </w:r>
      <w:r>
        <w:rPr/>
        <w:t xml:space="preserve">, P., Saayman, A. and Jacobs, C. (2021) ‘Assessing the economic impact of COVID-19 on the private wildlife industry of South Africa’, </w:t>
      </w:r>
      <w:r>
        <w:rPr>
          <w:i/>
        </w:rPr>
        <w:t>Global Ecology and Conservation</w:t>
      </w:r>
      <w:r>
        <w:rPr/>
        <w:t>, 28, p. e01633. Available at: https://doi.org/10.1016/j.gecco.2021.e01633.</w:t>
      </w:r>
    </w:p>
    <w:p>
      <w:pPr>
        <w:pStyle w:val="Bibliography1"/>
        <w:rPr/>
      </w:pPr>
      <w:r>
        <w:rPr/>
        <w:t xml:space="preserve">Midgley, G.F., Hannah, L., Millar, D., Thuiller, W. and Booth, A. (2003) ‘Developing regional and species-level assessments of climate change impacts on biodiversity in the Cape Floristic Region’, </w:t>
      </w:r>
      <w:r>
        <w:rPr>
          <w:i/>
        </w:rPr>
        <w:t>Biological Conservation</w:t>
      </w:r>
      <w:r>
        <w:rPr/>
        <w:t>, 112(1), pp. 87–97. Available at: https://doi.org/10.1016/S0006-3207(02)00414-7.</w:t>
      </w:r>
    </w:p>
    <w:p>
      <w:pPr>
        <w:pStyle w:val="Bibliography1"/>
        <w:rPr/>
      </w:pPr>
      <w:r>
        <w:rPr/>
        <w:t xml:space="preserve">Mordkovich, V.G. and Afanas’ev, N.A. (1980) ‘Transformation of steppe litter by darkling-beetles (Coleoptera, Tenebrionidae).’, </w:t>
      </w:r>
      <w:r>
        <w:rPr>
          <w:i/>
        </w:rPr>
        <w:t>Ekologiya</w:t>
      </w:r>
      <w:r>
        <w:rPr/>
        <w:t>, 11(3), pp. 175–180.</w:t>
      </w:r>
    </w:p>
    <w:p>
      <w:pPr>
        <w:pStyle w:val="Bibliography1"/>
        <w:rPr/>
      </w:pPr>
      <w:r>
        <w:rPr/>
        <w:t xml:space="preserve">New, T.R. (2022) ‘Insect Conservation Need in the Southern Hemisphere’, in T. R. New, </w:t>
      </w:r>
      <w:r>
        <w:rPr>
          <w:i/>
        </w:rPr>
        <w:t>Insect Diversity, Declines and Conservation in Australia</w:t>
      </w:r>
      <w:r>
        <w:rPr/>
        <w:t>. Cham: Springer International Publishing (Fascinating Life Sciences), pp. 99–116. Available at: https://doi.org/10.1007/978-3-030-90134-9_6.</w:t>
      </w:r>
    </w:p>
    <w:p>
      <w:pPr>
        <w:pStyle w:val="Bibliography1"/>
        <w:rPr/>
      </w:pPr>
      <w:r>
        <w:rPr/>
        <w:t xml:space="preserve">New, T.R. and Samways, M.J. (2014) ‘Insect conservation in the southern temperate zones: an overview’, </w:t>
      </w:r>
      <w:r>
        <w:rPr>
          <w:i/>
        </w:rPr>
        <w:t>Austral Entomology</w:t>
      </w:r>
      <w:r>
        <w:rPr/>
        <w:t>, 53(1), pp. 26–31. Available at: https://doi.org/10.1111/aen.12071.</w:t>
      </w:r>
    </w:p>
    <w:p>
      <w:pPr>
        <w:pStyle w:val="Bibliography1"/>
        <w:rPr/>
      </w:pPr>
      <w:r>
        <w:rPr/>
        <w:t xml:space="preserve">Pelini, S.L., Prior, K.M., Parker, D.J., Dzurisin, J.D.K., Lindroth, R.L. and Hellmann, J.J. (2009) ‘Chapter 11 - Climate Change and Temporal and Spatial Mismatches in Insect Communities’, in T.M. Letcher (ed.) </w:t>
      </w:r>
      <w:r>
        <w:rPr>
          <w:i/>
        </w:rPr>
        <w:t>Climate Change</w:t>
      </w:r>
      <w:r>
        <w:rPr/>
        <w:t>. Amsterdam: Elsevier, pp. 215–231. Available at: https://doi.org/10.1016/B978-0-444-53301-2.00011-7.</w:t>
      </w:r>
    </w:p>
    <w:p>
      <w:pPr>
        <w:pStyle w:val="Bibliography1"/>
        <w:rPr/>
      </w:pPr>
      <w:r>
        <w:rPr/>
        <w:t xml:space="preserve">Penrith, M. (1986) ‘Revision of the Zophosini (Coleoptera: Tenebrionidae). Part 10. Key to the subgenera, supplement, evolution and biogeography of the tribe, and catalogue’, </w:t>
      </w:r>
      <w:r>
        <w:rPr>
          <w:i/>
        </w:rPr>
        <w:t>Cimbebasia</w:t>
      </w:r>
      <w:r>
        <w:rPr/>
        <w:t>, 6, pp. 417–502.</w:t>
      </w:r>
    </w:p>
    <w:p>
      <w:pPr>
        <w:pStyle w:val="Bibliography1"/>
        <w:rPr/>
      </w:pPr>
      <w:r>
        <w:rPr/>
        <w:t xml:space="preserve">Picker, M., Griffiths, C.L. and Weaving, A. (2019) </w:t>
      </w:r>
      <w:r>
        <w:rPr>
          <w:i/>
        </w:rPr>
        <w:t>Field guide to insects of South Africa</w:t>
      </w:r>
      <w:r>
        <w:rPr/>
        <w:t>. Third edition. Cape Town, South Africa: Struik Nature.</w:t>
      </w:r>
    </w:p>
    <w:p>
      <w:pPr>
        <w:pStyle w:val="Bibliography1"/>
        <w:rPr/>
      </w:pPr>
      <w:r>
        <w:rPr/>
        <w:t xml:space="preserve">Samways, M. (2010) ‘Impacts of extreme weather and climate change on South African dragonflies’, </w:t>
      </w:r>
      <w:r>
        <w:rPr>
          <w:i/>
        </w:rPr>
        <w:t>BioRisk</w:t>
      </w:r>
      <w:r>
        <w:rPr/>
        <w:t>, 5, pp. 73–84. Available at: https://doi.org/10.3897/biorisk.5.843.</w:t>
      </w:r>
    </w:p>
    <w:p>
      <w:pPr>
        <w:pStyle w:val="Bibliography1"/>
        <w:rPr/>
      </w:pPr>
      <w:r>
        <w:rPr/>
        <w:t xml:space="preserve">Samways, M.J., Hamer, M. and Veldtman, R. (2012) ‘Development and Future of Insect Conservation in South Africa’, in T.R. New (ed.) </w:t>
      </w:r>
      <w:r>
        <w:rPr>
          <w:i/>
        </w:rPr>
        <w:t>Insect Conservation: Past, Present and Prospects</w:t>
      </w:r>
      <w:r>
        <w:rPr/>
        <w:t>. Dordrecht: Springer Netherlands, pp. 245–278. Available at: https://doi.org/10.1007/978-94-007-2963-6_11.</w:t>
      </w:r>
    </w:p>
    <w:p>
      <w:pPr>
        <w:pStyle w:val="Bibliography1"/>
        <w:rPr/>
      </w:pPr>
      <w:r>
        <w:rPr/>
        <w:t xml:space="preserve">Sánchez-Bayo, F. and Wyckhuys, K.A.G. (2019) ‘Worldwide decline of the entomofauna: A review of its drivers’, </w:t>
      </w:r>
      <w:r>
        <w:rPr>
          <w:i/>
        </w:rPr>
        <w:t>Biological Conservation</w:t>
      </w:r>
      <w:r>
        <w:rPr/>
        <w:t>, 232, pp. 8–27. Available at: https://doi.org/10.1016/j.biocon.2019.01.020.</w:t>
      </w:r>
    </w:p>
    <w:p>
      <w:pPr>
        <w:pStyle w:val="Bibliography1"/>
        <w:rPr/>
      </w:pPr>
      <w:r>
        <w:rPr/>
        <w:t xml:space="preserve">Sinclair, B.J. and Chown, S.L. (2005) ‘Climatic variability and hemispheric differences in insect cold tolerance: support from southern Africa’, </w:t>
      </w:r>
      <w:r>
        <w:rPr>
          <w:i/>
        </w:rPr>
        <w:t>Functional Ecology</w:t>
      </w:r>
      <w:r>
        <w:rPr/>
        <w:t>, 19(2), pp. 214–221. Available at: https://doi.org/10.1111/j.1365-2435.2005.00962.x.</w:t>
      </w:r>
    </w:p>
    <w:p>
      <w:pPr>
        <w:pStyle w:val="Bibliography1"/>
        <w:rPr/>
      </w:pPr>
      <w:r>
        <w:rPr/>
        <w:t xml:space="preserve">Thakur, M.P., Reich, P.B., Hobbie, S.E., Stefanski, A., Rich, R., Rice, K.E., Eddy, W.C. and Eisenhauer, N. (2018) ‘Reduced feeding activity of soil detritivores under warmer and drier conditions’, </w:t>
      </w:r>
      <w:r>
        <w:rPr>
          <w:i/>
        </w:rPr>
        <w:t>Nature Climate Change</w:t>
      </w:r>
      <w:r>
        <w:rPr/>
        <w:t>, 8(1), pp. 75–78. Available at: https://doi.org/10.1038/s41558-017-0032-6.</w:t>
      </w:r>
    </w:p>
    <w:p>
      <w:pPr>
        <w:pStyle w:val="Bibliography1"/>
        <w:rPr/>
      </w:pPr>
      <w:r>
        <w:rPr/>
        <w:t xml:space="preserve">Titley, M.A., Snaddon, J.L. and Turner, E.C. (2017) ‘Scientific research on animal biodiversity is systematically biased towards vertebrates and temperate regions’, </w:t>
      </w:r>
      <w:r>
        <w:rPr>
          <w:i/>
        </w:rPr>
        <w:t>PLOS ONE</w:t>
      </w:r>
      <w:r>
        <w:rPr/>
        <w:t>. Edited by B. Schierwater, 12(12), p. e0189577. Available at: https://doi.org/10.1371/journal.pone.0189577.</w:t>
      </w:r>
    </w:p>
    <w:p>
      <w:pPr>
        <w:pStyle w:val="Bibliography1"/>
        <w:rPr/>
      </w:pPr>
      <w:r>
        <w:rPr/>
        <w:t xml:space="preserve">Vadas, R.L., Hughes, R.M., Bae, Y.J., Baek, M.J., Gonzáles, O.C.B., Callisto, M., Carvalho, D.R. de, Chen, K., Ferreira, M.T., Fierro, P., Harding, J.S., Infante, D.M., Kleynhans, C.J., Macedo, D.R., Martins, I., Silva, N.M., Moya, N., Nichols, S.J., Pompeu, P.S., Ruaro, R., Silva, D.R.O., Stevenson, R.J., Terra, B. de F., Thirion, C., Ticiani, D., Wang, L. and Yoder, C.O. (2022) ‘Assemblage-based biomonitoring of freshwater ecosystem health via multimetric indices: A critical review and suggestions for improving their applicability’, </w:t>
      </w:r>
      <w:r>
        <w:rPr>
          <w:i/>
        </w:rPr>
        <w:t>Water Biology and Security</w:t>
      </w:r>
      <w:r>
        <w:rPr/>
        <w:t>, 1(3), p. 100054. Available at: https://doi.org/10.1016/j.watbs.2022.100054.</w:t>
      </w:r>
    </w:p>
    <w:p>
      <w:pPr>
        <w:pStyle w:val="Bibliography1"/>
        <w:rPr/>
      </w:pPr>
      <w:r>
        <w:rPr/>
        <w:t xml:space="preserve">Van Kleunen, M., Nanni, I., Donaldson, J.S. and Manning, J.C. (2007) ‘The Role of Beetle Marks and Flower Colour on Visitation by Monkey Beetles (Hopliini) in the Greater Cape Floral Region, South Africa’, </w:t>
      </w:r>
      <w:r>
        <w:rPr>
          <w:i/>
        </w:rPr>
        <w:t>Annals of Botany</w:t>
      </w:r>
      <w:r>
        <w:rPr/>
        <w:t>, 100(7), pp. 1483–1489. Available at: https://doi.org/10.1093/aob/mcm256.</w:t>
      </w:r>
    </w:p>
    <w:p>
      <w:pPr>
        <w:pStyle w:val="Bibliography1"/>
        <w:rPr/>
      </w:pPr>
      <w:r>
        <w:rPr/>
        <w:t xml:space="preserve">Voigt, W., Perner, J., Davis, A.J., Eggers, T., Schumacher, J., Bährmann, R., Fabian, B., Heinrich, W., Köhler, G., Lichter, D., Marstaller, R. and Sander, F.W. (2003) ‘Trophic Levels Are Differentially Sensitive to Climate’, </w:t>
      </w:r>
      <w:r>
        <w:rPr>
          <w:i/>
        </w:rPr>
        <w:t>Ecology</w:t>
      </w:r>
      <w:r>
        <w:rPr/>
        <w:t>, 84(9), pp. 2444–2453. Available at: https://doi.org/10.1890/02-0266.</w:t>
      </w:r>
    </w:p>
    <w:p>
      <w:pPr>
        <w:pStyle w:val="Bibliography1"/>
        <w:rPr/>
      </w:pPr>
      <w:r>
        <w:rPr/>
        <w:t xml:space="preserve">Weisser, W., Blüthgen, N., Staab, M., Achury, R. and Müller, J. (2023) ‘Experiments are needed to quantify the main causes of insect decline’, </w:t>
      </w:r>
      <w:r>
        <w:rPr>
          <w:i/>
        </w:rPr>
        <w:t>Biology Letters</w:t>
      </w:r>
      <w:r>
        <w:rPr/>
        <w:t>, 19(2), p. 20220500. Available at: https://doi.org/10.1098/rsbl.2022.0500.</w:t>
      </w:r>
    </w:p>
    <w:p>
      <w:pPr>
        <w:pStyle w:val="Bibliography1"/>
        <w:spacing w:lineRule="atLeast" w:line="240" w:before="0" w:after="240"/>
        <w:rPr/>
      </w:pPr>
      <w:r>
        <w:rPr/>
        <w:t xml:space="preserve">Wilson, A.M., Latimer, A.M., Silander, J.A., Gelfand, A.E. and De Klerk, H. (2010) ‘A Hierarchical Bayesian model of wildfire in a Mediterranean biodiversity hotspot: Implications of weather variability and global circulation’, </w:t>
      </w:r>
      <w:r>
        <w:rPr>
          <w:i/>
        </w:rPr>
        <w:t>Ecological Modelling</w:t>
      </w:r>
      <w:r>
        <w:rPr/>
        <w:t>, 221(1), pp. 106–112. Available at: https://doi.org/10.1016/j.ecolmodel.2009.09.016.</w:t>
      </w:r>
    </w:p>
    <w:sectPr>
      <w:type w:val="continuous"/>
      <w:pgSz w:w="11906" w:h="16838"/>
      <w:pgMar w:left="1134" w:right="1134" w:gutter="0" w:header="0" w:top="1134" w:footer="0" w:bottom="1134"/>
      <w:formProt w:val="false"/>
      <w:textDirection w:val="lrTb"/>
      <w:docGrid w:type="default"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harlene Janion-Scheepers" w:date="2025-10-31T09:54:00Z" w:initials="CJ">
    <w:p>
      <w:pPr>
        <w:overflowPunct w:val="true"/>
        <w:jc w:val="start"/>
        <w:rPr/>
      </w:pPr>
      <w:r>
        <w:annotationRef/>
      </w:r>
      <w:r>
        <w:rPr>
          <w:rFonts w:ascii="Liberation Serif" w:hAnsi="Liberation Serif" w:cs="Mangal"/>
          <w:sz w:val="20"/>
          <w:szCs w:val="18"/>
        </w:rPr>
        <w:t xml:space="preserve">you jump to quickly to the South African context.... </w:t>
      </w:r>
    </w:p>
  </w:comment>
  <w:comment w:id="1" w:author="Charlene Janion-Scheepers" w:date="2025-10-31T09:55:00Z" w:initials="CJ">
    <w:p>
      <w:pPr>
        <w:overflowPunct w:val="true"/>
        <w:jc w:val="start"/>
        <w:rPr/>
      </w:pPr>
      <w:r>
        <w:annotationRef/>
      </w:r>
      <w:r>
        <w:rPr>
          <w:rFonts w:ascii="Liberation Serif" w:hAnsi="Liberation Serif" w:cs="Mangal"/>
          <w:sz w:val="20"/>
          <w:szCs w:val="18"/>
        </w:rPr>
        <w:t>such as? Provide some examples...</w:t>
      </w:r>
    </w:p>
  </w:comment>
  <w:comment w:id="2" w:author="Charlene Janion-Scheepers" w:date="2025-10-31T09:58:00Z" w:initials="CJ">
    <w:p>
      <w:pPr>
        <w:overflowPunct w:val="true"/>
        <w:jc w:val="start"/>
        <w:rPr/>
      </w:pPr>
      <w:r>
        <w:annotationRef/>
      </w:r>
      <w:r>
        <w:rPr>
          <w:rFonts w:ascii="Liberation Serif" w:hAnsi="Liberation Serif" w:cs="Mangal"/>
          <w:sz w:val="20"/>
          <w:szCs w:val="18"/>
        </w:rPr>
        <w:t>rephrase not very clear.</w:t>
      </w:r>
    </w:p>
  </w:comment>
  <w:comment w:id="3" w:author="Charlene Janion-Scheepers" w:date="2025-10-31T10:00:00Z" w:initials="CJ">
    <w:p>
      <w:pPr>
        <w:overflowPunct w:val="true"/>
        <w:jc w:val="start"/>
        <w:rPr/>
      </w:pPr>
      <w:r>
        <w:annotationRef/>
      </w:r>
      <w:r>
        <w:rPr>
          <w:rFonts w:ascii="Liberation Serif" w:hAnsi="Liberation Serif" w:cs="Mangal"/>
          <w:sz w:val="20"/>
          <w:szCs w:val="18"/>
        </w:rPr>
        <w:t>check if not small letter 'v'</w:t>
      </w:r>
    </w:p>
  </w:comment>
  <w:comment w:id="4" w:author="Charlene Janion-Scheepers" w:date="2025-10-31T10:02:00Z" w:initials="CJS">
    <w:p>
      <w:pPr>
        <w:overflowPunct w:val="true"/>
        <w:jc w:val="start"/>
        <w:rPr/>
      </w:pPr>
      <w:r>
        <w:annotationRef/>
      </w:r>
      <w:r>
        <w:rPr>
          <w:rFonts w:ascii="Liberation Serif" w:hAnsi="Liberation Serif" w:cs="Mangal"/>
          <w:sz w:val="20"/>
          <w:szCs w:val="18"/>
        </w:rPr>
        <w:t>move this to earlier to introduce this concept, before you talk about beetles....</w:t>
      </w:r>
    </w:p>
  </w:comment>
  <w:comment w:id="5" w:author="Charlene Janion-Scheepers" w:date="2025-10-31T10:02:00Z" w:initials="CJS">
    <w:p>
      <w:pPr>
        <w:overflowPunct w:val="true"/>
        <w:jc w:val="start"/>
        <w:rPr/>
      </w:pPr>
      <w:r>
        <w:annotationRef/>
      </w:r>
      <w:r>
        <w:rPr>
          <w:rFonts w:ascii="Liberation Serif" w:hAnsi="Liberation Serif" w:cs="Mangal"/>
          <w:sz w:val="20"/>
          <w:szCs w:val="18"/>
        </w:rPr>
        <w:t>family name with capital but if used as carabids with small letter.</w:t>
      </w:r>
    </w:p>
  </w:comment>
  <w:comment w:id="6" w:author="Charlene Janion-Scheepers" w:date="2025-10-31T10:03:00Z" w:initials="CJS">
    <w:p>
      <w:pPr>
        <w:overflowPunct w:val="true"/>
        <w:jc w:val="start"/>
        <w:rPr/>
      </w:pPr>
      <w:r>
        <w:annotationRef/>
      </w:r>
      <w:r>
        <w:rPr>
          <w:rFonts w:ascii="Liberation Serif" w:hAnsi="Liberation Serif" w:cs="Mangal"/>
          <w:sz w:val="20"/>
          <w:szCs w:val="18"/>
        </w:rPr>
        <w:t>orders with capital letter.</w:t>
      </w:r>
    </w:p>
  </w:comment>
  <w:comment w:id="7" w:author="Charlene Janion-Scheepers" w:date="2025-10-31T10:04:00Z" w:initials="CJS">
    <w:p>
      <w:pPr>
        <w:overflowPunct w:val="true"/>
        <w:jc w:val="start"/>
        <w:rPr/>
      </w:pPr>
      <w:r>
        <w:annotationRef/>
      </w:r>
      <w:r>
        <w:rPr>
          <w:rFonts w:ascii="Liberation Serif" w:hAnsi="Liberation Serif" w:cs="Mangal"/>
          <w:sz w:val="20"/>
          <w:szCs w:val="18"/>
        </w:rPr>
        <w:t>reference? rephrase not proper sentence.</w:t>
      </w:r>
    </w:p>
  </w:comment>
  <w:comment w:id="8" w:author="Charlene Janion-Scheepers" w:date="2025-10-31T10:04:00Z" w:initials="CJS">
    <w:p>
      <w:pPr>
        <w:overflowPunct w:val="true"/>
        <w:jc w:val="start"/>
        <w:rPr/>
      </w:pPr>
      <w:r>
        <w:annotationRef/>
      </w:r>
      <w:r>
        <w:rPr>
          <w:rFonts w:ascii="Liberation Serif" w:hAnsi="Liberation Serif" w:cs="Mangal"/>
          <w:sz w:val="20"/>
          <w:szCs w:val="18"/>
        </w:rPr>
        <w:t>I don't think you can say this, especially without any references? LOTS of studies on beetles, dung beetles, etc. You can maybe talk about their taxonomic diversity and challenges associated with that..</w:t>
      </w:r>
    </w:p>
  </w:comment>
  <w:comment w:id="9" w:author="Charlene Janion-Scheepers" w:date="2025-10-31T10:06:00Z" w:initials="CJS">
    <w:p>
      <w:pPr>
        <w:overflowPunct w:val="true"/>
        <w:jc w:val="start"/>
        <w:rPr/>
      </w:pPr>
      <w:r>
        <w:annotationRef/>
      </w:r>
      <w:r>
        <w:rPr>
          <w:rFonts w:ascii="Liberation Serif" w:hAnsi="Liberation Serif" w:cs="Mangal"/>
          <w:sz w:val="20"/>
          <w:szCs w:val="18"/>
        </w:rPr>
        <w:t>not sure how this is relevant.</w:t>
      </w:r>
    </w:p>
  </w:comment>
  <w:comment w:id="10" w:author="Charlene Janion-Scheepers" w:date="2025-10-31T10:08:00Z" w:initials="CJS">
    <w:p>
      <w:pPr>
        <w:overflowPunct w:val="true"/>
        <w:jc w:val="start"/>
        <w:rPr/>
      </w:pPr>
      <w:r>
        <w:annotationRef/>
      </w:r>
      <w:r>
        <w:rPr>
          <w:rFonts w:ascii="Liberation Serif" w:hAnsi="Liberation Serif" w:cs="Mangal"/>
          <w:sz w:val="20"/>
          <w:szCs w:val="18"/>
        </w:rPr>
        <w:t>here you go back to insect decline... This paragraph feels a bit like an add on...</w:t>
      </w:r>
    </w:p>
  </w:comment>
  <w:comment w:id="11" w:author="Charlene Janion-Scheepers" w:date="2025-10-31T10:12:00Z" w:initials="CJS">
    <w:p>
      <w:pPr>
        <w:overflowPunct w:val="true"/>
        <w:jc w:val="start"/>
        <w:rPr/>
      </w:pPr>
      <w:r>
        <w:annotationRef/>
      </w:r>
      <w:r>
        <w:rPr>
          <w:rFonts w:ascii="Liberation Serif" w:hAnsi="Liberation Serif" w:cs="Mangal"/>
          <w:sz w:val="20"/>
          <w:szCs w:val="18"/>
        </w:rPr>
        <w:t>this whole section needs to be expanded. Why are altitudinal studies important, what do they test, more examples,...</w:t>
      </w:r>
    </w:p>
  </w:comment>
  <w:comment w:id="12" w:author="Charlene Janion-Scheepers" w:date="2025-10-31T10:10:00Z" w:initials="CJS">
    <w:p>
      <w:pPr>
        <w:overflowPunct w:val="true"/>
        <w:jc w:val="start"/>
        <w:rPr/>
      </w:pPr>
      <w:r>
        <w:annotationRef/>
      </w:r>
      <w:r>
        <w:rPr>
          <w:rFonts w:ascii="Liberation Serif" w:hAnsi="Liberation Serif" w:cs="Mangal"/>
          <w:sz w:val="20"/>
          <w:szCs w:val="18"/>
        </w:rPr>
        <w:t>Here you need a broader introductory sentence about altitudinal gradient studies. What do they do, etc. See recent book chapter by Bishop and Roberston.</w:t>
      </w:r>
    </w:p>
  </w:comment>
  <w:comment w:id="13" w:author="Charlene Janion-Scheepers" w:date="2025-11-20T17:49:00Z" w:initials="CJ">
    <w:p>
      <w:pPr>
        <w:overflowPunct w:val="true"/>
        <w:jc w:val="start"/>
        <w:rPr/>
      </w:pPr>
      <w:r>
        <w:annotationRef/>
      </w:r>
      <w:r>
        <w:rPr>
          <w:rFonts w:ascii="Liberation Serif" w:hAnsi="Liberation Serif" w:cs="Mangal"/>
          <w:sz w:val="20"/>
          <w:szCs w:val="18"/>
        </w:rPr>
        <w:t>I don't think this section is relevant.</w:t>
      </w:r>
    </w:p>
  </w:comment>
  <w:comment w:id="14" w:author="Charlene Janion-Scheepers" w:date="2025-11-20T17:54:00Z" w:initials="CJ">
    <w:p>
      <w:pPr>
        <w:overflowPunct w:val="true"/>
        <w:jc w:val="start"/>
        <w:rPr/>
      </w:pPr>
      <w:r>
        <w:annotationRef/>
      </w:r>
      <w:r>
        <w:rPr>
          <w:rFonts w:ascii="Liberation Serif" w:hAnsi="Liberation Serif" w:cs="Mangal"/>
          <w:sz w:val="20"/>
          <w:szCs w:val="18"/>
        </w:rPr>
        <w:t>most suited to these changes?</w:t>
      </w:r>
    </w:p>
  </w:comment>
  <w:comment w:id="15" w:author="Charlene Janion-Scheepers" w:date="2025-11-20T17:58:00Z" w:initials="CJ">
    <w:p>
      <w:pPr>
        <w:overflowPunct w:val="true"/>
        <w:jc w:val="start"/>
        <w:rPr/>
      </w:pPr>
      <w:r>
        <w:annotationRef/>
      </w:r>
      <w:r>
        <w:rPr>
          <w:rFonts w:ascii="Liberation Serif" w:hAnsi="Liberation Serif" w:cs="Mangal"/>
          <w:sz w:val="20"/>
          <w:szCs w:val="18"/>
        </w:rPr>
        <w:t>This sentence is not relevant to this paragraph, move to elsewhere.</w:t>
      </w:r>
    </w:p>
  </w:comment>
  <w:comment w:id="16" w:author="Charlene Janion-Scheepers" w:date="2025-11-20T18:00:00Z" w:initials="CJ">
    <w:p>
      <w:pPr>
        <w:overflowPunct w:val="true"/>
        <w:jc w:val="start"/>
        <w:rPr/>
      </w:pPr>
      <w:r>
        <w:annotationRef/>
      </w:r>
      <w:r>
        <w:rPr>
          <w:rFonts w:ascii="Liberation Serif" w:hAnsi="Liberation Serif" w:cs="Mangal"/>
          <w:sz w:val="20"/>
          <w:szCs w:val="18"/>
        </w:rPr>
        <w:t>Perhaps not relevant here. Also, you can;t have a one sentence paragraph...</w:t>
      </w:r>
    </w:p>
  </w:comment>
  <w:comment w:id="17" w:author="Charlene Janion-Scheepers" w:date="2025-11-20T18:05:00Z" w:initials="CJ">
    <w:p>
      <w:pPr>
        <w:overflowPunct w:val="true"/>
        <w:jc w:val="start"/>
        <w:rPr/>
      </w:pPr>
      <w:r>
        <w:annotationRef/>
      </w:r>
      <w:r>
        <w:rPr>
          <w:rFonts w:ascii="Liberation Serif" w:hAnsi="Liberation Serif" w:cs="Mangal"/>
          <w:sz w:val="20"/>
          <w:szCs w:val="18"/>
        </w:rPr>
        <w:t>This section needs to be writtten more conciely</w:t>
      </w:r>
    </w:p>
  </w:comment>
  <w:comment w:id="18" w:author="Charlene Janion-Scheepers" w:date="2025-11-20T18:02:00Z" w:initials="CJ">
    <w:p>
      <w:pPr>
        <w:overflowPunct w:val="true"/>
        <w:jc w:val="start"/>
        <w:rPr/>
      </w:pPr>
      <w:r>
        <w:annotationRef/>
      </w:r>
      <w:r>
        <w:rPr>
          <w:rFonts w:ascii="Liberation Serif" w:hAnsi="Liberation Serif" w:cs="Mangal"/>
          <w:sz w:val="20"/>
          <w:szCs w:val="18"/>
        </w:rPr>
        <w:t>What transect, you are assuming the reader knows the previous work.</w:t>
      </w:r>
    </w:p>
  </w:comment>
  <w:comment w:id="19" w:author="Charlene Janion-Scheepers" w:date="2025-11-20T18:02:00Z" w:initials="CJ">
    <w:p>
      <w:pPr>
        <w:overflowPunct w:val="true"/>
        <w:jc w:val="start"/>
        <w:rPr/>
      </w:pPr>
      <w:r>
        <w:annotationRef/>
      </w:r>
      <w:r>
        <w:rPr>
          <w:rFonts w:ascii="Liberation Serif" w:hAnsi="Liberation Serif" w:cs="Mangal"/>
          <w:sz w:val="20"/>
          <w:szCs w:val="18"/>
        </w:rPr>
        <w:t>rather say same sites.</w:t>
      </w:r>
    </w:p>
  </w:comment>
  <w:comment w:id="20" w:author="Charlene Janion-Scheepers" w:date="2025-11-20T18:03:00Z" w:initials="CJ">
    <w:p>
      <w:pPr>
        <w:overflowPunct w:val="true"/>
        <w:jc w:val="start"/>
        <w:rPr/>
      </w:pPr>
      <w:r>
        <w:annotationRef/>
      </w:r>
      <w:r>
        <w:rPr>
          <w:rFonts w:ascii="Liberation Serif" w:hAnsi="Liberation Serif" w:cs="Mangal"/>
          <w:sz w:val="20"/>
          <w:szCs w:val="18"/>
        </w:rPr>
        <w:t>this transect, can't generalise.</w:t>
      </w:r>
    </w:p>
  </w:comment>
  <w:comment w:id="21" w:author="Charlene Janion-Scheepers" w:date="2025-11-20T18:03:00Z" w:initials="CJ">
    <w:p>
      <w:pPr>
        <w:overflowPunct w:val="true"/>
        <w:jc w:val="start"/>
        <w:rPr/>
      </w:pPr>
      <w:r>
        <w:annotationRef/>
      </w:r>
      <w:r>
        <w:rPr>
          <w:rFonts w:ascii="Liberation Serif" w:hAnsi="Liberation Serif" w:cs="Mangal"/>
          <w:sz w:val="20"/>
          <w:szCs w:val="18"/>
        </w:rPr>
        <w:t>Do they say this??? Not sure if they talk about mountains.</w:t>
      </w:r>
    </w:p>
  </w:comment>
  <w:comment w:id="22" w:author="Charlene Janion-Scheepers" w:date="2025-11-20T18:04:00Z" w:initials="CJ">
    <w:p>
      <w:pPr>
        <w:overflowPunct w:val="true"/>
        <w:jc w:val="start"/>
        <w:rPr/>
      </w:pPr>
      <w:r>
        <w:annotationRef/>
      </w:r>
      <w:r>
        <w:rPr>
          <w:rFonts w:ascii="Liberation Serif" w:hAnsi="Liberation Serif" w:cs="Mangal"/>
          <w:sz w:val="20"/>
          <w:szCs w:val="18"/>
        </w:rPr>
        <w:t>not published elsewhere?</w:t>
      </w:r>
    </w:p>
  </w:comment>
  <w:comment w:id="23" w:author="Charlene Janion-Scheepers" w:date="2025-11-20T18:04:00Z" w:initials="CJ">
    <w:p>
      <w:pPr>
        <w:overflowPunct w:val="true"/>
        <w:jc w:val="start"/>
        <w:rPr/>
      </w:pPr>
      <w:r>
        <w:annotationRef/>
      </w:r>
      <w:r>
        <w:rPr>
          <w:rFonts w:ascii="Liberation Serif" w:hAnsi="Liberation Serif" w:cs="Mangal"/>
          <w:sz w:val="20"/>
          <w:szCs w:val="18"/>
        </w:rPr>
        <w:t>what is this?</w:t>
      </w:r>
    </w:p>
  </w:comment>
  <w:comment w:id="24" w:author="Charlene Janion-Scheepers" w:date="2025-11-20T18:05:00Z" w:initials="CJ">
    <w:p>
      <w:pPr>
        <w:overflowPunct w:val="true"/>
        <w:jc w:val="start"/>
        <w:rPr/>
      </w:pPr>
      <w:r>
        <w:annotationRef/>
      </w:r>
      <w:r>
        <w:rPr>
          <w:rFonts w:ascii="Liberation Serif" w:hAnsi="Liberation Serif" w:cs="Mangal"/>
          <w:sz w:val="20"/>
          <w:szCs w:val="18"/>
        </w:rPr>
        <w:t>for methods... needs to be rewritten</w:t>
      </w:r>
    </w:p>
  </w:comment>
  <w:comment w:id="25" w:author="Charlene Janion-Scheepers" w:date="2025-11-20T18:07:00Z" w:initials="CJ">
    <w:p>
      <w:pPr>
        <w:overflowPunct w:val="true"/>
        <w:jc w:val="start"/>
        <w:rPr/>
      </w:pPr>
      <w:r>
        <w:annotationRef/>
      </w:r>
      <w:r>
        <w:rPr>
          <w:rFonts w:ascii="Liberation Serif" w:hAnsi="Liberation Serif" w:cs="Mangal"/>
          <w:sz w:val="20"/>
          <w:szCs w:val="18"/>
        </w:rPr>
        <w:t>This also needs to be rewritten, your aims and objectives are not clear at all.</w:t>
      </w:r>
    </w:p>
    <w:p>
      <w:pPr>
        <w:overflowPunct w:val="true"/>
        <w:jc w:val="start"/>
        <w:rPr/>
      </w:pPr>
      <w:r>
        <w:rPr>
          <w:rFonts w:ascii="Liberation Serif" w:hAnsi="Liberation Serif" w:cs="Mangal"/>
          <w:sz w:val="20"/>
          <w:szCs w:val="18"/>
        </w:rPr>
        <w:t xml:space="preserve">You do not need details here, just, I will address the following aims: </w:t>
      </w:r>
    </w:p>
    <w:p>
      <w:pPr>
        <w:overflowPunct w:val="true"/>
        <w:jc w:val="start"/>
        <w:rPr/>
      </w:pPr>
      <w:r>
        <w:rPr>
          <w:rFonts w:ascii="Liberation Serif" w:hAnsi="Liberation Serif" w:cs="Mangal"/>
          <w:sz w:val="20"/>
          <w:szCs w:val="18"/>
        </w:rPr>
        <w:t>1)</w:t>
      </w:r>
    </w:p>
    <w:p>
      <w:pPr>
        <w:overflowPunct w:val="true"/>
        <w:jc w:val="start"/>
        <w:rPr/>
      </w:pPr>
      <w:r>
        <w:rPr>
          <w:rFonts w:ascii="Liberation Serif" w:hAnsi="Liberation Serif" w:cs="Mangal"/>
          <w:sz w:val="20"/>
          <w:szCs w:val="18"/>
        </w:rPr>
        <w:t>2)</w:t>
      </w:r>
    </w:p>
    <w:p>
      <w:pPr>
        <w:overflowPunct w:val="true"/>
        <w:jc w:val="start"/>
        <w:rPr/>
      </w:pPr>
      <w:r>
        <w:rPr>
          <w:rFonts w:ascii="Liberation Serif" w:hAnsi="Liberation Serif" w:cs="Mangal"/>
          <w:sz w:val="20"/>
          <w:szCs w:val="18"/>
        </w:rPr>
        <w:t>3)</w:t>
      </w:r>
    </w:p>
    <w:p>
      <w:pPr>
        <w:overflowPunct w:val="true"/>
        <w:jc w:val="start"/>
        <w:rPr/>
      </w:pPr>
      <w:r>
        <w:rPr>
          <w:rFonts w:ascii="Liberation Serif" w:hAnsi="Liberation Serif"/>
        </w:rPr>
      </w:r>
    </w:p>
    <w:p>
      <w:pPr>
        <w:overflowPunct w:val="true"/>
        <w:jc w:val="start"/>
        <w:rPr/>
      </w:pPr>
      <w:r>
        <w:rPr>
          <w:rFonts w:ascii="Liberation Serif" w:hAnsi="Liberation Serif" w:cs="Mangal"/>
          <w:sz w:val="20"/>
          <w:szCs w:val="18"/>
        </w:rPr>
        <w:t xml:space="preserve">Then how will you do this. </w:t>
      </w:r>
    </w:p>
    <w:p>
      <w:pPr>
        <w:overflowPunct w:val="true"/>
        <w:jc w:val="start"/>
        <w:rPr/>
      </w:pPr>
      <w:r>
        <w:rPr>
          <w:rFonts w:ascii="Liberation Serif" w:hAnsi="Liberation Serif" w:cs="Mangal"/>
          <w:sz w:val="20"/>
          <w:szCs w:val="18"/>
        </w:rPr>
        <w:t xml:space="preserve">You will give details in the data chapter so this can just be concise. Please look again at the other theses I have sent you as examples. </w:t>
      </w:r>
    </w:p>
  </w:comment>
  <w:comment w:id="26" w:author="Charlene Janion-Scheepers" w:date="2025-11-20T18:08:00Z" w:initials="CJ">
    <w:p>
      <w:pPr>
        <w:overflowPunct w:val="true"/>
        <w:jc w:val="start"/>
        <w:rPr/>
      </w:pPr>
      <w:r>
        <w:annotationRef/>
      </w:r>
      <w:r>
        <w:rPr>
          <w:rFonts w:ascii="Liberation Serif" w:hAnsi="Liberation Serif" w:cs="Mangal"/>
          <w:sz w:val="20"/>
          <w:szCs w:val="18"/>
        </w:rPr>
        <w:t>REFS?</w:t>
      </w:r>
    </w:p>
  </w:comment>
  <w:comment w:id="27" w:author="Charlene Janion-Scheepers" w:date="2025-11-20T18:08:00Z" w:initials="CJ">
    <w:p>
      <w:pPr>
        <w:overflowPunct w:val="true"/>
        <w:jc w:val="start"/>
        <w:rPr/>
      </w:pPr>
      <w:r>
        <w:annotationRef/>
      </w:r>
      <w:r>
        <w:rPr>
          <w:rFonts w:ascii="Liberation Serif" w:hAnsi="Liberation Serif" w:cs="Mangal"/>
          <w:sz w:val="20"/>
          <w:szCs w:val="18"/>
        </w:rPr>
        <w:t>Can be removed.</w:t>
      </w:r>
    </w:p>
  </w:comment>
  <w:comment w:id="28" w:author="Charlene Janion-Scheepers" w:date="2025-09-29T22:31:00Z" w:initials="CJ">
    <w:p>
      <w:pPr>
        <w:overflowPunct w:val="true"/>
        <w:jc w:val="start"/>
        <w:rPr/>
      </w:pPr>
      <w:r>
        <w:annotationRef/>
      </w:r>
      <w:r>
        <w:rPr>
          <w:rFonts w:ascii="Liberation Serif" w:hAnsi="Liberation Serif" w:cs="Mangal"/>
          <w:sz w:val="20"/>
          <w:szCs w:val="18"/>
        </w:rPr>
        <w:t>please change formatting to replace all "Available at ' with 'doi'</w:t>
      </w:r>
    </w:p>
  </w:comment>
  <w:comment w:id="29" w:author="Charlene Janion-Scheepers" w:date="2025-09-29T22:30:00Z" w:initials="CJ">
    <w:p>
      <w:pPr>
        <w:overflowPunct w:val="true"/>
        <w:jc w:val="start"/>
        <w:rPr/>
      </w:pPr>
      <w:r>
        <w:annotationRef/>
      </w:r>
      <w:r>
        <w:rPr>
          <w:rFonts w:ascii="Liberation Serif" w:hAnsi="Liberation Serif" w:cs="Mangal"/>
          <w:sz w:val="20"/>
          <w:szCs w:val="18"/>
        </w:rPr>
        <w:t>alphabetical?</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Serif">
    <w:altName w:val="Times New Roman"/>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90"/>
  <w:trackRevisions/>
  <w:defaultTabStop w:val="709"/>
  <w:autoHyphenation w:val="true"/>
  <w:hyphenationZone w:val="360"/>
  <w:compat>
    <w:doNotBreakWrappedTables/>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ZA" w:eastAsia="zh-CN" w:bidi="hi-IN"/>
      </w:rPr>
    </w:rPrDefault>
    <w:pPrDefault>
      <w:pPr>
        <w:suppressAutoHyphens w:val="true"/>
      </w:pPr>
    </w:pPrDefault>
  </w:docDefaults>
  <w:style w:type="paragraph" w:styleId="Normal">
    <w:name w:val="Normal"/>
    <w:qFormat/>
    <w:pPr>
      <w:widowControl/>
      <w:suppressAutoHyphens w:val="true"/>
      <w:kinsoku w:val="true"/>
      <w:overflowPunct w:val="false"/>
      <w:autoSpaceDE w:val="true"/>
      <w:bidi w:val="0"/>
      <w:spacing w:before="0" w:after="0"/>
      <w:jc w:val="both"/>
    </w:pPr>
    <w:rPr>
      <w:rFonts w:ascii="Arial" w:hAnsi="Arial" w:eastAsia="Noto Serif CJK SC" w:cs="Lohit Devanagari"/>
      <w:color w:val="auto"/>
      <w:kern w:val="2"/>
      <w:sz w:val="24"/>
      <w:szCs w:val="24"/>
      <w:lang w:val="en-ZA" w:eastAsia="zh-CN" w:bidi="hi-IN"/>
    </w:rPr>
  </w:style>
  <w:style w:type="paragraph" w:styleId="Heading1">
    <w:name w:val="heading 1"/>
    <w:basedOn w:val="Heading"/>
    <w:next w:val="BodyText"/>
    <w:qFormat/>
    <w:pPr>
      <w:numPr>
        <w:ilvl w:val="0"/>
        <w:numId w:val="2"/>
      </w:numPr>
      <w:outlineLvl w:val="0"/>
    </w:pPr>
    <w:rPr>
      <w:rFonts w:ascii="Arial" w:hAnsi="Arial"/>
      <w:b/>
      <w:bCs/>
      <w:sz w:val="26"/>
      <w:szCs w:val="26"/>
    </w:rPr>
  </w:style>
  <w:style w:type="paragraph" w:styleId="Heading2">
    <w:name w:val="heading 2"/>
    <w:basedOn w:val="Heading"/>
    <w:next w:val="BodyText"/>
    <w:qFormat/>
    <w:pPr>
      <w:numPr>
        <w:ilvl w:val="1"/>
        <w:numId w:val="2"/>
      </w:numPr>
      <w:spacing w:before="200" w:after="120"/>
      <w:outlineLvl w:val="1"/>
    </w:pPr>
    <w:rPr>
      <w:rFonts w:ascii="Arial" w:hAnsi="Arial"/>
      <w:b/>
      <w:bCs/>
      <w:sz w:val="24"/>
      <w:szCs w:val="24"/>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rPr>
  </w:style>
  <w:style w:type="character" w:styleId="DefaultParagraphFont">
    <w:name w:val="Default Paragraph Font"/>
    <w:qFormat/>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CommentReference">
    <w:name w:val="annotation reference"/>
    <w:basedOn w:val="DefaultParagraphFont"/>
    <w:qFormat/>
    <w:rPr>
      <w:sz w:val="16"/>
      <w:szCs w:val="16"/>
    </w:rPr>
  </w:style>
  <w:style w:type="character" w:styleId="CommentTextChar">
    <w:name w:val="Comment Text Char"/>
    <w:basedOn w:val="DefaultParagraphFont"/>
    <w:link w:val="CommentText"/>
    <w:qFormat/>
    <w:rPr>
      <w:rFonts w:ascii="Arial" w:hAnsi="Arial" w:cs="Mangal"/>
      <w:sz w:val="20"/>
      <w:szCs w:val="18"/>
    </w:rPr>
  </w:style>
  <w:style w:type="character" w:styleId="CommentSubjectChar">
    <w:name w:val="Comment Subject Char"/>
    <w:basedOn w:val="CommentTextChar"/>
    <w:link w:val="annotationsubject"/>
    <w:qFormat/>
    <w:rPr>
      <w:rFonts w:ascii="Arial" w:hAnsi="Arial" w:cs="Mangal"/>
      <w:b/>
      <w:bCs/>
      <w:sz w:val="20"/>
      <w:szCs w:val="18"/>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name w:val="Index"/>
    <w:basedOn w:val="Normal"/>
    <w:qFormat/>
    <w:pPr>
      <w:suppressLineNumbers/>
    </w:pPr>
    <w:rPr/>
  </w:style>
  <w:style w:type="paragraph" w:styleId="Title">
    <w:name w:val="Title"/>
    <w:basedOn w:val="Heading"/>
    <w:next w:val="BodyText"/>
    <w:qFormat/>
    <w:pPr/>
    <w:rPr>
      <w:rFonts w:ascii="Arial" w:hAnsi="Arial"/>
      <w:b/>
      <w:bCs/>
      <w:szCs w:val="56"/>
    </w:rPr>
  </w:style>
  <w:style w:type="paragraph" w:styleId="Subtitle">
    <w:name w:val="Subtitle"/>
    <w:basedOn w:val="Heading"/>
    <w:next w:val="BodyText"/>
    <w:qFormat/>
    <w:pPr>
      <w:spacing w:before="60" w:after="120"/>
    </w:pPr>
    <w:rPr>
      <w:rFonts w:ascii="Arial" w:hAnsi="Arial"/>
      <w:sz w:val="26"/>
      <w:szCs w:val="36"/>
    </w:rPr>
  </w:style>
  <w:style w:type="paragraph" w:styleId="Bibliography1">
    <w:name w:val="Bibliography 1"/>
    <w:basedOn w:val="Index"/>
    <w:qFormat/>
    <w:pPr>
      <w:spacing w:lineRule="atLeast" w:line="240" w:before="0" w:after="240"/>
    </w:pPr>
    <w:rPr/>
  </w:style>
  <w:style w:type="paragraph" w:styleId="Standard">
    <w:name w:val="Standard"/>
    <w:qFormat/>
    <w:pPr>
      <w:widowControl/>
      <w:suppressAutoHyphens w:val="true"/>
      <w:kinsoku w:val="true"/>
      <w:overflowPunct w:val="false"/>
      <w:autoSpaceDE w:val="true"/>
      <w:bidi w:val="0"/>
      <w:spacing w:before="0" w:after="0"/>
      <w:jc w:val="start"/>
      <w:textAlignment w:val="baseline"/>
    </w:pPr>
    <w:rPr>
      <w:rFonts w:ascii="Liberation Serif" w:hAnsi="Liberation Serif" w:eastAsia="Noto Serif CJK SC" w:cs="Lohit Devanagari"/>
      <w:color w:val="auto"/>
      <w:kern w:val="2"/>
      <w:sz w:val="24"/>
      <w:szCs w:val="24"/>
      <w:lang w:val="en-ZA" w:eastAsia="zh-CN" w:bidi="hi-IN"/>
    </w:rPr>
  </w:style>
  <w:style w:type="paragraph" w:styleId="Revision">
    <w:name w:val="Revision"/>
    <w:qFormat/>
    <w:pPr>
      <w:widowControl/>
      <w:suppressAutoHyphens w:val="false"/>
      <w:kinsoku w:val="true"/>
      <w:overflowPunct w:val="true"/>
      <w:autoSpaceDE w:val="true"/>
      <w:bidi w:val="0"/>
      <w:spacing w:before="0" w:after="0"/>
      <w:jc w:val="start"/>
    </w:pPr>
    <w:rPr>
      <w:rFonts w:ascii="Arial" w:hAnsi="Arial" w:eastAsia="Noto Serif CJK SC" w:cs="Mangal"/>
      <w:color w:val="auto"/>
      <w:kern w:val="2"/>
      <w:sz w:val="24"/>
      <w:szCs w:val="21"/>
      <w:lang w:val="en-ZA" w:eastAsia="zh-CN" w:bidi="hi-IN"/>
    </w:rPr>
  </w:style>
  <w:style w:type="paragraph" w:styleId="CommentText">
    <w:name w:val="annotation text"/>
    <w:basedOn w:val="Normal"/>
    <w:link w:val="CommentTextChar"/>
    <w:pPr/>
    <w:rPr>
      <w:rFonts w:cs="Mangal"/>
      <w:sz w:val="20"/>
      <w:szCs w:val="18"/>
    </w:rPr>
  </w:style>
  <w:style w:type="paragraph" w:styleId="annotationsubject">
    <w:name w:val="annotation subject"/>
    <w:basedOn w:val="CommentText"/>
    <w:next w:val="CommentText"/>
    <w:link w:val="CommentSubjectChar"/>
    <w:qFormat/>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302</TotalTime>
  <Application>LibreOffice/26.2.1.2$Linux_X86_64 LibreOffice_project/8399f6259d8c87f40e7255cdb3c9b958f5e08948</Application>
  <AppVersion>15.0000</AppVersion>
  <Pages>11</Pages>
  <Words>4507</Words>
  <Characters>27534</Characters>
  <CharactersWithSpaces>31934</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2024-09-18T20:08:10Z</dcterms:created>
  <dc:creator>Coşkun Küçükkaragöz</dc:creator>
  <dc:description/>
  <dc:language>en-GB</dc:language>
  <cp:lastModifiedBy/>
  <dcterms:modified xsi:type="dcterms:W3CDTF">2026-03-31T23:50:25Z</dcterms:modified>
  <cp:revision>111</cp:revision>
  <dc:subject/>
  <dc:title>My scientific report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id="ec1vgJMg"/&gt;&lt;style id="http://www.zotero.org/styles/harvard-cite-them-right-no-et-al" hasBibliography="1" bibliographyStyleHasBeenSet="1"/&gt;&lt;prefs&gt;&lt;pref name="fieldType" value="ReferenceMark"/&gt;&lt;/pr</vt:lpwstr>
  </property>
  <property fmtid="{D5CDD505-2E9C-101B-9397-08002B2CF9AE}" pid="3" name="ZOTERO_PREF_2">
    <vt:lpwstr>efs&gt;&lt;/data&gt;</vt:lpwstr>
  </property>
</Properties>
</file>