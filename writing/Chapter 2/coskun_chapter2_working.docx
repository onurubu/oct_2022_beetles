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Change w:id="0" w:author="Unknown Author" w:date="2026-04-06T00:18:18Z">
          <w:pPr>
            <w:pStyle w:val="Title"/>
          </w:pPr>
        </w:pPrChange>
      </w:pPr>
      <w:r>
        <w:rPr/>
        <w:t>Chapter 2</w:t>
      </w:r>
    </w:p>
    <w:p>
      <w:pPr>
        <w:pStyle w:val="Title"/>
        <w:spacing w:lineRule="auto" w:line="360"/>
        <w:rPr/>
      </w:pPr>
      <w:r>
        <w:rPr>
          <w:sz w:val="28"/>
          <w:szCs w:val="28"/>
        </w:rPr>
        <w:t>Patterns of change in beetle assemblages over two decades</w:t>
      </w:r>
    </w:p>
    <w:p>
      <w:pPr>
        <w:pStyle w:val="Heading1"/>
        <w:numPr>
          <w:ilvl w:val="0"/>
          <w:numId w:val="1"/>
        </w:numPr>
        <w:spacing w:lineRule="auto" w:line="360"/>
        <w:ind w:hanging="0" w:left="0"/>
        <w:rPr/>
      </w:pPr>
      <w:r>
        <w:rPr/>
        <w:t>Introduction</w:t>
      </w:r>
    </w:p>
    <w:p>
      <w:pPr>
        <w:pStyle w:val="Heading2"/>
        <w:numPr>
          <w:ilvl w:val="0"/>
          <w:numId w:val="1"/>
        </w:numPr>
        <w:bidi w:val="0"/>
        <w:spacing w:lineRule="auto" w:line="360"/>
        <w:ind w:hanging="0" w:left="0"/>
        <w:rPr/>
      </w:pPr>
      <w:r>
        <w:rPr/>
        <w:t>Importance of insects, beetle assemblages, and factors influencing distribution</w:t>
      </w:r>
    </w:p>
    <w:p>
      <w:pPr>
        <w:pStyle w:val="Normal"/>
        <w:bidi w:val="0"/>
        <w:spacing w:lineRule="auto" w:line="360"/>
        <w:rPr/>
      </w:pPr>
      <w:r>
        <w:rPr/>
        <w:t xml:space="preserve">Insects provide a wide range of important ecosystem services globally, with pollination, natural pest control, decomposition, and ecosystem maintenance being only a few examples of the benefits they provide </w:t>
      </w:r>
      <w:bookmarkStart w:id="0" w:name="ZOTERO_BREF_KqxshCxpWBqs"/>
      <w:r>
        <w:rPr/>
        <w:t>(Kremen and Chaplin-Kramer, 2007; Oberhauser and Guiney, 2009)</w:t>
      </w:r>
      <w:bookmarkEnd w:id="0"/>
      <w:r>
        <w:rPr/>
        <w:t xml:space="preserve">. It is estimated that in the United States, insects provide approximately $60 billion worth of value annually when only considering a small subset of the ecosystem services they provide </w:t>
      </w:r>
      <w:bookmarkStart w:id="1" w:name="ZOTERO_BREF_PfSbwT7cuKYY"/>
      <w:r>
        <w:rPr/>
        <w:t>(Losey and Vaughan, 2006)</w:t>
      </w:r>
      <w:bookmarkEnd w:id="1"/>
      <w:r>
        <w:rPr/>
        <w:t xml:space="preserve">. Beetles (Coleoptera) provide numerous ecosystem services that vary depending on their specific biological traits. Larger predatory and omnivorous families such as the Carabidae and the Cicindelidae regulate the populations of prey species, as well as engineering the environments around them by consuming the vegetative growths in the environment, potentially preventing any singular type of vegetation becoming dominant over others </w:t>
      </w:r>
      <w:bookmarkStart w:id="2" w:name="ZOTERO_BREF_MKkVaeD5iwPa"/>
      <w:r>
        <w:rPr>
          <w:b w:val="false"/>
          <w:caps w:val="false"/>
          <w:smallCaps w:val="false"/>
          <w:position w:val="0"/>
          <w:sz w:val="24"/>
          <w:u w:val="none"/>
          <w:vertAlign w:val="baseline"/>
        </w:rPr>
        <w:t xml:space="preserve">(Trichard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 Makwela, Slotow and Munyai, 2023)</w:t>
      </w:r>
      <w:bookmarkEnd w:id="2"/>
      <w:r>
        <w:rPr/>
        <w:t xml:space="preserve">. Macrodetritivores such as tenebrionid beetles provide the key function of maintaining healthy levels of soil fertility and nutrient cycling through decomposing plant litter and other organic matter </w:t>
      </w:r>
      <w:bookmarkStart w:id="3" w:name="ZOTERO_BREF_RS4LzmEwjZyJ"/>
      <w:r>
        <w:rPr>
          <w:b w:val="false"/>
          <w:i w:val="false"/>
          <w:caps w:val="false"/>
          <w:smallCaps w:val="false"/>
          <w:position w:val="0"/>
          <w:sz w:val="24"/>
          <w:u w:val="none"/>
          <w:vertAlign w:val="baseline"/>
        </w:rPr>
        <w:t>(Mordkovich and Afanas’ev, 1980)</w:t>
      </w:r>
      <w:bookmarkEnd w:id="3"/>
      <w:r>
        <w:rPr/>
        <w:t xml:space="preserve">. Species such as Nyctelia circumundata (Tenebrionidae) in Patagonia have been observed to be key in maintaining the trophic structures of the environments in which they are active </w:t>
      </w:r>
      <w:bookmarkStart w:id="4" w:name="ZOTERO_BREF_ZX3ddQySPvgW"/>
      <w:r>
        <w:rPr/>
        <w:t>(Cheli, Bosco and Flores, 2022)</w:t>
      </w:r>
      <w:bookmarkEnd w:id="4"/>
      <w:r>
        <w:rPr/>
        <w:t>.</w:t>
      </w:r>
    </w:p>
    <w:p>
      <w:pPr>
        <w:pStyle w:val="Normal"/>
        <w:bidi w:val="0"/>
        <w:spacing w:lineRule="auto" w:line="360"/>
        <w:rPr/>
      </w:pPr>
      <w:r>
        <w:rPr>
          <w:rFonts w:eastAsia="Arial" w:cs="Arial"/>
          <w:color w:val="000000"/>
        </w:rPr>
        <w:t xml:space="preserve">Beetles are one of the most diverse groups in the world with regards to both physiology and behaviour, therefore different groups of beetles will have their distributions affected by different factors </w:t>
      </w:r>
      <w:bookmarkStart w:id="5" w:name="ZOTERO_BREF_QXPtVfN0mfGg"/>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5"/>
      <w:r>
        <w:rPr>
          <w:rFonts w:eastAsia="Arial" w:cs="Arial"/>
          <w:color w:val="000000"/>
        </w:rPr>
        <w:t xml:space="preserve">. There are three beetle families of focus in this study: Tenebrionidae, Carabidae, and Cicindelidae. Tenebrionidae are mostly detritivores while Carabidae and Cicindelidae are mostly omnivorous predators </w:t>
      </w:r>
      <w:bookmarkStart w:id="6" w:name="ZOTERO_BREF_zLnwotb8u8RV"/>
      <w:r>
        <w:rPr>
          <w:rFonts w:eastAsia="Arial" w:cs="Arial"/>
          <w:color w:val="000000"/>
        </w:rPr>
        <w:t>(Scholtz and Holm, 1985; Picker, Griffiths and Weaving, 2019)</w:t>
      </w:r>
      <w:bookmarkEnd w:id="6"/>
      <w:r>
        <w:rPr>
          <w:rFonts w:eastAsia="Arial" w:cs="Arial"/>
          <w:color w:val="000000"/>
        </w:rPr>
        <w:t xml:space="preserve">. Historically, Cicindelidae had been considered a subfamily of Carabidae, and the taxonomical status of whether they are two distinct families has long been debated, although it has recently reached a consensus where Cicindelidae were separated from Carabidae </w:t>
      </w:r>
      <w:bookmarkStart w:id="7" w:name="ZOTERO_BREF_efqDf5TcOX3d"/>
      <w:r>
        <w:rPr>
          <w:b w:val="false"/>
          <w:caps w:val="false"/>
          <w:smallCaps w:val="false"/>
          <w:position w:val="0"/>
          <w:sz w:val="24"/>
          <w:u w:val="none"/>
          <w:vertAlign w:val="baseline"/>
        </w:rPr>
        <w:t xml:space="preserve">(Zhu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7"/>
      <w:r>
        <w:rPr>
          <w:rFonts w:eastAsia="Arial" w:cs="Arial"/>
          <w:color w:val="000000"/>
        </w:rPr>
        <w:t xml:space="preserve">. However, due to the previous grouping and their similar ecologies, past and current ecological studies continue to examine them collectively as a unit in order to draw conclusions </w:t>
      </w:r>
      <w:bookmarkStart w:id="8" w:name="ZOTERO_BREF_HTeOjww1UyqO"/>
      <w:r>
        <w:rPr>
          <w:b w:val="false"/>
          <w:caps w:val="false"/>
          <w:smallCaps w:val="false"/>
          <w:position w:val="0"/>
          <w:sz w:val="24"/>
          <w:u w:val="none"/>
          <w:vertAlign w:val="baseline"/>
        </w:rPr>
        <w:t xml:space="preserve">(Boutaud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8"/>
      <w:r>
        <w:rPr>
          <w:rFonts w:eastAsia="Arial" w:cs="Arial"/>
          <w:color w:val="000000"/>
        </w:rPr>
        <w:t xml:space="preserve">. Hereafter any references to Carabidae implicitly includes both Carabidae and Cicindelidae. When considering epigaeic beetle groups with limited or no flight capabilities, they are affected to a much greater degree by environmental changes to their immediate surrounding areas as their dispersal is limited, meaning that the effects of anthropogenic climate change will be exacerbated for them </w:t>
      </w:r>
      <w:bookmarkStart w:id="9" w:name="ZOTERO_BREF_mMN2Er9lxCqA"/>
      <w:r>
        <w:rPr>
          <w:b w:val="false"/>
          <w:caps w:val="false"/>
          <w:smallCaps w:val="false"/>
          <w:position w:val="0"/>
          <w:sz w:val="24"/>
          <w:u w:val="none"/>
          <w:vertAlign w:val="baseline"/>
        </w:rPr>
        <w:t xml:space="preserve">(Homburg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2014; Duan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9"/>
      <w:r>
        <w:rPr/>
        <w:t>.</w:t>
      </w:r>
      <w:r>
        <w:rPr>
          <w:rFonts w:eastAsia="Arial" w:cs="Arial"/>
          <w:color w:val="000000"/>
        </w:rPr>
        <w:t xml:space="preserve"> The three beetle families mentioned prior all exhibit limited flight capabilities </w:t>
      </w:r>
      <w:bookmarkStart w:id="10" w:name="ZOTERO_BREF_kqUnjIn7pJHH"/>
      <w:r>
        <w:rPr>
          <w:b w:val="false"/>
          <w:i w:val="false"/>
          <w:caps w:val="false"/>
          <w:smallCaps w:val="false"/>
          <w:position w:val="0"/>
          <w:sz w:val="24"/>
          <w:u w:val="none"/>
          <w:vertAlign w:val="baseline"/>
        </w:rPr>
        <w:t>(Lövei and Sunderland, 1996; Carpaneto and Fattorini, 2002)</w:t>
      </w:r>
      <w:bookmarkEnd w:id="10"/>
      <w:r>
        <w:rPr>
          <w:rFonts w:eastAsia="Arial" w:cs="Arial"/>
          <w:color w:val="000000"/>
        </w:rPr>
        <w:t xml:space="preserve">. Whether or not a species is affected by an environmental factor, and to what extent it is affected, is mostly dependent on the interaction between its mobility and trophic strategy </w:t>
      </w:r>
      <w:bookmarkStart w:id="11" w:name="ZOTERO_BREF_JuLa21O5Vhz3"/>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11"/>
      <w:r>
        <w:rPr/>
        <w:t>.</w:t>
      </w:r>
    </w:p>
    <w:p>
      <w:pPr>
        <w:pStyle w:val="Normal"/>
        <w:spacing w:lineRule="auto" w:line="360"/>
        <w:rPr/>
      </w:pPr>
      <w:r>
        <w:rPr>
          <w:rFonts w:eastAsia="Arial" w:cs="Arial"/>
          <w:color w:val="000000"/>
        </w:rPr>
        <w:t xml:space="preserve">Various biotic and abiotic factors together determine beetle assemblage composition within their respective environments. These factors interact with the specific physiology and ecology of different insect species and determine whether or not those surroundings provide a suitable environment for them. This can either be due to environmental conditions that are not suitable for those species in question, or due to interspecific competition or predation by other animals present in the environment </w:t>
      </w:r>
      <w:bookmarkStart w:id="12" w:name="ZOTERO_BREF_5c5B032SUipH"/>
      <w:r>
        <w:rPr>
          <w:rFonts w:eastAsia="Arial" w:cs="Arial"/>
          <w:color w:val="000000"/>
        </w:rPr>
        <w:t>(Hodkinson, 2005)</w:t>
      </w:r>
      <w:bookmarkEnd w:id="12"/>
      <w:r>
        <w:rPr>
          <w:rFonts w:eastAsia="Arial" w:cs="Arial"/>
          <w:color w:val="000000"/>
        </w:rPr>
        <w:t>.</w:t>
      </w:r>
    </w:p>
    <w:p>
      <w:pPr>
        <w:pStyle w:val="Normal"/>
        <w:spacing w:lineRule="auto" w:line="360"/>
        <w:rPr/>
      </w:pPr>
      <w:r>
        <w:rPr>
          <w:rFonts w:eastAsia="Arial" w:cs="Arial"/>
          <w:color w:val="000000"/>
        </w:rPr>
        <w:t xml:space="preserve">All three </w:t>
      </w:r>
      <w:r>
        <w:rPr>
          <w:rFonts w:eastAsia="Arial" w:cs="Arial"/>
        </w:rPr>
        <w:t>previously</w:t>
      </w:r>
      <w:r>
        <w:rPr>
          <w:rFonts w:eastAsia="Arial" w:cs="Arial"/>
          <w:color w:val="000000"/>
        </w:rPr>
        <w:t xml:space="preserve"> mentioned beetle families have been shown to be affected by changes to vegetation and soil. For vegetation some of the key variables include ground cover, height, vertical complexity, biomass, and diversity all relative to their specific areas </w:t>
      </w:r>
      <w:bookmarkStart w:id="13" w:name="ZOTERO_BREF_FzoyPDqFKyu3"/>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3"/>
      <w:r>
        <w:rPr>
          <w:rFonts w:eastAsia="Arial" w:cs="Arial"/>
          <w:color w:val="000000"/>
        </w:rPr>
        <w:t xml:space="preserve">. For soil some of the key variables include pH, texture, moisture, salinity, organic content, and conductivity </w:t>
      </w:r>
      <w:bookmarkStart w:id="14" w:name="ZOTERO_BREF_dWS8TQ82NogX"/>
      <w:r>
        <w:rPr>
          <w:b w:val="false"/>
          <w:caps w:val="false"/>
          <w:smallCaps w:val="false"/>
          <w:position w:val="0"/>
          <w:sz w:val="24"/>
          <w:u w:val="none"/>
          <w:vertAlign w:val="baseline"/>
        </w:rPr>
        <w:t xml:space="preserve">(Holland and Luff, 2000; Duan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Liu, Wang, 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4"/>
      <w:r>
        <w:rPr>
          <w:rFonts w:eastAsia="Arial" w:cs="Arial"/>
          <w:color w:val="000000"/>
        </w:rPr>
        <w:t xml:space="preserve">. Temperature (air and ground temperature) was also shown to affect these families. For example, Carabidae were less affected by air temperature than ground temperature since they burrow to overwinter as larvae and adults </w:t>
      </w:r>
      <w:bookmarkStart w:id="15" w:name="ZOTERO_BREF_zdtN5HGnNRsD"/>
      <w:r>
        <w:rPr>
          <w:b w:val="false"/>
          <w:caps w:val="false"/>
          <w:smallCaps w:val="false"/>
          <w:position w:val="0"/>
          <w:sz w:val="24"/>
          <w:u w:val="none"/>
          <w:vertAlign w:val="baseline"/>
        </w:rPr>
        <w:t xml:space="preserve">(Lövei and Sunderland, 1996;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5"/>
      <w:r>
        <w:rPr>
          <w:rFonts w:eastAsia="Arial" w:cs="Arial"/>
          <w:color w:val="000000"/>
        </w:rPr>
        <w:t xml:space="preserve">. For Tenebrionidae both air and ground temperature can affect their distribution to a great extent </w:t>
      </w:r>
      <w:bookmarkStart w:id="16" w:name="ZOTERO_BREF_3QOudlvdJnDH"/>
      <w:r>
        <w:rPr>
          <w:b w:val="false"/>
          <w:caps w:val="false"/>
          <w:smallCaps w:val="false"/>
          <w:position w:val="0"/>
          <w:sz w:val="24"/>
          <w:u w:val="none"/>
          <w:vertAlign w:val="baseline"/>
        </w:rPr>
        <w:t xml:space="preserve">(Santos, 2002;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Ren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16"/>
      <w:r>
        <w:rPr>
          <w:rFonts w:eastAsia="Arial" w:cs="Arial"/>
          <w:color w:val="000000"/>
        </w:rPr>
        <w:t xml:space="preserve">. Light intensity and availability are related to vertical vegetative complexity but is still directly important for all of the families and positively correlated with their distribution </w:t>
      </w:r>
      <w:bookmarkStart w:id="17" w:name="ZOTERO_BREF_b5kAhNOg3Xzz"/>
      <w:r>
        <w:rPr>
          <w:b w:val="false"/>
          <w:i w:val="false"/>
          <w:caps w:val="false"/>
          <w:smallCaps w:val="false"/>
          <w:position w:val="0"/>
          <w:sz w:val="24"/>
          <w:u w:val="none"/>
          <w:vertAlign w:val="baseline"/>
        </w:rPr>
        <w:t>(Vodka and Cizek, 2013; Tyszecka, Zając and Kadej, 2025)</w:t>
      </w:r>
      <w:bookmarkEnd w:id="17"/>
      <w:r>
        <w:rPr/>
        <w:t>.</w:t>
      </w:r>
    </w:p>
    <w:p>
      <w:pPr>
        <w:pStyle w:val="Normal"/>
        <w:spacing w:lineRule="auto" w:line="360"/>
        <w:rPr/>
      </w:pPr>
      <w:r>
        <w:rPr>
          <w:rFonts w:eastAsia="Arial" w:cs="Arial"/>
          <w:color w:val="000000"/>
        </w:rPr>
        <w:t xml:space="preserve">Precipitation is an important determining factor in the distribution of the Tenebrionidae and Carabidae. Tenebrionidae distribution is almost uniformly positively associated with increased levels of precipitation </w:t>
      </w:r>
      <w:bookmarkStart w:id="18" w:name="ZOTERO_BREF_rJLfIrDTcCgy"/>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8"/>
      <w:r>
        <w:rPr>
          <w:rFonts w:eastAsia="Arial" w:cs="Arial"/>
          <w:color w:val="000000"/>
        </w:rPr>
        <w:t xml:space="preserve">. Several recent studies concluded that precipitation was the greatest determining factor in the distribution of the predatory beetle families </w:t>
      </w:r>
      <w:bookmarkStart w:id="19" w:name="ZOTERO_BREF_xkZnNRV3bxS9"/>
      <w:r>
        <w:rPr>
          <w:b w:val="false"/>
          <w:caps w:val="false"/>
          <w:smallCaps w:val="false"/>
          <w:position w:val="0"/>
          <w:sz w:val="24"/>
          <w:u w:val="none"/>
          <w:vertAlign w:val="baseline"/>
        </w:rPr>
        <w:t xml:space="preserve">(Liu, Wang, He,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Liu, Wang, 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9"/>
      <w:r>
        <w:rPr>
          <w:rFonts w:eastAsia="Arial" w:cs="Arial"/>
          <w:color w:val="000000"/>
        </w:rPr>
        <w:t xml:space="preserve">. However, other studies in arid environments have shown the effects of precipitation differ with species being affected positively and negatively in the same study areas in response to changing precipitation </w:t>
      </w:r>
      <w:bookmarkStart w:id="20" w:name="ZOTERO_BREF_hbqhcmC4PJ2k"/>
      <w:r>
        <w:rPr>
          <w:b w:val="false"/>
          <w:caps w:val="false"/>
          <w:smallCaps w:val="false"/>
          <w:position w:val="0"/>
          <w:sz w:val="24"/>
          <w:u w:val="none"/>
          <w:vertAlign w:val="baseline"/>
        </w:rPr>
        <w:t xml:space="preserve">(Tsafack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bookmarkEnd w:id="20"/>
      <w:r>
        <w:rPr>
          <w:rFonts w:eastAsia="Arial" w:cs="Arial"/>
          <w:color w:val="000000"/>
        </w:rPr>
        <w:t xml:space="preserve">. For Carabidae there are also a number of other factors that are specifically very effective at being a predictor for their distribution, such as abundance of prey, and interspecific competition with other predators </w:t>
      </w:r>
      <w:bookmarkStart w:id="21" w:name="ZOTERO_BREF_Vy3TKy4vivKH"/>
      <w:r>
        <w:rPr>
          <w:b w:val="false"/>
          <w:caps w:val="false"/>
          <w:smallCaps w:val="false"/>
          <w:position w:val="0"/>
          <w:sz w:val="24"/>
          <w:u w:val="none"/>
          <w:vertAlign w:val="baseline"/>
        </w:rPr>
        <w:t xml:space="preserve">(Niemelä, 1993; Lövei and Sunderland, 1996;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21"/>
      <w:r>
        <w:rPr/>
        <w:t>.</w:t>
      </w:r>
    </w:p>
    <w:p>
      <w:pPr>
        <w:pStyle w:val="Heading2"/>
        <w:numPr>
          <w:ilvl w:val="0"/>
          <w:numId w:val="1"/>
        </w:numPr>
        <w:spacing w:lineRule="auto" w:line="360"/>
        <w:ind w:hanging="0" w:left="0"/>
        <w:rPr/>
      </w:pPr>
      <w:r>
        <w:rPr/>
        <w:t>Altitudinal interactions with assemblages and environmental factors</w:t>
      </w:r>
    </w:p>
    <w:p>
      <w:pPr>
        <w:pStyle w:val="Normal"/>
        <w:spacing w:lineRule="auto" w:line="360"/>
        <w:rPr/>
      </w:pPr>
      <w:r>
        <w:rPr>
          <w:rFonts w:eastAsia="Arial" w:cs="Arial"/>
          <w:color w:val="000000"/>
        </w:rPr>
        <w:t xml:space="preserve">Studying </w:t>
      </w:r>
      <w:del w:id="0" w:author="Unknown Author" w:date="2026-04-05T05:22:56Z">
        <w:r>
          <w:rPr>
            <w:rFonts w:eastAsia="Arial" w:cs="Arial"/>
            <w:color w:val="000000"/>
          </w:rPr>
          <w:delText xml:space="preserve"> </w:delText>
        </w:r>
      </w:del>
      <w:r>
        <w:rPr>
          <w:rFonts w:eastAsia="Arial" w:cs="Arial"/>
          <w:color w:val="000000"/>
        </w:rPr>
        <w:t xml:space="preserve">altitudinal gradients is an effective strategy for understanding the distribution ranges and environmental tolerances of various different types of organisms. This is because the altitudinal gradient allows for a wide range of environmental variables, vegetation composition, and the maximal and minimal limits of the species in question to those variables to be captured and analysed across relatively small spatial extents </w:t>
      </w:r>
      <w:bookmarkStart w:id="22" w:name="ZOTERO_BREF_9KXQsZh3LpsS"/>
      <w:r>
        <w:rPr>
          <w:b w:val="false"/>
          <w:caps w:val="false"/>
          <w:smallCaps w:val="false"/>
          <w:position w:val="0"/>
          <w:sz w:val="24"/>
          <w:u w:val="none"/>
          <w:vertAlign w:val="baseline"/>
        </w:rPr>
        <w:t xml:space="preserve">(Menéndez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2014; Rutten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2015)</w:t>
      </w:r>
      <w:bookmarkEnd w:id="22"/>
      <w:r>
        <w:rPr>
          <w:rFonts w:eastAsia="Arial" w:cs="Arial"/>
          <w:color w:val="000000"/>
        </w:rPr>
        <w:t xml:space="preserve">. Different mountains will have completely unique histories involving specific environmental and geographical intricacies, changes in vegetation composition across the elevation gradient, as well as particular combinations of species interacting and forming assemblages. These factors all mean that mountains are usually biodiversity hotspots with high levels of endemism inhabited by a variety of specialist species </w:t>
      </w:r>
      <w:bookmarkStart w:id="23" w:name="ZOTERO_BREF_uVifykgLS5AG"/>
      <w:r>
        <w:rPr>
          <w:b w:val="false"/>
          <w:caps w:val="false"/>
          <w:smallCaps w:val="false"/>
          <w:position w:val="0"/>
          <w:sz w:val="24"/>
          <w:u w:val="none"/>
          <w:vertAlign w:val="baseline"/>
        </w:rPr>
        <w:t xml:space="preserve">(Soh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2019; Musthafa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23"/>
      <w:r>
        <w:rPr>
          <w:rFonts w:eastAsia="Arial" w:cs="Arial"/>
          <w:color w:val="000000"/>
        </w:rPr>
        <w:t xml:space="preserve">. Mountains are also useful for conservation studies in this era of anthropogenic climate change because they allow for the importance of temperature for specific organisms to be studied observationally. Most mountainous environments exhibit a consistent inverse relationship between altitude and elevation </w:t>
      </w:r>
      <w:bookmarkStart w:id="24" w:name="ZOTERO_BREF_tY9RBveDhDWR"/>
      <w:r>
        <w:rPr>
          <w:b w:val="false"/>
          <w:caps w:val="false"/>
          <w:smallCaps w:val="false"/>
          <w:position w:val="0"/>
          <w:sz w:val="24"/>
          <w:u w:val="none"/>
          <w:vertAlign w:val="baseline"/>
        </w:rPr>
        <w:t xml:space="preserve">(Röder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2017; Vetaas, 2021)</w:t>
      </w:r>
      <w:bookmarkEnd w:id="24"/>
      <w:r>
        <w:rPr>
          <w:rFonts w:eastAsia="Arial" w:cs="Arial"/>
          <w:color w:val="000000"/>
        </w:rPr>
        <w:t xml:space="preserve">. Any responses shown by insects towards temperature gradients across an altitude, could therefore be used as an analogue for climate change and increasing temperatures over time in a fixed location </w:t>
      </w:r>
      <w:bookmarkStart w:id="25" w:name="ZOTERO_BREF_sIH1X7RgK3FX"/>
      <w:r>
        <w:rPr>
          <w:rFonts w:eastAsia="Arial" w:cs="Arial"/>
          <w:color w:val="000000"/>
        </w:rPr>
        <w:t>(Hodkinson, 2005; Bishop and Robertson, 2024)</w:t>
      </w:r>
      <w:bookmarkEnd w:id="25"/>
      <w:r>
        <w:rPr>
          <w:rFonts w:eastAsia="Arial" w:cs="Arial"/>
          <w:color w:val="000000"/>
        </w:rPr>
        <w:t xml:space="preserve">. Therefore, studying how certain taxa are distributed and affected by the conditions across a mountain allows for a crucial baseline where the current and expected responses of local biodiversity can be continuously monitored </w:t>
      </w:r>
      <w:bookmarkStart w:id="26" w:name="ZOTERO_BREF_QSZ2LDngodf3"/>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 Bishop and Robertson, 2024)</w:t>
      </w:r>
      <w:bookmarkEnd w:id="26"/>
      <w:r>
        <w:rPr>
          <w:rFonts w:eastAsia="Arial" w:cs="Arial"/>
          <w:color w:val="000000"/>
        </w:rPr>
        <w:t xml:space="preserve">. For example, the predicted response of many ectotherms such as insects towards increasing temperatures is an expansion of their maximal altitudinal range </w:t>
      </w:r>
      <w:bookmarkStart w:id="27" w:name="ZOTERO_BREF_N67OiMrxqONZ"/>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2005)</w:t>
      </w:r>
      <w:bookmarkEnd w:id="27"/>
      <w:r>
        <w:rPr>
          <w:rFonts w:eastAsia="Arial" w:cs="Arial"/>
          <w:color w:val="000000"/>
        </w:rPr>
        <w:t xml:space="preserve">. It is expected that higher elevation environments might have been previously unsuitable for habitation by the taxa in question due to the temperatures being below their minimal thermal limits </w:t>
      </w:r>
      <w:bookmarkStart w:id="28" w:name="ZOTERO_BREF_trylBlXUVymS"/>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2005; Menéndez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28"/>
      <w:r>
        <w:rPr/>
        <w:t>. However not every group will react in this specific way.</w:t>
      </w:r>
    </w:p>
    <w:p>
      <w:pPr>
        <w:pStyle w:val="Normal"/>
        <w:spacing w:lineRule="auto" w:line="360"/>
        <w:rPr/>
      </w:pPr>
      <w:r>
        <w:rPr>
          <w:rFonts w:eastAsia="Arial" w:cs="Arial"/>
          <w:color w:val="000000"/>
        </w:rPr>
        <w:t xml:space="preserve">An upwards shift in distribution has been observed in Geometer moths (Geometridae) on a tropical mountain in Malaysia </w:t>
      </w:r>
      <w:bookmarkStart w:id="29" w:name="ZOTERO_BREF_FFePmA0cqxuI"/>
      <w:r>
        <w:rPr>
          <w:b w:val="false"/>
          <w:caps w:val="false"/>
          <w:smallCaps w:val="false"/>
          <w:position w:val="0"/>
          <w:sz w:val="24"/>
          <w:u w:val="none"/>
          <w:vertAlign w:val="baseline"/>
        </w:rPr>
        <w:t xml:space="preserve">(Chen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2011)</w:t>
      </w:r>
      <w:bookmarkEnd w:id="29"/>
      <w:r>
        <w:rPr>
          <w:rFonts w:eastAsia="Arial" w:cs="Arial"/>
          <w:color w:val="000000"/>
        </w:rPr>
        <w:t xml:space="preserve">. Various dung beetle species have also shown up-slope range shifts that were attributed to increasing temperatures </w:t>
      </w:r>
      <w:bookmarkStart w:id="30" w:name="ZOTERO_BREF_WNDs5EyeGr3W"/>
      <w:r>
        <w:rPr>
          <w:b w:val="false"/>
          <w:caps w:val="false"/>
          <w:smallCaps w:val="false"/>
          <w:position w:val="0"/>
          <w:sz w:val="24"/>
          <w:u w:val="none"/>
          <w:vertAlign w:val="baseline"/>
        </w:rPr>
        <w:t xml:space="preserve">(Menéndez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30"/>
      <w:r>
        <w:rPr>
          <w:rFonts w:eastAsia="Arial" w:cs="Arial"/>
          <w:color w:val="000000"/>
        </w:rPr>
        <w:t xml:space="preserve">. Vegetation is also affected by the environmental gradients present across a mountain, with most of the vegetation having shifted upward in their elevational range over the last century due to climate change </w:t>
      </w:r>
      <w:bookmarkStart w:id="31" w:name="ZOTERO_BREF_IkiQbySnNMJP"/>
      <w:r>
        <w:rPr>
          <w:b w:val="false"/>
          <w:caps w:val="false"/>
          <w:smallCaps w:val="false"/>
          <w:position w:val="0"/>
          <w:sz w:val="24"/>
          <w:u w:val="none"/>
          <w:vertAlign w:val="baseline"/>
        </w:rPr>
        <w:t xml:space="preserve">(Lenoir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2008)</w:t>
      </w:r>
      <w:bookmarkEnd w:id="31"/>
      <w:r>
        <w:rPr>
          <w:rFonts w:eastAsia="Arial" w:cs="Arial"/>
          <w:color w:val="000000"/>
        </w:rPr>
        <w:t xml:space="preserve">. However, recent studies have shown that as global temperatures have increased, other factors such as changing precipitation regimes and intensifying wind speeds have also meant that some plants are also shifting downwards in their range </w:t>
      </w:r>
      <w:bookmarkStart w:id="32" w:name="ZOTERO_BREF_83b5vefoPToy"/>
      <w:r>
        <w:rPr>
          <w:b w:val="false"/>
          <w:caps w:val="false"/>
          <w:smallCaps w:val="false"/>
          <w:position w:val="0"/>
          <w:sz w:val="24"/>
          <w:u w:val="none"/>
          <w:vertAlign w:val="baseline"/>
        </w:rPr>
        <w:t xml:space="preserve">(Zu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32"/>
      <w:r>
        <w:rPr/>
        <w:t xml:space="preserve">. Due to high levels of specialisation shown on mountain ecosystems, there are several beetle taxa, most commonly herbivorous species, that have a dependent relationship on specific host plants for their food and habitat. Those species have altitudinal ranges that are closely tied to their host plants and will usually shift in response to changes in the plant’s distribution rather than other environmental variables </w:t>
      </w:r>
      <w:bookmarkStart w:id="33" w:name="ZOTERO_BREF_Z94WYwXYmTrQ"/>
      <w:r>
        <w:rPr/>
        <w:t>(Hodkinson, 2005)</w:t>
      </w:r>
      <w:bookmarkEnd w:id="33"/>
      <w:r>
        <w:rPr/>
        <w:t xml:space="preserve">. Certain insects might rely on host plants through tolerating the ambient temperature of their environments by using the microclimate it provides in areas they otherwise would not be able to inhabit </w:t>
      </w:r>
      <w:bookmarkStart w:id="34" w:name="ZOTERO_BREF_aVgSY5i4xpFu"/>
      <w:r>
        <w:rPr/>
        <w:t>(McCain and Garfinkel, 2021)</w:t>
      </w:r>
      <w:bookmarkEnd w:id="34"/>
      <w:r>
        <w:rPr/>
        <w:t>.</w:t>
      </w:r>
    </w:p>
    <w:p>
      <w:pPr>
        <w:pStyle w:val="Heading2"/>
        <w:numPr>
          <w:ilvl w:val="0"/>
          <w:numId w:val="1"/>
        </w:numPr>
        <w:spacing w:lineRule="auto" w:line="360"/>
        <w:ind w:hanging="0" w:left="0"/>
        <w:rPr/>
      </w:pPr>
      <w:r>
        <w:rPr/>
        <w:t>Environmental changes</w:t>
      </w:r>
    </w:p>
    <w:p>
      <w:pPr>
        <w:pStyle w:val="Normal"/>
        <w:spacing w:lineRule="auto" w:line="360"/>
        <w:rPr/>
      </w:pPr>
      <w:r>
        <w:rPr>
          <w:rFonts w:eastAsia="Arial" w:cs="Arial"/>
          <w:color w:val="000000"/>
        </w:rPr>
        <w:t xml:space="preserve">Climate change is one of the most prevalent causes behind the mass decline in entomofauna abundance and biodiversity that is being observed globally </w:t>
      </w:r>
      <w:bookmarkStart w:id="35" w:name="ZOTERO_BREF_PqfUks5UD0zF"/>
      <w:r>
        <w:rPr>
          <w:b w:val="false"/>
          <w:caps w:val="false"/>
          <w:smallCaps w:val="false"/>
          <w:position w:val="0"/>
          <w:sz w:val="24"/>
          <w:u w:val="none"/>
          <w:vertAlign w:val="baseline"/>
        </w:rPr>
        <w:t xml:space="preserve">(Forister, Pelton and Black, 2019; Sánchez-Bayo and Wyckhuys, 2019; Harvey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35"/>
      <w:r>
        <w:rPr>
          <w:rFonts w:eastAsia="Arial" w:cs="Arial"/>
          <w:color w:val="000000"/>
        </w:rPr>
        <w:t xml:space="preserve">. The most recent IPCC Synthesis Report discussed that immediate interventions were necessary to reduce greenhouse gas emissions to meet what was previously considered a worst-case scenario of a 1.5°C global temperature increase and avoid the now projected 2°C global temperature increase projected for 2050 </w:t>
      </w:r>
      <w:bookmarkStart w:id="36" w:name="ZOTERO_BREF_5tVZthofZZTQ"/>
      <w:r>
        <w:rPr>
          <w:b w:val="false"/>
          <w:caps w:val="false"/>
          <w:smallCaps w:val="false"/>
          <w:position w:val="0"/>
          <w:sz w:val="24"/>
          <w:u w:val="none"/>
          <w:vertAlign w:val="baseline"/>
        </w:rPr>
        <w:t xml:space="preserve">(Calvin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36"/>
      <w:r>
        <w:rPr/>
        <w:t>.</w:t>
      </w:r>
    </w:p>
    <w:p>
      <w:pPr>
        <w:pStyle w:val="Normal"/>
        <w:spacing w:lineRule="auto" w:line="360"/>
        <w:rPr/>
      </w:pPr>
      <w:r>
        <w:rPr>
          <w:rFonts w:eastAsia="Arial" w:cs="Arial"/>
          <w:color w:val="000000"/>
        </w:rPr>
        <w:t xml:space="preserve">Insect populations will have various responses to the effects of long-term anthropogenic climate change. The baseline increase of mean global temperatures will mean that different taxa living in specific environments will gradually experience their suitable ranges shrinking due to other areas increasingly being above their critical thermal limits. Associated changes in other important factors such as host vegetation availability and soil moisture reduction, will result in less habitable space for most insects, and will usually result in mass mortality for many populations </w:t>
      </w:r>
      <w:bookmarkStart w:id="37" w:name="ZOTERO_BREF_v91Sihc9aULA"/>
      <w:r>
        <w:rPr>
          <w:b w:val="false"/>
          <w:caps w:val="false"/>
          <w:smallCaps w:val="false"/>
          <w:position w:val="0"/>
          <w:sz w:val="24"/>
          <w:u w:val="none"/>
          <w:vertAlign w:val="baseline"/>
        </w:rPr>
        <w:t xml:space="preserve">(Harvey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37"/>
      <w:r>
        <w:rPr>
          <w:rFonts w:eastAsia="Arial" w:cs="Arial"/>
          <w:color w:val="000000"/>
        </w:rPr>
        <w:t xml:space="preserve">. The extent of the loss in insect distribution, biodiversity, and abundance all depends on how far the effects of climate change progress in the coming decades. Scientists have stated the importance of insects in ecosystems globally with respect to the ecosystem services they provide. Many of those insects are declining in abundance and many have already become extinct, with an estimated 70% reduction in flying insect abundance over the last 30 years, and 60% reduction in large Carabidae in the United Kingdom over a 15-year period </w:t>
      </w:r>
      <w:bookmarkStart w:id="38" w:name="ZOTERO_BREF_eVDNMlTu2S8L"/>
      <w:r>
        <w:rPr>
          <w:b w:val="false"/>
          <w:caps w:val="false"/>
          <w:smallCaps w:val="false"/>
          <w:position w:val="0"/>
          <w:sz w:val="24"/>
          <w:u w:val="none"/>
          <w:vertAlign w:val="baseline"/>
        </w:rPr>
        <w:t xml:space="preserve">(Brooks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2012; Cardoso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bookmarkEnd w:id="38"/>
      <w:r>
        <w:rPr/>
        <w:t>.</w:t>
      </w:r>
    </w:p>
    <w:p>
      <w:pPr>
        <w:pStyle w:val="Normal"/>
        <w:spacing w:lineRule="auto" w:line="360"/>
        <w:rPr/>
      </w:pPr>
      <w:r>
        <w:rPr>
          <w:rFonts w:eastAsia="Arial" w:cs="Arial"/>
          <w:color w:val="000000"/>
        </w:rPr>
        <w:t xml:space="preserve">In Southern Africa, the effects of increasing global temperatures are expected to be droughts, increased heatwaves, extreme loss of soil moisture, with all these factors contributing to more frequent and intense fires throughout the region </w:t>
      </w:r>
      <w:bookmarkStart w:id="39" w:name="ZOTERO_BREF_wnrtXFTjsTYJ"/>
      <w:r>
        <w:rPr>
          <w:b w:val="false"/>
          <w:caps w:val="false"/>
          <w:smallCaps w:val="false"/>
          <w:position w:val="0"/>
          <w:sz w:val="24"/>
          <w:u w:val="none"/>
          <w:vertAlign w:val="baseline"/>
        </w:rPr>
        <w:t xml:space="preserve">(Midgley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2003; Hannah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2005)</w:t>
      </w:r>
      <w:bookmarkEnd w:id="39"/>
      <w:r>
        <w:rPr>
          <w:rFonts w:eastAsia="Arial" w:cs="Arial"/>
          <w:color w:val="000000"/>
        </w:rPr>
        <w:t xml:space="preserve">. This general drying of the environment is expected to affect biomes that experience winter rainfall as well as summer rainfall </w:t>
      </w:r>
      <w:bookmarkStart w:id="40" w:name="ZOTERO_BREF_YPwjH3MhQ179"/>
      <w:r>
        <w:rPr>
          <w:b w:val="false"/>
          <w:caps w:val="false"/>
          <w:smallCaps w:val="false"/>
          <w:position w:val="0"/>
          <w:sz w:val="24"/>
          <w:u w:val="none"/>
          <w:vertAlign w:val="baseline"/>
        </w:rPr>
        <w:t xml:space="preserve">(Harvey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2023; Munday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2025; Sharp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40"/>
      <w:r>
        <w:rPr>
          <w:rFonts w:eastAsia="Arial" w:cs="Arial"/>
          <w:color w:val="000000"/>
        </w:rPr>
        <w:t xml:space="preserve">. The effects of climate change are also expected to cause disruptive climatic phenomena such as the El Niño Southern Oscillation (ENSO) to increase in frequency as well as intensity </w:t>
      </w:r>
      <w:bookmarkStart w:id="41" w:name="ZOTERO_BREF_xw2X0LLhIVjC"/>
      <w:r>
        <w:rPr>
          <w:b w:val="false"/>
          <w:caps w:val="false"/>
          <w:smallCaps w:val="false"/>
          <w:position w:val="0"/>
          <w:sz w:val="24"/>
          <w:u w:val="none"/>
          <w:vertAlign w:val="baseline"/>
        </w:rPr>
        <w:t xml:space="preserve">(Wang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bookmarkEnd w:id="41"/>
      <w:r>
        <w:rPr>
          <w:rFonts w:eastAsia="Arial" w:cs="Arial"/>
          <w:color w:val="000000"/>
        </w:rPr>
        <w:t xml:space="preserve">. These changes in the expected behaviour of the ENSO have been suggested to be strongly linked to anthropogenic greenhouse gas emissions </w:t>
      </w:r>
      <w:bookmarkStart w:id="42" w:name="ZOTERO_BREF_fJzZ46JWoX9e"/>
      <w:r>
        <w:rPr>
          <w:b w:val="false"/>
          <w:caps w:val="false"/>
          <w:smallCaps w:val="false"/>
          <w:position w:val="0"/>
          <w:sz w:val="24"/>
          <w:u w:val="none"/>
          <w:vertAlign w:val="baseline"/>
        </w:rPr>
        <w:t xml:space="preserve">(Cai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42"/>
      <w:r>
        <w:rPr>
          <w:rFonts w:eastAsia="Arial" w:cs="Arial"/>
          <w:color w:val="000000"/>
        </w:rPr>
        <w:t xml:space="preserve">. ENSO also </w:t>
      </w:r>
      <w:r>
        <w:rPr>
          <w:rFonts w:eastAsia="Arial" w:cs="Arial"/>
        </w:rPr>
        <w:t>confounds observations</w:t>
      </w:r>
      <w:r>
        <w:rPr>
          <w:rFonts w:eastAsia="Arial" w:cs="Arial"/>
          <w:color w:val="000000"/>
        </w:rPr>
        <w:t xml:space="preserve"> made to record baseline climate, </w:t>
      </w:r>
      <w:r>
        <w:rPr>
          <w:rFonts w:eastAsia="Arial" w:cs="Arial"/>
        </w:rPr>
        <w:t>providing</w:t>
      </w:r>
      <w:r>
        <w:rPr>
          <w:rFonts w:eastAsia="Arial" w:cs="Arial"/>
          <w:color w:val="000000"/>
        </w:rPr>
        <w:t xml:space="preserve"> an additional layer of difficulty in analysing the extent of climate change and its potential effects in respective areas. This means that more frequent and intense ENSO events will also make future monitoring for conservation priority guidance more difficult </w:t>
      </w:r>
      <w:bookmarkStart w:id="43" w:name="ZOTERO_BREF_htjiamSV0U5v"/>
      <w:r>
        <w:rPr>
          <w:rFonts w:eastAsia="Arial" w:cs="Arial"/>
          <w:color w:val="000000"/>
        </w:rPr>
        <w:t>(Samways, 2010)</w:t>
      </w:r>
      <w:bookmarkEnd w:id="43"/>
      <w:r>
        <w:rPr>
          <w:rFonts w:eastAsia="Arial" w:cs="Arial"/>
          <w:color w:val="000000"/>
        </w:rPr>
        <w:t>.</w:t>
      </w:r>
    </w:p>
    <w:p>
      <w:pPr>
        <w:pStyle w:val="Heading2"/>
        <w:numPr>
          <w:ilvl w:val="0"/>
          <w:numId w:val="1"/>
        </w:numPr>
        <w:spacing w:lineRule="auto" w:line="360"/>
        <w:ind w:hanging="0" w:left="0"/>
        <w:rPr/>
      </w:pPr>
      <w:r>
        <w:rPr/>
        <w:t>Background and Aims</w:t>
      </w:r>
    </w:p>
    <w:p>
      <w:pPr>
        <w:pStyle w:val="Normal"/>
        <w:spacing w:lineRule="auto" w:line="360"/>
        <w:rPr/>
      </w:pPr>
      <w:r>
        <w:rPr>
          <w:rFonts w:eastAsia="Arial" w:cs="Arial"/>
          <w:color w:val="000000"/>
        </w:rPr>
        <w:t xml:space="preserve">This study aimed to compare beetle assemblages to time series sampling conducted 20 years ago (2002-2005) across an altitudinal gradient in the Cederberg Wilderness Area in the northern Cape Floristic Region </w:t>
      </w:r>
      <w:bookmarkStart w:id="44" w:name="ZOTERO_BREF_Dw7mRAfE7RMl"/>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 Botes, McGeoch and Chown, 2007)</w:t>
      </w:r>
      <w:bookmarkEnd w:id="44"/>
      <w:r>
        <w:rPr>
          <w:rFonts w:eastAsia="Arial" w:cs="Arial"/>
          <w:color w:val="000000"/>
        </w:rPr>
        <w:t xml:space="preserve">. This sampling was repeated during 2022-2024, utilising the exact same sites and sampling configuration. Various environmental and climatic factors such as proportionate ground cover, vegetation heights, continuous temperature readings, and soil samples, were collected and compared to historical environmental data that was collected during the original study </w:t>
      </w:r>
      <w:bookmarkStart w:id="45" w:name="ZOTERO_BREF_oYBnIaEPEiYP"/>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45"/>
      <w:r>
        <w:rPr>
          <w:rFonts w:eastAsia="Arial" w:cs="Arial"/>
          <w:color w:val="000000"/>
        </w:rPr>
        <w:t xml:space="preserve">. In particular, my main aims were to: 1) investigate if any environmental conditions have changed across the study transect over the past 20 years; 2) investigate the abundance and distribution of beetle assemblages across the transect from recent sampling; </w:t>
      </w:r>
      <w:del w:id="1" w:author="Unknown Author" w:date="2026-04-05T05:23:03Z">
        <w:r>
          <w:rPr>
            <w:rFonts w:eastAsia="Arial" w:cs="Arial"/>
            <w:color w:val="000000"/>
          </w:rPr>
          <w:delText xml:space="preserve"> </w:delText>
        </w:r>
      </w:del>
      <w:del w:id="2" w:author="Unknown Author" w:date="2026-04-06T01:51:49Z">
        <w:r>
          <w:rPr>
            <w:rFonts w:eastAsia="Arial" w:cs="Arial"/>
            <w:color w:val="000000"/>
          </w:rPr>
          <w:delText xml:space="preserve">and </w:delText>
        </w:r>
      </w:del>
      <w:r>
        <w:rPr>
          <w:rFonts w:eastAsia="Arial" w:cs="Arial"/>
          <w:color w:val="000000"/>
        </w:rPr>
        <w:t>3) from recent sampling, compare the distribution and abundance of three focal species</w:t>
      </w:r>
      <w:r>
        <w:rPr>
          <w:rFonts w:eastAsia="Arial" w:cs="Arial"/>
          <w:i/>
          <w:iCs/>
          <w:color w:val="000000"/>
        </w:rPr>
        <w:t xml:space="preserve"> </w:t>
      </w:r>
      <w:r>
        <w:rPr>
          <w:rFonts w:eastAsia="Arial" w:cs="Arial"/>
          <w:color w:val="000000"/>
        </w:rPr>
        <w:t>(</w:t>
      </w:r>
      <w:r>
        <w:rPr>
          <w:rFonts w:eastAsia="Arial" w:cs="Arial"/>
          <w:i/>
          <w:iCs/>
          <w:color w:val="000000"/>
        </w:rPr>
        <w:t>Anthia decemguttata</w:t>
      </w:r>
      <w:r>
        <w:rPr>
          <w:rFonts w:eastAsia="Arial" w:cs="Arial"/>
          <w:color w:val="000000"/>
        </w:rPr>
        <w:t xml:space="preserve">, </w:t>
      </w:r>
      <w:r>
        <w:rPr>
          <w:rFonts w:eastAsia="Arial" w:cs="Arial"/>
          <w:i/>
          <w:iCs/>
          <w:color w:val="000000"/>
        </w:rPr>
        <w:t>Stenocara dentata</w:t>
      </w:r>
      <w:r>
        <w:rPr>
          <w:rFonts w:eastAsia="Arial" w:cs="Arial"/>
          <w:color w:val="000000"/>
        </w:rPr>
        <w:t xml:space="preserve">, and </w:t>
      </w:r>
      <w:r>
        <w:rPr>
          <w:rFonts w:eastAsia="Arial" w:cs="Arial"/>
          <w:i/>
          <w:iCs/>
          <w:color w:val="000000"/>
        </w:rPr>
        <w:t>Zophosis gracilicornis</w:t>
      </w:r>
      <w:r>
        <w:rPr>
          <w:rFonts w:eastAsia="Arial" w:cs="Arial"/>
          <w:color w:val="000000"/>
        </w:rPr>
        <w:t>) to historical sampling</w:t>
      </w:r>
      <w:ins w:id="3" w:author="Unknown Author" w:date="2026-04-06T01:51:51Z">
        <w:r>
          <w:rPr>
            <w:rFonts w:eastAsia="Arial" w:cs="Arial"/>
            <w:color w:val="000000"/>
          </w:rPr>
          <w:t>; and 4 determine the mechanisms behind any observed changes</w:t>
        </w:r>
      </w:ins>
      <w:r>
        <w:rPr>
          <w:rFonts w:eastAsia="Arial" w:cs="Arial"/>
          <w:color w:val="000000"/>
        </w:rPr>
        <w:t>.</w:t>
      </w:r>
    </w:p>
    <w:p>
      <w:pPr>
        <w:pStyle w:val="Normal"/>
        <w:spacing w:lineRule="auto" w:line="360"/>
        <w:rPr/>
      </w:pPr>
      <w:r>
        <w:rPr>
          <w:rFonts w:eastAsia="Arial" w:cs="Arial"/>
          <w:color w:val="000000"/>
        </w:rPr>
        <w:t xml:space="preserve">I hypothesised </w:t>
      </w:r>
      <w:r>
        <w:rPr>
          <w:rFonts w:eastAsia="Arial" w:cs="Arial"/>
        </w:rPr>
        <w:t>that there will</w:t>
      </w:r>
      <w:r>
        <w:rPr>
          <w:rFonts w:eastAsia="Arial" w:cs="Arial"/>
          <w:color w:val="000000"/>
        </w:rPr>
        <w:t xml:space="preserve"> be an increase in the abundance of beetles at higher altitude sites compared to the historical study, due to the expected increased mean temperature across the entire transect </w:t>
      </w:r>
      <w:bookmarkStart w:id="46" w:name="ZOTERO_BREF_NWmKW0Cxiznm"/>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2005)</w:t>
      </w:r>
      <w:bookmarkEnd w:id="46"/>
      <w:r>
        <w:rPr/>
        <w:t>.</w:t>
      </w:r>
      <w:r>
        <w:br w:type="page"/>
      </w:r>
    </w:p>
    <w:p>
      <w:pPr>
        <w:pStyle w:val="Heading1"/>
        <w:numPr>
          <w:ilvl w:val="0"/>
          <w:numId w:val="1"/>
        </w:numPr>
        <w:spacing w:lineRule="auto" w:line="360" w:before="0" w:after="120"/>
        <w:ind w:hanging="0" w:left="0"/>
        <w:rPr/>
      </w:pPr>
      <w:r>
        <w:rPr/>
        <w:t>Methods</w:t>
      </w:r>
      <w:r>
        <w:rPr/>
        <w:commentReference w:id="0"/>
      </w:r>
    </w:p>
    <w:p>
      <w:pPr>
        <w:pStyle w:val="Heading2"/>
        <w:numPr>
          <w:ilvl w:val="0"/>
          <w:numId w:val="1"/>
        </w:numPr>
        <w:spacing w:lineRule="auto" w:line="360"/>
        <w:ind w:hanging="0" w:left="0"/>
        <w:rPr/>
      </w:pPr>
      <w:r>
        <w:rPr/>
        <w:t>Site and sampling</w:t>
      </w:r>
    </w:p>
    <w:p>
      <w:pPr>
        <w:pStyle w:val="Normal"/>
        <w:spacing w:lineRule="auto" w:line="360"/>
        <w:rPr/>
      </w:pPr>
      <w:r>
        <w:rPr>
          <w:rFonts w:eastAsia="Arial" w:cs="Arial"/>
          <w:color w:val="000000"/>
        </w:rPr>
        <w:t xml:space="preserve">The methodology and sampling of this study are identical to those used in a historical study started in 2002 </w:t>
      </w:r>
      <w:bookmarkStart w:id="47" w:name="ZOTERO_BREF_FUNStltUWewC"/>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47"/>
      <w:r>
        <w:rPr/>
        <w:t xml:space="preserve">. This study was conducted in the Greater Cederberg Biodiversity Corridor, specifically across an altitudinal transect that spans both aspects (East and West) of the Cederberg mountains. This altitudinal transect comprises the major vegetation types found within the Cederberg Wilderness Area, being Strandveld Succulent Karoo, Mountain Fynbos, and Succulent Karoo </w:t>
      </w:r>
      <w:bookmarkStart w:id="48" w:name="ZOTERO_BREF_2Z2BlF4eM10k"/>
      <w:r>
        <w:rPr/>
        <w:t>(Mucina and Rutherford, 2006)</w:t>
      </w:r>
      <w:bookmarkEnd w:id="48"/>
      <w:r>
        <w:rPr/>
        <w:t>, therefore representing almost the full range of vegetation that could be expectedly observed in this region.</w:t>
      </w:r>
    </w:p>
    <w:p>
      <w:pPr>
        <w:pStyle w:val="Normal"/>
        <w:spacing w:lineRule="auto" w:line="360"/>
        <w:rPr/>
      </w:pPr>
      <w:r>
        <w:rPr>
          <w:rFonts w:eastAsia="Arial" w:cs="Arial"/>
          <w:color w:val="000000"/>
        </w:rPr>
        <w:t xml:space="preserve">A total of 17 different sites were sampled with 200 metre altitudinal intervals between each, ranging from sea level at Lambert’s Bay on the western aspect of the transect (sea level, Strandveld Succulent Karoo), to Sneeukop (1926 metres a.s.l.), and continuing down the eastern aspect of the mountain and ending near the town of Wupperthal (Lowland Succulent Karoo, 500 metres a.s.l.) (Figure 1). All the sites between the two endpoints of the transect were representatives of Mountain Fynbos vegetation. These Mountain Fynbos sites were categorised as Restioid, Ericaceous, and Proteoid according to the respective dominant vegetation family found within that environment </w:t>
      </w:r>
      <w:bookmarkStart w:id="49" w:name="ZOTERO_BREF_2HJiu55q7aaN"/>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49"/>
      <w:r>
        <w:rPr/>
        <w:t>.</w:t>
      </w:r>
    </w:p>
    <w:p>
      <w:pPr>
        <w:pStyle w:val="Normal"/>
        <w:spacing w:lineRule="auto" w:line="360" w:before="0" w:after="140"/>
        <w:jc w:val="both"/>
        <w:rPr/>
      </w:pPr>
      <w:r>
        <w:rPr>
          <w:rFonts w:eastAsia="Arial" w:cs="Arial"/>
          <w:b/>
          <w:bCs/>
          <w:color w:val="000000"/>
        </w:rPr>
        <w:t xml:space="preserve">Figure 1: </w:t>
      </w:r>
      <w:r>
        <w:drawing>
          <wp:anchor distT="0" distB="0" distL="114300" distR="114300" simplePos="0" relativeHeight="11" behindDoc="0" locked="0" layoutInCell="0" allowOverlap="1">
            <wp:simplePos x="0" y="0"/>
            <wp:positionH relativeFrom="column">
              <wp:posOffset>0</wp:posOffset>
            </wp:positionH>
            <wp:positionV relativeFrom="paragraph">
              <wp:posOffset>635</wp:posOffset>
            </wp:positionV>
            <wp:extent cx="6120130" cy="2653665"/>
            <wp:effectExtent l="0" t="0" r="0" b="0"/>
            <wp:wrapSquare wrapText="bothSides"/>
            <wp:docPr id="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2.png"/>
                    <pic:cNvPicPr>
                      <a:picLocks noChangeAspect="1" noChangeArrowheads="1"/>
                    </pic:cNvPicPr>
                  </pic:nvPicPr>
                  <pic:blipFill>
                    <a:blip r:embed="rId2"/>
                    <a:stretch>
                      <a:fillRect/>
                    </a:stretch>
                  </pic:blipFill>
                  <pic:spPr bwMode="auto">
                    <a:xfrm>
                      <a:off x="0" y="0"/>
                      <a:ext cx="6120130" cy="2653665"/>
                    </a:xfrm>
                    <a:prstGeom prst="rect">
                      <a:avLst/>
                    </a:prstGeom>
                    <a:noFill/>
                  </pic:spPr>
                </pic:pic>
              </a:graphicData>
            </a:graphic>
          </wp:anchor>
        </w:drawing>
      </w:r>
      <w:r>
        <w:rPr>
          <w:rFonts w:eastAsia="Arial" w:cs="Arial"/>
          <w:color w:val="000000"/>
        </w:rPr>
        <w:t>Diagram representing the study transect.</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rPr/>
      </w:pPr>
      <w:r>
        <w:rPr>
          <w:rFonts w:eastAsia="Arial" w:cs="Arial"/>
          <w:color w:val="000000"/>
        </w:rPr>
        <w:t xml:space="preserve">Pitfall traps were used to sample epigaeic insects across the transect. At each of the 17 sites four areas were chosen as replicates, with each replicate being at least 300 metres away from any of the other replicates. At each of these replicates ten pitfall traps were buried in the soil in such a way that the rim of the pitfall trap was level with the ground. The present vegetation was not cleared away when placing the pitfall traps and disturbance of the surrounding areas was kept minimal. Each of the ten pitfall traps were placed in a grid made up of two rows containing five traps each, with each trap being at least 10 metres away from any other trap (Figure 2). GPS coordinates were recorded for every trap for use with spatial analyses later. The traps were half-filled with a 99.9% propylene glycol solution and were left out for five nights before being collected. Sampling was undertaken every October and March from October 2022 until March 2024. For this study, the October 2022, March 2023, and October 2023 samples were used. In the historical study, beetles were sampled in October 2002 and October 2003 </w:t>
      </w:r>
      <w:bookmarkStart w:id="50" w:name="ZOTERO_BREF_D35YXC4qSSpG"/>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 Botes, McGeoch and Chown, 2007)</w:t>
      </w:r>
      <w:bookmarkEnd w:id="50"/>
      <w:r>
        <w:rPr/>
        <w:t>.</w:t>
      </w:r>
    </w:p>
    <w:p>
      <w:pPr>
        <w:pStyle w:val="Normal"/>
        <w:spacing w:lineRule="auto" w:line="360"/>
        <w:rPr/>
      </w:pPr>
      <w:r>
        <w:rPr>
          <w:rFonts w:eastAsia="Arial" w:cs="Arial"/>
          <w:b/>
          <w:bCs/>
          <w:color w:val="000000"/>
        </w:rPr>
        <w:t xml:space="preserve">Figure 2: </w:t>
      </w:r>
      <w:r>
        <w:drawing>
          <wp:anchor distT="0" distB="0" distL="114300" distR="114300" simplePos="0" relativeHeight="12" behindDoc="0" locked="0" layoutInCell="0" allowOverlap="1">
            <wp:simplePos x="0" y="0"/>
            <wp:positionH relativeFrom="column">
              <wp:posOffset>0</wp:posOffset>
            </wp:positionH>
            <wp:positionV relativeFrom="paragraph">
              <wp:posOffset>635</wp:posOffset>
            </wp:positionV>
            <wp:extent cx="6120130" cy="3683635"/>
            <wp:effectExtent l="0" t="0" r="0" b="0"/>
            <wp:wrapSquare wrapText="bothSides"/>
            <wp:docPr id="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8.png"/>
                    <pic:cNvPicPr>
                      <a:picLocks noChangeAspect="1" noChangeArrowheads="1"/>
                    </pic:cNvPicPr>
                  </pic:nvPicPr>
                  <pic:blipFill>
                    <a:blip r:embed="rId3"/>
                    <a:stretch>
                      <a:fillRect/>
                    </a:stretch>
                  </pic:blipFill>
                  <pic:spPr bwMode="auto">
                    <a:xfrm>
                      <a:off x="0" y="0"/>
                      <a:ext cx="6120130" cy="3683635"/>
                    </a:xfrm>
                    <a:prstGeom prst="rect">
                      <a:avLst/>
                    </a:prstGeom>
                    <a:noFill/>
                  </pic:spPr>
                </pic:pic>
              </a:graphicData>
            </a:graphic>
          </wp:anchor>
        </w:drawing>
      </w:r>
      <w:r>
        <w:rPr>
          <w:rFonts w:eastAsia="Arial" w:cs="Arial"/>
          <w:color w:val="000000"/>
        </w:rPr>
        <w:t xml:space="preserve">Sampling configuration </w:t>
      </w:r>
      <w:bookmarkStart w:id="51" w:name="ZOTERO_BREF_H7zwzv5bU4mN"/>
      <w:r>
        <w:rPr>
          <w:b w:val="false"/>
          <w:caps w:val="false"/>
          <w:smallCaps w:val="false"/>
          <w:position w:val="0"/>
          <w:sz w:val="24"/>
          <w:u w:val="none"/>
          <w:vertAlign w:val="baseline"/>
        </w:rPr>
        <w:t xml:space="preserve">(adapted from 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51"/>
      <w:r>
        <w:rPr/>
        <w:t>.</w:t>
      </w:r>
    </w:p>
    <w:p>
      <w:pPr>
        <w:pStyle w:val="Normal"/>
        <w:spacing w:lineRule="auto" w:line="360" w:before="0" w:after="140"/>
        <w:jc w:val="both"/>
        <w:rPr/>
      </w:pPr>
      <w:r>
        <w:rPr>
          <w:rFonts w:eastAsia="Arial" w:cs="Arial"/>
          <w:color w:val="000000"/>
        </w:rPr>
        <w:br/>
        <w:t>During October 2002 and 2022, a 20cm</w:t>
      </w:r>
      <w:r>
        <w:rPr>
          <w:rFonts w:eastAsia="Arial" w:cs="Arial"/>
          <w:color w:val="000000"/>
          <w:vertAlign w:val="superscript"/>
        </w:rPr>
        <w:t>3</w:t>
      </w:r>
      <w:r>
        <w:rPr>
          <w:rFonts w:eastAsia="Arial" w:cs="Arial"/>
          <w:color w:val="000000"/>
        </w:rPr>
        <w:t xml:space="preserve"> soil sample was collected from each replicate by taking 20 sub-samples of soil randomly across replicate sampling area, then these sub-samples were homogenised and the final sample was taken from this mixture. After the soil samples were air-dried in the laboratory for 10 days, they were sent to BemLab (Pty Ltd.), Strand, South Africa to be </w:t>
      </w:r>
      <w:del w:id="4" w:author="Unknown Author" w:date="2026-04-05T05:23:07Z">
        <w:r>
          <w:rPr>
            <w:rFonts w:eastAsia="Arial" w:cs="Arial"/>
            <w:color w:val="000000"/>
          </w:rPr>
          <w:delText xml:space="preserve"> </w:delText>
        </w:r>
      </w:del>
      <w:r>
        <w:rPr>
          <w:rFonts w:eastAsia="Arial" w:cs="Arial"/>
          <w:color w:val="000000"/>
        </w:rPr>
        <w:t>analysed to determine the proportional composition, mineral contents, ionic contents, pH, and conductivity.</w:t>
      </w:r>
    </w:p>
    <w:p>
      <w:pPr>
        <w:pStyle w:val="Normal"/>
        <w:spacing w:lineRule="auto" w:line="360" w:before="0" w:after="140"/>
        <w:jc w:val="both"/>
        <w:rPr/>
      </w:pPr>
      <w:r>
        <w:rPr>
          <w:rFonts w:eastAsia="Arial" w:cs="Arial"/>
          <w:color w:val="000000"/>
        </w:rPr>
        <w:t>Vegetation was sampled in two different ways at each trap to determine both horizontal and vertical distribution of the vegetation. The ground cover of vegetation distribution was determined by placing a 1-m</w:t>
      </w:r>
      <w:r>
        <w:rPr>
          <w:rFonts w:eastAsia="Arial" w:cs="Arial"/>
          <w:color w:val="000000"/>
          <w:vertAlign w:val="superscript"/>
        </w:rPr>
        <w:t xml:space="preserve">2 </w:t>
      </w:r>
      <w:r>
        <w:rPr>
          <w:rFonts w:eastAsia="Arial" w:cs="Arial"/>
          <w:color w:val="000000"/>
        </w:rPr>
        <w:t>quadrat down with the pitfall roughly at the centre. Following that, the percentage of the ground that was covered by the four classifications of leaf litter, live vegetation, exposed rock, and bare ground were estimated. After estimating the ground cover, a 1.5 metre long rod was placed at each corner of the quadrat. This rod was marked at 25 cm increments and the number of times vegetation made contact with the rod within each height interval was recorded. These counts of contact were used to determine foliage height profiles surrounding each trap.</w:t>
      </w:r>
    </w:p>
    <w:p>
      <w:pPr>
        <w:pStyle w:val="Normal"/>
        <w:spacing w:lineRule="auto" w:line="360"/>
        <w:rPr/>
      </w:pPr>
      <w:r>
        <w:rPr>
          <w:rFonts w:eastAsia="Arial" w:cs="Arial"/>
          <w:color w:val="000000"/>
        </w:rPr>
        <w:t xml:space="preserve">In the laboratory, beetles were identified </w:t>
      </w:r>
      <w:r>
        <w:rPr>
          <w:rFonts w:eastAsia="Arial" w:cs="Arial"/>
        </w:rPr>
        <w:t>to morphospecies level based on their external morphological characteristics</w:t>
      </w:r>
      <w:r>
        <w:rPr>
          <w:rFonts w:eastAsia="Arial" w:cs="Arial"/>
          <w:color w:val="000000"/>
        </w:rPr>
        <w:t xml:space="preserve"> </w:t>
      </w:r>
      <w:bookmarkStart w:id="52" w:name="ZOTERO_BREF_Q7sENWAJiJTA"/>
      <w:r>
        <w:rPr>
          <w:b w:val="false"/>
          <w:caps w:val="false"/>
          <w:smallCaps w:val="false"/>
          <w:position w:val="0"/>
          <w:sz w:val="24"/>
          <w:u w:val="none"/>
          <w:vertAlign w:val="baseline"/>
        </w:rPr>
        <w:t xml:space="preserve">(Barratt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2003)</w:t>
      </w:r>
      <w:bookmarkEnd w:id="52"/>
      <w:r>
        <w:rPr>
          <w:rFonts w:eastAsia="Arial" w:cs="Arial"/>
          <w:color w:val="000000"/>
        </w:rPr>
        <w:t xml:space="preserve">. Each beetle was either pinned or mounted depending on its size, and they were then labelled and grouped by sample. The 2022-2023 beetles were identified by a taxonomic expert (Werner Strumpher, Ditsong Museum). Beetles belonging to the Tenebrionidae, Carabidae, and Cicindelidae families were used for all analyses (historical vs recent sampling), as these are the same three families that were analysed in the historical study </w:t>
      </w:r>
      <w:bookmarkStart w:id="53" w:name="ZOTERO_BREF_yl69CrPZrADd"/>
      <w:r>
        <w:rPr>
          <w:rFonts w:eastAsia="Arial" w:cs="Arial"/>
          <w:color w:val="000000"/>
        </w:rPr>
        <w:t>(Botes, McGeoch and Chown, 2007)</w:t>
      </w:r>
      <w:bookmarkEnd w:id="53"/>
      <w:r>
        <w:rPr>
          <w:rFonts w:eastAsia="Arial" w:cs="Arial"/>
          <w:color w:val="000000"/>
        </w:rPr>
        <w:t xml:space="preserve">. In addition, three key beetle species—the carabid </w:t>
      </w:r>
      <w:r>
        <w:rPr>
          <w:rFonts w:eastAsia="Arial" w:cs="Arial"/>
          <w:i/>
          <w:iCs/>
          <w:color w:val="000000"/>
        </w:rPr>
        <w:t xml:space="preserve">Anthia decemguttata </w:t>
      </w:r>
      <w:r>
        <w:rPr>
          <w:rFonts w:eastAsia="Arial" w:cs="Arial"/>
          <w:color w:val="000000"/>
        </w:rPr>
        <w:t xml:space="preserve">(previously </w:t>
      </w:r>
      <w:r>
        <w:rPr>
          <w:rFonts w:eastAsia="Arial" w:cs="Arial"/>
          <w:i/>
          <w:iCs/>
          <w:color w:val="000000"/>
        </w:rPr>
        <w:t>Thermophilum decemguttatum</w:t>
      </w:r>
      <w:r>
        <w:rPr>
          <w:rFonts w:eastAsia="Arial" w:cs="Arial"/>
          <w:color w:val="000000"/>
        </w:rPr>
        <w:t xml:space="preserve">), and the tenebrionids </w:t>
      </w:r>
      <w:r>
        <w:rPr>
          <w:rFonts w:eastAsia="Arial" w:cs="Arial"/>
          <w:i/>
          <w:iCs/>
          <w:color w:val="000000"/>
        </w:rPr>
        <w:t>Stenocara dentata</w:t>
      </w:r>
      <w:r>
        <w:rPr>
          <w:rFonts w:eastAsia="Arial" w:cs="Arial"/>
          <w:color w:val="000000"/>
        </w:rPr>
        <w:t xml:space="preserve">, and </w:t>
      </w:r>
      <w:r>
        <w:rPr>
          <w:rFonts w:eastAsia="Arial" w:cs="Arial"/>
          <w:i/>
          <w:iCs/>
          <w:color w:val="000000"/>
        </w:rPr>
        <w:t>Zophosis gracilicornis—</w:t>
      </w:r>
      <w:r>
        <w:rPr>
          <w:rFonts w:eastAsia="Arial" w:cs="Arial"/>
          <w:color w:val="000000"/>
        </w:rPr>
        <w:t>were determined to be the three most abundant and widespread beetle species present across the transect in the current and historical studies, thus were used for historical comparisons.</w:t>
      </w:r>
    </w:p>
    <w:p>
      <w:pPr>
        <w:pStyle w:val="Heading2"/>
        <w:numPr>
          <w:ilvl w:val="0"/>
          <w:numId w:val="1"/>
        </w:numPr>
        <w:spacing w:lineRule="auto" w:line="360"/>
        <w:ind w:hanging="0" w:left="0"/>
        <w:rPr/>
      </w:pPr>
      <w:r>
        <w:rPr/>
        <w:t>Climate modelling and environmental data</w:t>
      </w:r>
    </w:p>
    <w:p>
      <w:pPr>
        <w:pStyle w:val="Normal"/>
        <w:spacing w:lineRule="auto" w:line="360"/>
        <w:rPr/>
      </w:pPr>
      <w:r>
        <w:rPr>
          <w:rFonts w:eastAsia="Arial" w:cs="Arial"/>
          <w:color w:val="000000"/>
        </w:rPr>
        <w:t xml:space="preserve">Soil temperatures across the transects were measured hourly over the 20-year duration of this study using iButton sensors (Semiconductor Corporation, Dallas/Maxim, TX, USA). Temperature observations were halted from late 2020 to 2022, thus a mechanistic model was utilised to model the microclimate temperatures present. The “micropoint” model was used to model the ground-level soil temperatures present within the sampling area </w:t>
      </w:r>
      <w:bookmarkStart w:id="54" w:name="ZOTERO_BREF_V6UeRMct2Xnt"/>
      <w:r>
        <w:rPr>
          <w:rFonts w:eastAsia="Arial" w:cs="Arial"/>
          <w:color w:val="000000"/>
        </w:rPr>
        <w:t>(Maclean, 2025)</w:t>
      </w:r>
      <w:bookmarkEnd w:id="54"/>
      <w:r>
        <w:rPr>
          <w:rFonts w:eastAsia="Arial" w:cs="Arial"/>
          <w:color w:val="000000"/>
        </w:rPr>
        <w:t xml:space="preserve">. This mechanistic model required the input of the meteorological data of the locations to be modelled, as well as defining parameters that correspond to the vegetation, soil, and ground in those areas. Spatial meteorological data were obtained using the MCERA5 package in R </w:t>
      </w:r>
      <w:bookmarkStart w:id="55" w:name="ZOTERO_BREF_dJnCF7Zuvd6l"/>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55"/>
      <w:r>
        <w:rPr>
          <w:rFonts w:eastAsia="Arial" w:cs="Arial"/>
          <w:color w:val="000000"/>
        </w:rPr>
        <w:t xml:space="preserve">, which is based on the ERA5 global climate reanalysis </w:t>
      </w:r>
      <w:bookmarkStart w:id="56" w:name="ZOTERO_BREF_LmQuqM2954KG"/>
      <w:r>
        <w:rPr>
          <w:b w:val="false"/>
          <w:caps w:val="false"/>
          <w:smallCaps w:val="false"/>
          <w:position w:val="0"/>
          <w:sz w:val="24"/>
          <w:u w:val="none"/>
          <w:vertAlign w:val="baseline"/>
        </w:rPr>
        <w:t xml:space="preserve">(Hersbach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bookmarkEnd w:id="56"/>
      <w:r>
        <w:rPr/>
        <w:t xml:space="preserve">. Using the GPS coordinates of each replicate at every altitudinal site across the transect, hourly observations from 2002 to 2024 were extracted for every sampling replicate. The climate variables of air temperature, relative humidity, atmospheric pressure, shortwave radiation, longwave radiation, diffuse radiation, wind speed, wind direction, and precipitation were used to run the microclimate model </w:t>
      </w:r>
      <w:bookmarkStart w:id="57" w:name="ZOTERO_BREF_6ij6Ecm4PTQF"/>
      <w:r>
        <w:rPr/>
        <w:t>(Maclean, 2025)</w:t>
      </w:r>
      <w:bookmarkEnd w:id="57"/>
      <w:r>
        <w:rPr/>
        <w:t>.</w:t>
      </w:r>
      <w:ins w:id="5" w:author="Unknown Author" w:date="2026-04-05T05:27:39Z">
        <w:r>
          <w:rPr/>
          <w:t xml:space="preserve"> Data of previous ENSO events were used in order to create a plot showi</w:t>
        </w:r>
      </w:ins>
      <w:ins w:id="6" w:author="Unknown Author" w:date="2026-04-05T05:28:40Z">
        <w:r>
          <w:rPr/>
          <w:t xml:space="preserve">ng the timeline of El Niño and La Niña events over time </w:t>
        </w:r>
      </w:ins>
      <w:bookmarkStart w:id="58" w:name="ZOTERO_BREF_CECzhDRYina7"/>
      <w:r>
        <w:rPr/>
        <w:t>(National Oceanic and Atmospheric Administration, 2026)</w:t>
      </w:r>
      <w:bookmarkEnd w:id="58"/>
      <w:ins w:id="7" w:author="Unknown Author" w:date="2026-04-05T05:28:40Z">
        <w:r>
          <w:rPr/>
          <w:t>.</w:t>
        </w:r>
      </w:ins>
    </w:p>
    <w:p>
      <w:pPr>
        <w:pStyle w:val="Normal"/>
        <w:spacing w:lineRule="auto" w:line="360"/>
        <w:rPr/>
      </w:pPr>
      <w:r>
        <w:rPr>
          <w:rFonts w:eastAsia="Arial" w:cs="Arial"/>
          <w:color w:val="000000"/>
        </w:rPr>
        <w:t xml:space="preserve">Soil was analysed at each sampling site for their proportional composition of silt, clay, sand, and stone. These compositional measurements were used to group the soil at each site into different categories. These classifications were utilised to apply the corresponding pre-set soil parameters for model creation provided by the micropoint package. The parameters necessary for the model were ground reflectance, ground emissivity, soil bulk density, volumetric mineral fraction of soil, volumetric quartz fraction of soil, mass fraction of clay, a Shape parameter for Campbell soil moisture models, matric potential of soil, volumetric water content of soil at saturation, residual water content of soil, a shape parameter of the van Genuchten model, pore size distribution parameter for the soil, and the saturated hydraulic conductivity of the soil </w:t>
      </w:r>
      <w:bookmarkStart w:id="59" w:name="ZOTERO_BREF_nxoJjhJZDeva"/>
      <w:r>
        <w:rPr>
          <w:rFonts w:eastAsia="Arial" w:cs="Arial"/>
          <w:color w:val="000000"/>
        </w:rPr>
        <w:t>(Maclean, 2025)</w:t>
      </w:r>
      <w:bookmarkEnd w:id="59"/>
      <w:r>
        <w:rPr>
          <w:rFonts w:eastAsia="Arial" w:cs="Arial"/>
          <w:color w:val="000000"/>
        </w:rPr>
        <w:t xml:space="preserve">. Other required ground parameters of slope and aspect were determined using the NASA SRTM digital elevation model </w:t>
      </w:r>
      <w:bookmarkStart w:id="60" w:name="ZOTERO_BREF_WcRPedP7PAws"/>
      <w:r>
        <w:rPr>
          <w:rFonts w:eastAsia="Arial" w:cs="Arial"/>
          <w:color w:val="000000"/>
        </w:rPr>
        <w:t>(NASA JPL, 2013)</w:t>
      </w:r>
      <w:bookmarkEnd w:id="60"/>
      <w:r>
        <w:rPr>
          <w:rFonts w:eastAsia="Arial" w:cs="Arial"/>
          <w:color w:val="000000"/>
        </w:rPr>
        <w:t>.</w:t>
      </w:r>
    </w:p>
    <w:p>
      <w:pPr>
        <w:pStyle w:val="Normal"/>
        <w:spacing w:lineRule="auto" w:line="360"/>
        <w:rPr/>
      </w:pPr>
      <w:r>
        <w:rPr>
          <w:rFonts w:eastAsia="Arial" w:cs="Arial"/>
          <w:color w:val="000000"/>
        </w:rPr>
        <w:t xml:space="preserve">The vegetation parameters required for the microclimate model were determined using the average vegetation cover and vegetation height that were measured at each pitfall trap, averaged across replicates. These measurements were utilised to generate the required parameters of canopy height, plant area index, leaf inclination angle, canopy clumping, leaf reluctance of shortwave radiation, leaf transmittance of shortwave radiation, the diameter of leaves averaged over both the length and width of leaves, emissivity of vegetation, maximum stomatal conductance, and stomatal sensitivity </w:t>
      </w:r>
      <w:bookmarkStart w:id="61" w:name="ZOTERO_BREF_kJ6XYm7UKj1a"/>
      <w:r>
        <w:rPr>
          <w:rFonts w:eastAsia="Arial" w:cs="Arial"/>
          <w:color w:val="000000"/>
        </w:rPr>
        <w:t>(Maclean, 2025)</w:t>
      </w:r>
      <w:bookmarkEnd w:id="61"/>
      <w:r>
        <w:rPr>
          <w:rFonts w:eastAsia="Arial" w:cs="Arial"/>
          <w:color w:val="000000"/>
        </w:rPr>
        <w:t xml:space="preserve">. Using all the required data and generated parameters, the hourly microclimate temperatures at both the soil level and 0.5cm above the ground were calculated using the micropoint model. These modelled temperatures were compared graphically to the empirical temperature observations of both the iButtons and the meteorological temperature observations. The meteorological data were also utilised to extract the hourly precipitation over time per replicate along with the temperature modelling. All these data were extracted and analysed using R and the “MCERA5” package </w:t>
      </w:r>
      <w:bookmarkStart w:id="62" w:name="ZOTERO_BREF_dOzYmBZr1DEE"/>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62"/>
      <w:r>
        <w:rPr/>
        <w:t>.</w:t>
      </w:r>
    </w:p>
    <w:p>
      <w:pPr>
        <w:pStyle w:val="Normal"/>
        <w:spacing w:lineRule="auto" w:line="360"/>
        <w:rPr/>
      </w:pPr>
      <w:r>
        <w:rPr>
          <w:rFonts w:eastAsia="Arial" w:cs="Arial"/>
          <w:color w:val="000000"/>
        </w:rPr>
        <w:t xml:space="preserve">Utilising the CapeNature database </w:t>
      </w:r>
      <w:bookmarkStart w:id="63" w:name="ZOTERO_BREF_QzaEnC6pLOXr"/>
      <w:r>
        <w:rPr>
          <w:rFonts w:eastAsia="Arial" w:cs="Arial"/>
          <w:color w:val="000000"/>
        </w:rPr>
        <w:t>(Forsyth, 2023)</w:t>
      </w:r>
      <w:bookmarkEnd w:id="63"/>
      <w:r>
        <w:rPr>
          <w:rFonts w:eastAsia="Arial" w:cs="Arial"/>
          <w:color w:val="000000"/>
        </w:rPr>
        <w:t xml:space="preserve">, a list of historical fires that had occurred within the bounds of the study area were compiled. The extent of each fire and its date were stored using spatial polygons through the “sf” package in R </w:t>
      </w:r>
      <w:bookmarkStart w:id="64" w:name="ZOTERO_BREF_1VmvI7K7Pzwr"/>
      <w:r>
        <w:rPr>
          <w:rFonts w:eastAsia="Arial" w:cs="Arial"/>
          <w:color w:val="000000"/>
        </w:rPr>
        <w:t>(Pebesma and Bivand, 2023)</w:t>
      </w:r>
      <w:bookmarkEnd w:id="64"/>
      <w:r>
        <w:rPr>
          <w:rFonts w:eastAsia="Arial" w:cs="Arial"/>
          <w:color w:val="000000"/>
        </w:rPr>
        <w:t>. The fires were attributed to each pitfall trap using the GPS coordinates of the trap. Through cross-referencing the site coordinates and the extent of the polygons, a map and database was created which showed the list of all the fires a particular site had experienced in recorded history, as well as the most recent fire, and consequently the years since the last fire. These fire data were used in conjunction with the other environmental data to provide a further explanatory variable to explain the environmental changes that were observed.</w:t>
      </w:r>
    </w:p>
    <w:p>
      <w:pPr>
        <w:pStyle w:val="Heading2"/>
        <w:numPr>
          <w:ilvl w:val="0"/>
          <w:numId w:val="1"/>
        </w:numPr>
        <w:spacing w:lineRule="auto" w:line="360"/>
        <w:ind w:hanging="0" w:left="0"/>
        <w:rPr/>
      </w:pPr>
      <w:r>
        <w:rPr/>
        <w:t>Statistical analyses</w:t>
      </w:r>
    </w:p>
    <w:p>
      <w:pPr>
        <w:pStyle w:val="Normal"/>
        <w:bidi w:val="0"/>
        <w:spacing w:lineRule="auto" w:line="360"/>
        <w:rPr/>
      </w:pPr>
      <w:r>
        <w:rPr>
          <w:rFonts w:eastAsia="Arial" w:cs="Arial"/>
          <w:color w:val="000000"/>
        </w:rPr>
        <w:t xml:space="preserve">All data analyses, except for the calculation of slope and aspect based on GPS coordinates, were performed in R </w:t>
      </w:r>
      <w:bookmarkStart w:id="65" w:name="ZOTERO_BREF_LmKYaqtuFrwt"/>
      <w:r>
        <w:rPr>
          <w:rFonts w:eastAsia="Arial" w:cs="Arial"/>
          <w:color w:val="000000"/>
        </w:rPr>
        <w:t>(R Core Team, 2026)</w:t>
      </w:r>
      <w:bookmarkEnd w:id="65"/>
      <w:r>
        <w:rPr>
          <w:rFonts w:eastAsia="Arial" w:cs="Arial"/>
          <w:color w:val="000000"/>
        </w:rPr>
        <w:t xml:space="preserve">. For the October 2022 and March 2023 samples, all the beetles were compared to each other visually using bar charts and Non-metric Multidimensional Scaling (NMDS) plots. The abundance and species richness between the two seasons were also compared quantitatively, across the entire transect and on a site-by-site basis. The three key species were used to compare the current beetle samples (October 2022, October 2023, and March 2023) to the historical beetle samples (October 2002 and 2003) in terms of abundance. Although diversity could not be compared directly between the current sample and the historical sample, species density could </w:t>
      </w:r>
      <w:r>
        <w:rPr/>
        <w:commentReference w:id="1"/>
      </w:r>
      <w:r>
        <w:rPr>
          <w:rFonts w:eastAsia="Arial" w:cs="Arial"/>
          <w:color w:val="000000"/>
        </w:rPr>
        <w:t>be used as a comparison as it does not rely on the same species to be matched or identified in the different samples.</w:t>
      </w:r>
      <w:ins w:id="8" w:author="Unknown Author" w:date="2026-04-03T21:53:46Z">
        <w:r>
          <w:rPr>
            <w:rFonts w:eastAsia="Arial" w:cs="Arial"/>
            <w:color w:val="000000"/>
          </w:rPr>
          <w:t xml:space="preserve"> Species density is calculated as the number of species present per unit area in the sample.</w:t>
        </w:r>
      </w:ins>
      <w:ins w:id="9" w:author="Unknown Author" w:date="2026-04-05T05:34:21Z">
        <w:r>
          <w:rPr>
            <w:rFonts w:eastAsia="Arial" w:cs="Arial"/>
            <w:color w:val="000000"/>
          </w:rPr>
          <w:t xml:space="preserve"> This measure of species density was also used to compile sample-based rarefaction curves for each site, across all of the identified beetle species from the 2022-2023 sample, to determine the degree of sampling </w:t>
        </w:r>
      </w:ins>
      <w:ins w:id="10" w:author="Unknown Author" w:date="2026-04-06T04:25:53Z">
        <w:r>
          <w:rPr>
            <w:rFonts w:eastAsia="Arial" w:cs="Arial"/>
            <w:color w:val="000000"/>
          </w:rPr>
          <w:t>representation</w:t>
        </w:r>
      </w:ins>
      <w:ins w:id="11" w:author="Unknown Author" w:date="2026-04-05T05:37:26Z">
        <w:r>
          <w:rPr>
            <w:rFonts w:eastAsia="Arial" w:cs="Arial"/>
            <w:color w:val="000000"/>
          </w:rPr>
          <w:t xml:space="preserve"> </w:t>
        </w:r>
      </w:ins>
      <w:bookmarkStart w:id="66" w:name="ZOTERO_BREF_vwbEg1ofXYD6"/>
      <w:r>
        <w:rPr>
          <w:rFonts w:eastAsia="Arial" w:cs="Arial"/>
          <w:color w:val="000000"/>
        </w:rPr>
        <w:t>(Gotelli and Colwell, 2001)</w:t>
      </w:r>
      <w:bookmarkEnd w:id="66"/>
      <w:ins w:id="12" w:author="Unknown Author" w:date="2026-04-05T05:37:26Z">
        <w:r>
          <w:rPr>
            <w:rFonts w:eastAsia="Arial" w:cs="Arial"/>
            <w:color w:val="000000"/>
          </w:rPr>
          <w:t xml:space="preserve">. These rarefaction curves were made using the </w:t>
        </w:r>
      </w:ins>
      <w:ins w:id="13" w:author="Unknown Author" w:date="2026-04-05T05:37:26Z">
        <w:r>
          <w:rPr>
            <w:rFonts w:eastAsia="Noto Serif CJK SC" w:cs="Lohit Devanagari"/>
            <w:color w:val="auto"/>
            <w:kern w:val="2"/>
            <w:sz w:val="24"/>
            <w:szCs w:val="24"/>
            <w:lang w:val="en-ZA" w:eastAsia="zh-CN" w:bidi="hi-IN"/>
            <w:rPrChange w:id="0" w:author="Unknown Author" w:date="2026-04-05T05:38:06Z">
              <w:rPr>
                <w:kern w:val="2"/>
                <w:szCs w:val="24"/>
              </w:rPr>
            </w:rPrChange>
          </w:rPr>
          <w:t>“</w:t>
        </w:r>
      </w:ins>
      <w:ins w:id="15" w:author="Unknown Author" w:date="2026-04-05T05:38:07Z">
        <w:r>
          <w:rPr>
            <w:rFonts w:eastAsia="Arial" w:cs="Arial"/>
            <w:color w:val="000000"/>
            <w:kern w:val="2"/>
            <w:sz w:val="24"/>
            <w:szCs w:val="24"/>
            <w:lang w:val="en-ZA" w:eastAsia="zh-CN" w:bidi="hi-IN"/>
          </w:rPr>
          <w:t>vegan</w:t>
        </w:r>
      </w:ins>
      <w:ins w:id="16" w:author="Unknown Author" w:date="2026-04-05T05:38:07Z">
        <w:r>
          <w:rPr>
            <w:rFonts w:eastAsia="Noto Serif CJK SC" w:cs="Lohit Devanagari"/>
            <w:color w:val="auto"/>
            <w:kern w:val="2"/>
            <w:sz w:val="24"/>
            <w:szCs w:val="24"/>
            <w:lang w:val="en-ZA" w:eastAsia="zh-CN" w:bidi="hi-IN"/>
            <w:rPrChange w:id="0" w:author="Unknown Author" w:date="2026-04-05T05:38:09Z">
              <w:rPr>
                <w:kern w:val="2"/>
                <w:szCs w:val="24"/>
              </w:rPr>
            </w:rPrChange>
          </w:rPr>
          <w:t>”</w:t>
        </w:r>
      </w:ins>
      <w:ins w:id="18" w:author="Unknown Author" w:date="2026-04-05T05:38:09Z">
        <w:r>
          <w:rPr>
            <w:rFonts w:eastAsia="Arial" w:cs="Arial"/>
            <w:color w:val="000000"/>
            <w:kern w:val="2"/>
            <w:sz w:val="24"/>
            <w:szCs w:val="24"/>
            <w:lang w:val="en-ZA" w:eastAsia="zh-CN" w:bidi="hi-IN"/>
          </w:rPr>
          <w:t xml:space="preserve"> package in R </w:t>
        </w:r>
      </w:ins>
      <w:bookmarkStart w:id="67" w:name="ZOTERO_BREF_IlXHs5w39UzV"/>
      <w:r>
        <w:rPr>
          <w:b w:val="false"/>
          <w:caps w:val="false"/>
          <w:smallCaps w:val="false"/>
          <w:position w:val="0"/>
          <w:sz w:val="24"/>
          <w:u w:val="none"/>
          <w:vertAlign w:val="baseline"/>
        </w:rPr>
        <w:t xml:space="preserve">(Oksanen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67"/>
      <w:ins w:id="19" w:author="Unknown Author" w:date="2026-04-05T05:38:09Z">
        <w:r>
          <w:rPr/>
          <w:t>.</w:t>
        </w:r>
      </w:ins>
    </w:p>
    <w:p>
      <w:pPr>
        <w:pStyle w:val="Normal"/>
        <w:spacing w:lineRule="auto" w:line="360"/>
        <w:rPr/>
      </w:pPr>
      <w:r>
        <w:rPr>
          <w:rFonts w:eastAsia="Arial" w:cs="Arial"/>
          <w:color w:val="000000"/>
        </w:rPr>
        <w:t xml:space="preserve">Redundancy analysis (RDA) was used to examine the relationships between the beetle sampling and assemblage structure with the environmental variables </w:t>
      </w:r>
      <w:bookmarkStart w:id="68" w:name="ZOTERO_BREF_RNKl7890VY9l"/>
      <w:r>
        <w:rPr>
          <w:b w:val="false"/>
          <w:caps w:val="false"/>
          <w:smallCaps w:val="false"/>
          <w:position w:val="0"/>
          <w:sz w:val="24"/>
          <w:u w:val="none"/>
          <w:vertAlign w:val="baseline"/>
        </w:rPr>
        <w:t xml:space="preserve">(Oksanen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68"/>
      <w:r>
        <w:rPr/>
        <w:t>. RDA was performed on the historical beetle comparisons, the current seasonal comparisons, as well as the October 2022 sampling season. For the current samples where all the species from the three families of interest were identified, both the abundances, and the presence-absence data of the beetles were analysed with RDA.</w:t>
      </w:r>
    </w:p>
    <w:p>
      <w:pPr>
        <w:pStyle w:val="Normal"/>
        <w:spacing w:lineRule="auto" w:line="360"/>
        <w:rPr/>
      </w:pPr>
      <w:r>
        <w:rPr>
          <w:rFonts w:eastAsia="Arial" w:cs="Arial"/>
          <w:color w:val="000000"/>
        </w:rPr>
        <w:t xml:space="preserve">The results of the significant variables obtained from the RDA, as well as prior known explanatory factors that affect beetle abundance and diversity, were used to construct generalised linear models (GLMs) to quantify the effects that these various factors may have on the beetle assemblages. Specifically, due to the sampling being repeated on the same locations across a temporal gradient, Generalised Linear </w:t>
      </w:r>
      <w:r>
        <w:rPr>
          <w:rFonts w:eastAsia="Arial" w:cs="Arial"/>
        </w:rPr>
        <w:t>Mixed-Effects</w:t>
      </w:r>
      <w:r>
        <w:rPr>
          <w:rFonts w:eastAsia="Arial" w:cs="Arial"/>
          <w:color w:val="000000"/>
        </w:rPr>
        <w:t xml:space="preserve"> Models (GLMMs) were used </w:t>
      </w:r>
      <w:bookmarkStart w:id="69" w:name="ZOTERO_BREF_Pwl1SRWZ6fkS"/>
      <w:r>
        <w:rPr>
          <w:b w:val="false"/>
          <w:caps w:val="false"/>
          <w:smallCaps w:val="false"/>
          <w:position w:val="0"/>
          <w:sz w:val="24"/>
          <w:u w:val="none"/>
          <w:vertAlign w:val="baseline"/>
        </w:rPr>
        <w:t xml:space="preserve">(Hadfield, 2010; Bates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2015)</w:t>
      </w:r>
      <w:bookmarkEnd w:id="69"/>
      <w:r>
        <w:rPr/>
        <w:t>.</w:t>
      </w:r>
    </w:p>
    <w:p>
      <w:pPr>
        <w:pStyle w:val="Normal"/>
        <w:spacing w:lineRule="auto" w:line="360" w:before="0" w:after="140"/>
        <w:jc w:val="both"/>
        <w:rPr/>
      </w:pPr>
      <w:r>
        <w:rPr>
          <w:rFonts w:eastAsia="Arial" w:cs="Arial"/>
          <w:color w:val="000000"/>
        </w:rPr>
        <w:t xml:space="preserve">Whether or not beetle species were shifting in their altitudinal range were analysed. The data were compared both using all the species compared between the </w:t>
      </w:r>
      <w:r>
        <w:rPr>
          <w:rFonts w:eastAsia="Arial" w:cs="Arial"/>
        </w:rPr>
        <w:t>current</w:t>
      </w:r>
      <w:r>
        <w:rPr>
          <w:rFonts w:eastAsia="Arial" w:cs="Arial"/>
          <w:color w:val="000000"/>
        </w:rPr>
        <w:t xml:space="preserve"> beetle samples, as well as the three key species compared between the </w:t>
      </w:r>
      <w:r>
        <w:rPr>
          <w:rFonts w:eastAsia="Arial" w:cs="Arial"/>
        </w:rPr>
        <w:t>current</w:t>
      </w:r>
      <w:r>
        <w:rPr>
          <w:rFonts w:eastAsia="Arial" w:cs="Arial"/>
          <w:color w:val="000000"/>
        </w:rPr>
        <w:t xml:space="preserve"> samples and the historical samples. The Jaccardian similarities of the different sites compared between the current and historical sampling efforts were computed to show the differences in beetle assemblage composition within each site across the 20-year gap between sampling.</w:t>
      </w:r>
    </w:p>
    <w:p>
      <w:pPr>
        <w:pStyle w:val="Normal"/>
        <w:spacing w:lineRule="auto" w:line="360" w:before="0" w:after="140"/>
        <w:jc w:val="both"/>
        <w:rPr/>
      </w:pPr>
      <w:r>
        <w:rPr>
          <w:rFonts w:eastAsia="Arial" w:cs="Arial"/>
          <w:color w:val="000000"/>
        </w:rPr>
        <w:t>The environmental variables of vegetation ground cover, vegetation height, and soil attributes, were also compared across the various temporal categories corresponding to the different beetle sampling events. They were compared to determine whether the environment surrounding the sampling sites had changed significantly between the different sampling efforts. The changes in environmental conditions combined with the effects that those variables have on beetle assemblage responses as shown in the GLMs will be used to determine whether those changes could be driving reasons behind the population changes. The fire data were used to determine whether there was a relationship between the recorded fire and the environmental variables present within the sampling sites.</w:t>
      </w:r>
    </w:p>
    <w:p>
      <w:pPr>
        <w:pStyle w:val="Normal"/>
        <w:spacing w:lineRule="auto" w:line="360"/>
        <w:rPr/>
      </w:pPr>
      <w:r>
        <w:rPr>
          <w:rFonts w:eastAsia="Arial" w:cs="Arial"/>
          <w:color w:val="000000"/>
        </w:rPr>
        <w:t xml:space="preserve">The time-series data for the modelled microclimate temperatures (air and ground) as well as the precipitation observations were analysed using Seasonal-Trend Decomposition with Regression (STR) </w:t>
      </w:r>
      <w:bookmarkStart w:id="70" w:name="ZOTERO_BREF_8XMr5zm1rj14"/>
      <w:r>
        <w:rPr>
          <w:rFonts w:eastAsia="Arial" w:cs="Arial"/>
          <w:color w:val="000000"/>
        </w:rPr>
        <w:t>(Dokumentov and Hyndman, 2022)</w:t>
      </w:r>
      <w:bookmarkEnd w:id="70"/>
      <w:r>
        <w:rPr>
          <w:rFonts w:eastAsia="Arial" w:cs="Arial"/>
          <w:color w:val="000000"/>
        </w:rPr>
        <w:t>. The STR models separate the changes in the response variable into parts of cycling seasonality (daily, yearly, etc.), and trend over time. This allows for baseline trends in the time-series data to be extracted and determine if there are any potential observable directional changes over time. After determining any potential trends per site, descriptive representatives of the relevant variables can also be incorporated in the interpretation of assemblage changes over time and also utilised in any models.</w:t>
      </w:r>
      <w:r>
        <w:br w:type="page"/>
      </w:r>
    </w:p>
    <w:p>
      <w:pPr>
        <w:pStyle w:val="Heading1"/>
        <w:numPr>
          <w:ilvl w:val="0"/>
          <w:numId w:val="1"/>
        </w:numPr>
        <w:spacing w:lineRule="auto" w:line="360" w:before="0" w:after="120"/>
        <w:ind w:hanging="0" w:left="0"/>
        <w:rPr/>
      </w:pPr>
      <w:r>
        <w:rPr/>
        <w:t>Results</w:t>
      </w:r>
    </w:p>
    <w:p>
      <w:pPr>
        <w:pStyle w:val="Heading2"/>
        <w:numPr>
          <w:ilvl w:val="0"/>
          <w:numId w:val="1"/>
        </w:numPr>
        <w:spacing w:lineRule="auto" w:line="360"/>
        <w:ind w:hanging="0" w:left="0"/>
        <w:rPr/>
      </w:pPr>
      <w:r>
        <w:rPr/>
        <w:t xml:space="preserve">Environmental variables </w:t>
      </w:r>
    </w:p>
    <w:p>
      <w:pPr>
        <w:pStyle w:val="Normal"/>
        <w:spacing w:lineRule="auto" w:line="360" w:before="0" w:after="140"/>
        <w:jc w:val="both"/>
        <w:rPr/>
      </w:pPr>
      <w:r>
        <w:rPr>
          <w:rFonts w:eastAsia="Arial" w:cs="Arial"/>
          <w:color w:val="000000"/>
        </w:rPr>
        <w:t xml:space="preserve">The proportional composition of ground cover was observed to have changed significantly between the historical and </w:t>
      </w:r>
      <w:r>
        <w:rPr>
          <w:rFonts w:eastAsia="Arial" w:cs="Arial"/>
        </w:rPr>
        <w:t>current</w:t>
      </w:r>
      <w:r>
        <w:rPr>
          <w:rFonts w:eastAsia="Arial" w:cs="Arial"/>
          <w:color w:val="000000"/>
        </w:rPr>
        <w:t xml:space="preserve"> sampling events. There has been a general trend where the proportion of the bare ground and exposed rock has decreased, while the proportion of plant litter and live vegetation cover have all proportionally increased (Figure 3).</w:t>
      </w:r>
    </w:p>
    <w:p>
      <w:pPr>
        <w:pStyle w:val="Normal"/>
        <w:spacing w:lineRule="auto" w:line="360" w:before="0" w:after="140"/>
        <w:jc w:val="both"/>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17590" cy="378079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6117590" cy="3780790"/>
                    </a:xfrm>
                    <a:prstGeom prst="rect">
                      <a:avLst/>
                    </a:prstGeom>
                    <a:noFill/>
                  </pic:spPr>
                </pic:pic>
              </a:graphicData>
            </a:graphic>
          </wp:anchor>
        </w:drawing>
      </w:r>
      <w:r>
        <w:rPr>
          <w:rFonts w:eastAsia="Arial" w:cs="Arial"/>
          <w:b/>
          <w:bCs/>
          <w:color w:val="000000"/>
        </w:rPr>
        <w:t xml:space="preserve">Figure 3: </w:t>
      </w:r>
      <w:r>
        <w:rPr>
          <w:rFonts w:eastAsia="Arial" w:cs="Arial"/>
          <w:color w:val="000000"/>
        </w:rPr>
        <w:t xml:space="preserve">Mean </w:t>
      </w:r>
      <w:r>
        <w:rPr/>
        <w:commentReference w:id="2"/>
      </w:r>
      <w:r>
        <w:rPr>
          <w:rFonts w:eastAsia="Arial" w:cs="Arial"/>
          <w:color w:val="000000"/>
        </w:rPr>
        <w:t>proportional composition of the ground cover present across the entire transect, compared between the two different sampling periods.</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r>
        <w:rPr>
          <w:rFonts w:eastAsia="Arial" w:cs="Arial"/>
          <w:color w:val="000000"/>
        </w:rPr>
        <w:t>When these data were analysed with the GLMMs, all these changes in proportional composition were determined to be significant. Across the time that has passed between the two sampling periods, bare ground has decreased by 35% (4</w:t>
      </w:r>
      <w:ins w:id="20" w:author="Unknown Author" w:date="2026-04-04T00:56:39Z">
        <w:r>
          <w:rPr>
            <w:rFonts w:eastAsia="Arial" w:cs="Arial"/>
            <w:color w:val="000000"/>
          </w:rPr>
          <w:t>2.5</w:t>
        </w:r>
      </w:ins>
      <w:del w:id="21" w:author="Unknown Author" w:date="2026-04-04T00:56:39Z">
        <w:r>
          <w:rPr>
            <w:rFonts w:eastAsia="Arial" w:cs="Arial"/>
            <w:color w:val="000000"/>
          </w:rPr>
          <w:delText>3</w:delText>
        </w:r>
      </w:del>
      <w:r>
        <w:rPr>
          <w:rFonts w:eastAsia="Arial" w:cs="Arial"/>
          <w:color w:val="000000"/>
        </w:rPr>
        <w:t>% in 2002–2003, 2</w:t>
      </w:r>
      <w:ins w:id="22" w:author="Unknown Author" w:date="2026-04-04T00:56:47Z">
        <w:r>
          <w:rPr>
            <w:rFonts w:eastAsia="Arial" w:cs="Arial"/>
            <w:color w:val="000000"/>
          </w:rPr>
          <w:t>7.8</w:t>
        </w:r>
      </w:ins>
      <w:del w:id="23" w:author="Unknown Author" w:date="2026-04-04T00:56:47Z">
        <w:r>
          <w:rPr>
            <w:rFonts w:eastAsia="Arial" w:cs="Arial"/>
            <w:color w:val="000000"/>
          </w:rPr>
          <w:delText>8</w:delText>
        </w:r>
      </w:del>
      <w:r>
        <w:rPr>
          <w:rFonts w:eastAsia="Arial" w:cs="Arial"/>
          <w:color w:val="000000"/>
        </w:rPr>
        <w:t>% in 2022–2023), plant litter has increased by 183% (4</w:t>
      </w:r>
      <w:r>
        <w:rPr/>
        <w:commentReference w:id="3"/>
      </w:r>
      <w:ins w:id="24" w:author="Unknown Author" w:date="2026-04-04T00:52:22Z">
        <w:r>
          <w:rPr/>
          <w:commentReference w:id="4"/>
        </w:r>
      </w:ins>
      <w:r>
        <w:rPr>
          <w:rFonts w:eastAsia="Arial" w:cs="Arial"/>
          <w:color w:val="000000"/>
        </w:rPr>
        <w:t>.</w:t>
      </w:r>
      <w:ins w:id="25" w:author="Unknown Author" w:date="2026-04-04T00:55:16Z">
        <w:r>
          <w:rPr>
            <w:rFonts w:eastAsia="Arial" w:cs="Arial"/>
            <w:color w:val="000000"/>
          </w:rPr>
          <w:t>07</w:t>
        </w:r>
      </w:ins>
      <w:del w:id="26" w:author="Unknown Author" w:date="2026-04-04T00:55:17Z">
        <w:r>
          <w:rPr>
            <w:rFonts w:eastAsia="Arial" w:cs="Arial"/>
            <w:color w:val="000000"/>
          </w:rPr>
          <w:delText>1</w:delText>
        </w:r>
      </w:del>
      <w:r>
        <w:rPr>
          <w:rFonts w:eastAsia="Arial" w:cs="Arial"/>
          <w:color w:val="000000"/>
        </w:rPr>
        <w:t>% in 2002–2003, 1</w:t>
      </w:r>
      <w:ins w:id="27" w:author="Unknown Author" w:date="2026-04-04T00:55:20Z">
        <w:r>
          <w:rPr>
            <w:rFonts w:eastAsia="Arial" w:cs="Arial"/>
            <w:color w:val="000000"/>
          </w:rPr>
          <w:t>1.5</w:t>
        </w:r>
      </w:ins>
      <w:del w:id="28" w:author="Unknown Author" w:date="2026-04-04T00:55:20Z">
        <w:r>
          <w:rPr>
            <w:rFonts w:eastAsia="Arial" w:cs="Arial"/>
            <w:color w:val="000000"/>
          </w:rPr>
          <w:delText>2</w:delText>
        </w:r>
      </w:del>
      <w:r>
        <w:rPr>
          <w:rFonts w:eastAsia="Arial" w:cs="Arial"/>
          <w:color w:val="000000"/>
        </w:rPr>
        <w:t>% in 2022–2023), exposed rock has decreased by 10% (19</w:t>
      </w:r>
      <w:ins w:id="29" w:author="Unknown Author" w:date="2026-04-04T00:55:42Z">
        <w:r>
          <w:rPr>
            <w:rFonts w:eastAsia="Arial" w:cs="Arial"/>
            <w:color w:val="000000"/>
          </w:rPr>
          <w:t>.3</w:t>
        </w:r>
      </w:ins>
      <w:r>
        <w:rPr>
          <w:rFonts w:eastAsia="Arial" w:cs="Arial"/>
          <w:color w:val="000000"/>
        </w:rPr>
        <w:t>% in 2002–2003, 17</w:t>
      </w:r>
      <w:ins w:id="30" w:author="Unknown Author" w:date="2026-04-04T00:55:44Z">
        <w:r>
          <w:rPr>
            <w:rFonts w:eastAsia="Arial" w:cs="Arial"/>
            <w:color w:val="000000"/>
          </w:rPr>
          <w:t>.3</w:t>
        </w:r>
      </w:ins>
      <w:r>
        <w:rPr>
          <w:rFonts w:eastAsia="Arial" w:cs="Arial"/>
          <w:color w:val="000000"/>
        </w:rPr>
        <w:t xml:space="preserve">% in 2022–2023), and live vegetation cover has increased by 27% </w:t>
      </w:r>
      <w:r>
        <w:rPr/>
        <w:commentReference w:id="5"/>
      </w:r>
      <w:ins w:id="31" w:author="Unknown Author" w:date="2026-04-04T01:00:08Z">
        <w:r>
          <w:rPr/>
          <w:commentReference w:id="6"/>
        </w:r>
      </w:ins>
      <w:r>
        <w:rPr>
          <w:rFonts w:eastAsia="Arial" w:cs="Arial"/>
          <w:color w:val="000000"/>
        </w:rPr>
        <w:t>(34</w:t>
      </w:r>
      <w:ins w:id="32" w:author="Unknown Author" w:date="2026-04-04T00:56:32Z">
        <w:r>
          <w:rPr>
            <w:rFonts w:eastAsia="Arial" w:cs="Arial"/>
            <w:color w:val="000000"/>
          </w:rPr>
          <w:t>.2</w:t>
        </w:r>
      </w:ins>
      <w:r>
        <w:rPr>
          <w:rFonts w:eastAsia="Arial" w:cs="Arial"/>
          <w:color w:val="000000"/>
        </w:rPr>
        <w:t>% in 2002–2003, 43</w:t>
      </w:r>
      <w:ins w:id="33" w:author="Unknown Author" w:date="2026-04-04T00:56:21Z">
        <w:r>
          <w:rPr>
            <w:rFonts w:eastAsia="Arial" w:cs="Arial"/>
            <w:color w:val="000000"/>
          </w:rPr>
          <w:t>.4</w:t>
        </w:r>
      </w:ins>
      <w:r>
        <w:rPr>
          <w:rFonts w:eastAsia="Arial" w:cs="Arial"/>
          <w:color w:val="000000"/>
        </w:rPr>
        <w:t>% in 2022–2023), across the entire transect (</w:t>
      </w:r>
      <w:r>
        <w:rPr>
          <w:rFonts w:eastAsia="Arial" w:cs="Arial"/>
        </w:rPr>
        <w:t>Table S1</w:t>
      </w:r>
      <w:r>
        <w:rPr>
          <w:rFonts w:eastAsia="Arial" w:cs="Arial"/>
          <w:color w:val="000000"/>
        </w:rPr>
        <w:t>).</w:t>
      </w:r>
    </w:p>
    <w:p>
      <w:pPr>
        <w:pStyle w:val="Normal"/>
        <w:spacing w:lineRule="auto" w:line="360" w:before="0" w:after="140"/>
        <w:jc w:val="both"/>
        <w:rPr>
          <w:ins w:id="41" w:author="Unknown Author" w:date="2026-04-04T01:22:58Z"/>
        </w:rPr>
      </w:pPr>
      <w:r>
        <w:rPr>
          <w:rFonts w:eastAsia="Arial" w:cs="Arial"/>
          <w:color w:val="000000"/>
        </w:rPr>
        <w:t xml:space="preserve">Vegetation height has changed significantly over time across the entire transect, with both the mean vertical complexity of vegetation and the mean maximum vegetation height increasing </w:t>
      </w:r>
      <w:del w:id="34" w:author="Unknown Author" w:date="2026-04-04T01:22:09Z">
        <w:r>
          <w:rPr>
            <w:rFonts w:eastAsia="Arial" w:cs="Arial"/>
            <w:color w:val="000000"/>
          </w:rPr>
          <w:delText>‍​​​​​</w:delText>
        </w:r>
      </w:del>
      <w:del w:id="35" w:author="Unknown Author" w:date="2026-04-04T01:22:09Z">
        <w:r>
          <w:rPr/>
          <w:delText>​​​​​</w:delText>
        </w:r>
      </w:del>
      <w:del w:id="36" w:author="Unknown Author" w:date="2026-04-04T01:22:09Z">
        <w:r>
          <w:rPr/>
          <w:drawing>
            <wp:anchor distT="0" distB="0" distL="0" distR="0" simplePos="0" relativeHeight="0" behindDoc="1" locked="0" layoutInCell="1" allowOverlap="0">
              <wp:simplePos x="0" y="0"/>
              <wp:positionH relativeFrom="page">
                <wp:posOffset>1504950</wp:posOffset>
              </wp:positionH>
              <wp:positionV relativeFrom="page">
                <wp:posOffset>0</wp:posOffset>
              </wp:positionV>
              <wp:extent cx="4186555" cy="5792470"/>
              <wp:effectExtent l="0" t="0" r="0" b="0"/>
              <wp:wrapNone/>
              <wp:docPr id="4" name="Image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Copy 1 Copy 1"/>
                      <pic:cNvPicPr>
                        <a:picLocks noChangeAspect="1" noChangeArrowheads="1"/>
                      </pic:cNvPicPr>
                    </pic:nvPicPr>
                    <pic:blipFill>
                      <a:blip r:embed="rId5"/>
                      <a:stretch>
                        <a:fillRect/>
                      </a:stretch>
                    </pic:blipFill>
                    <pic:spPr bwMode="auto">
                      <a:xfrm>
                        <a:off x="0" y="0"/>
                        <a:ext cx="4186555" cy="5792470"/>
                      </a:xfrm>
                      <a:prstGeom prst="rect">
                        <a:avLst/>
                      </a:prstGeom>
                    </pic:spPr>
                  </pic:pic>
                </a:graphicData>
              </a:graphic>
            </wp:anchor>
          </w:drawing>
          <w:delText>​​​​​</w:delText>
        </w:r>
      </w:del>
      <w:del w:id="37" w:author="Unknown Author" w:date="2026-04-04T01:22:09Z">
        <w:r>
          <w:rPr>
            <w:rFonts w:eastAsia="Arial" w:cs="Arial"/>
            <w:color w:val="000000"/>
          </w:rPr>
          <w:delText>​​​​​‍</w:delText>
        </w:r>
      </w:del>
      <w:r>
        <w:rPr>
          <w:rFonts w:eastAsia="Arial" w:cs="Arial"/>
          <w:color w:val="000000"/>
        </w:rPr>
        <w:t xml:space="preserve">in the time between the sampling periods (Figure 4). When analysed with GLMMs these changes were determined to be significant, with mean vertical complexity of vegetation increasing by 28% (8.41 in 2002–2003, 10.7 in 2022–2023) and mean maximum vegetation height increasing by 54% (29 cm in 2002–2003, 58 cm in 2022–2023) (Table </w:t>
      </w:r>
      <w:r>
        <w:rPr>
          <w:rFonts w:eastAsia="Arial" w:cs="Arial"/>
        </w:rPr>
        <w:t>A2</w:t>
      </w:r>
      <w:r>
        <w:rPr>
          <w:rFonts w:eastAsia="Arial" w:cs="Arial"/>
          <w:color w:val="000000"/>
        </w:rPr>
        <w:t>). The changes in these vegetation height characteristics were site-specific, and</w:t>
      </w:r>
      <w:del w:id="38" w:author="Unknown Author" w:date="2026-04-04T01:18:41Z">
        <w:r>
          <w:rPr>
            <w:rFonts w:eastAsia="Arial" w:cs="Arial"/>
            <w:color w:val="000000"/>
          </w:rPr>
          <w:delText>‍</w:delText>
        </w:r>
      </w:del>
      <w:del w:id="39" w:author="Unknown Author" w:date="2026-04-04T01:18:41Z">
        <w:r>
          <w:drawing>
            <wp:anchor distT="0" distB="0" distL="0" distR="0" simplePos="0" relativeHeight="0" behindDoc="0" locked="0" layoutInCell="1" allowOverlap="1">
              <wp:simplePos x="0" y="0"/>
              <wp:positionH relativeFrom="column">
                <wp:posOffset>1056640</wp:posOffset>
              </wp:positionH>
              <wp:positionV relativeFrom="paragraph">
                <wp:posOffset>1979930</wp:posOffset>
              </wp:positionV>
              <wp:extent cx="4187825" cy="5793740"/>
              <wp:effectExtent l="0" t="0" r="0" b="0"/>
              <wp:wrapSquare wrapText="bothSides"/>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4187825" cy="5793740"/>
                      </a:xfrm>
                      <a:prstGeom prst="rect">
                        <a:avLst/>
                      </a:prstGeom>
                    </pic:spPr>
                  </pic:pic>
                </a:graphicData>
              </a:graphic>
            </wp:anchor>
          </w:drawing>
        </w:r>
      </w:del>
      <w:del w:id="40" w:author="Unknown Author" w:date="2026-04-04T01:18:41Z">
        <w:r>
          <w:rPr>
            <w:rFonts w:eastAsia="Arial" w:cs="Arial"/>
            <w:color w:val="000000"/>
          </w:rPr>
          <w:delText>‍</w:delText>
        </w:r>
      </w:del>
      <w:r>
        <w:rPr>
          <w:rFonts w:eastAsia="Arial" w:cs="Arial"/>
          <w:color w:val="000000"/>
        </w:rPr>
        <w:t xml:space="preserve"> further GLMM analysis including site as an explanatory variable showed in which sites there were significant changes.</w:t>
      </w:r>
    </w:p>
    <w:p>
      <w:pPr>
        <w:pStyle w:val="Normal"/>
        <w:widowControl/>
        <w:suppressAutoHyphens w:val="true"/>
        <w:overflowPunct w:val="true"/>
        <w:bidi w:val="0"/>
        <w:spacing w:lineRule="auto" w:line="360" w:before="0" w:after="140"/>
        <w:jc w:val="both"/>
        <w:rPr/>
      </w:pPr>
      <w:r>
        <mc:AlternateContent>
          <mc:Choice Requires="wps">
            <w:drawing>
              <wp:anchor distT="71120" distB="71755" distL="70485" distR="72390" simplePos="0" relativeHeight="16" behindDoc="0" locked="0" layoutInCell="0" allowOverlap="1">
                <wp:simplePos x="0" y="0"/>
                <wp:positionH relativeFrom="column">
                  <wp:posOffset>-240665</wp:posOffset>
                </wp:positionH>
                <wp:positionV relativeFrom="paragraph">
                  <wp:posOffset>-41910</wp:posOffset>
                </wp:positionV>
                <wp:extent cx="6599555" cy="6042025"/>
                <wp:effectExtent l="635" t="635" r="0" b="0"/>
                <wp:wrapSquare wrapText="bothSides"/>
                <wp:docPr id="6" name="Frame1"/>
                <a:graphic xmlns:a="http://schemas.openxmlformats.org/drawingml/2006/main">
                  <a:graphicData uri="http://schemas.microsoft.com/office/word/2010/wordprocessingShape">
                    <wps:wsp>
                      <wps:cNvSpPr/>
                      <wps:spPr>
                        <a:xfrm>
                          <a:off x="0" y="0"/>
                          <a:ext cx="6599520" cy="6041880"/>
                        </a:xfrm>
                        <a:prstGeom prst="rect">
                          <a:avLst/>
                        </a:prstGeom>
                        <a:solidFill>
                          <a:srgbClr val="FFFFFF"/>
                        </a:solidFill>
                        <a:ln w="0">
                          <a:noFill/>
                        </a:ln>
                      </wps:spPr>
                      <wps:style>
                        <a:lnRef idx="0"/>
                        <a:fillRef idx="0"/>
                        <a:effectRef idx="0"/>
                        <a:fontRef idx="minor"/>
                      </wps:style>
                      <wps:txbx>
                        <w:txbxContent>
                          <w:p>
                            <w:pPr>
                              <w:pStyle w:val="FrameContents"/>
                              <w:spacing w:before="0" w:after="142"/>
                              <w:rPr>
                                <w:color w:val="000000"/>
                              </w:rPr>
                            </w:pPr>
                            <w:r>
                              <w:rPr>
                                <w:color w:val="000000"/>
                              </w:rPr>
                            </w:r>
                          </w:p>
                        </w:txbxContent>
                      </wps:txbx>
                      <wps:bodyPr lIns="54000" tIns="54000" rIns="54000" bIns="54000" anchor="t">
                        <a:noAutofit/>
                      </wps:bodyPr>
                    </wps:wsp>
                  </a:graphicData>
                </a:graphic>
              </wp:anchor>
            </w:drawing>
          </mc:Choice>
          <mc:Fallback>
            <w:pict>
              <v:rect id="shape_0" fillcolor="white" stroked="f" o:allowincell="f" style="position:absolute;margin-left:-18.95pt;margin-top:-3.3pt;width:519.6pt;height:475.7pt;mso-wrap-style:none;v-text-anchor:middle">
                <v:fill o:detectmouseclick="t" type="solid" color2="black"/>
                <v:stroke color="#3465a4" joinstyle="round" endcap="flat"/>
                <v:textbox>
                  <w:txbxContent>
                    <w:p>
                      <w:pPr>
                        <w:pStyle w:val="FrameContents"/>
                        <w:spacing w:before="0" w:after="142"/>
                        <w:rPr>
                          <w:color w:val="000000"/>
                        </w:rPr>
                      </w:pPr>
                      <w:r>
                        <w:rPr>
                          <w:color w:val="000000"/>
                        </w:rPr>
                      </w:r>
                    </w:p>
                  </w:txbxContent>
                </v:textbox>
                <w10:wrap type="square"/>
              </v:rect>
            </w:pict>
          </mc:Fallback>
        </mc:AlternateContent>
        <w:drawing>
          <wp:anchor distT="0" distB="0" distL="0" distR="0" simplePos="0" relativeHeight="18" behindDoc="0" locked="0" layoutInCell="0" allowOverlap="1">
            <wp:simplePos x="0" y="0"/>
            <wp:positionH relativeFrom="column">
              <wp:posOffset>911860</wp:posOffset>
            </wp:positionH>
            <wp:positionV relativeFrom="paragraph">
              <wp:posOffset>59690</wp:posOffset>
            </wp:positionV>
            <wp:extent cx="4187825" cy="5793740"/>
            <wp:effectExtent l="0" t="0" r="0" b="0"/>
            <wp:wrapSquare wrapText="bothSides"/>
            <wp:docPr id="7" name="Image2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Copy 1 Copy 2"/>
                    <pic:cNvPicPr>
                      <a:picLocks noChangeAspect="1" noChangeArrowheads="1"/>
                    </pic:cNvPicPr>
                  </pic:nvPicPr>
                  <pic:blipFill>
                    <a:blip r:embed="rId7"/>
                    <a:stretch>
                      <a:fillRect/>
                    </a:stretch>
                  </pic:blipFill>
                  <pic:spPr bwMode="auto">
                    <a:xfrm>
                      <a:off x="0" y="0"/>
                      <a:ext cx="4187825" cy="5793740"/>
                    </a:xfrm>
                    <a:prstGeom prst="rect">
                      <a:avLst/>
                    </a:prstGeom>
                    <a:noFill/>
                  </pic:spPr>
                </pic:pic>
              </a:graphicData>
            </a:graphic>
          </wp:anchor>
        </w:drawing>
        <mc:AlternateContent>
          <mc:Choice Requires="wps">
            <w:drawing>
              <wp:anchor distT="0" distB="0" distL="635" distR="0" simplePos="0" relativeHeight="19" behindDoc="0" locked="0" layoutInCell="1" allowOverlap="1">
                <wp:simplePos x="0" y="0"/>
                <wp:positionH relativeFrom="column">
                  <wp:posOffset>1268095</wp:posOffset>
                </wp:positionH>
                <wp:positionV relativeFrom="paragraph">
                  <wp:posOffset>375920</wp:posOffset>
                </wp:positionV>
                <wp:extent cx="291465" cy="251460"/>
                <wp:effectExtent l="635" t="0" r="0" b="0"/>
                <wp:wrapNone/>
                <wp:docPr id="8" name="Text Frame 3"/>
                <a:graphic xmlns:a="http://schemas.openxmlformats.org/drawingml/2006/main">
                  <a:graphicData uri="http://schemas.microsoft.com/office/word/2010/wordprocessingShape">
                    <wps:wsp>
                      <wps:cNvSpPr/>
                      <wps:spPr>
                        <a:xfrm>
                          <a:off x="0" y="0"/>
                          <a:ext cx="291600" cy="251640"/>
                        </a:xfrm>
                        <a:prstGeom prst="rect">
                          <a:avLst/>
                        </a:prstGeom>
                        <a:noFill/>
                        <a:ln w="0">
                          <a:noFill/>
                        </a:ln>
                      </wps:spPr>
                      <wps:style>
                        <a:lnRef idx="0"/>
                        <a:fillRef idx="0"/>
                        <a:effectRef idx="0"/>
                        <a:fontRef idx="minor"/>
                      </wps:style>
                      <wps:txbx>
                        <w:txbxContent>
                          <w:p>
                            <w:pPr>
                              <w:pStyle w:val="FrameContentsuser"/>
                              <w:spacing w:lineRule="auto" w:line="240" w:before="0" w:after="0"/>
                              <w:jc w:val="left"/>
                              <w:rPr>
                                <w:rFonts w:ascii="Arial" w:hAnsi="Arial"/>
                              </w:rPr>
                            </w:pPr>
                            <w:r>
                              <w:rPr>
                                <w:rFonts w:eastAsia="Noto Serif CJK SC" w:cs="Lohit Devanagari"/>
                                <w:color w:val="000000"/>
                                <w:sz w:val="24"/>
                                <w:lang w:val="en-ZA" w:eastAsia="zh-CN" w:bidi="hi-IN"/>
                                <w:rPrChange w:id="0" w:author="Unknown Author" w:date="2026-04-04T22:56:56Z">
                                  <w:rPr>
                                    <w:kern w:val="2"/>
                                    <w:szCs w:val="24"/>
                                  </w:rPr>
                                </w:rPrChange>
                              </w:rPr>
                              <w:t>(a)</w:t>
                            </w:r>
                          </w:p>
                        </w:txbxContent>
                      </wps:txbx>
                      <wps:bodyPr lIns="0" tIns="0" rIns="0" bIns="0" anchor="t">
                        <a:noAutofit/>
                      </wps:bodyPr>
                    </wps:wsp>
                  </a:graphicData>
                </a:graphic>
              </wp:anchor>
            </w:drawing>
          </mc:Choice>
          <mc:Fallback>
            <w:pict>
              <v:rect id="shape_0" stroked="f" o:allowincell="f" style="position:absolute;margin-left:99.85pt;margin-top:29.6pt;width:22.9pt;height:19.75pt;mso-wrap-style:square;v-text-anchor:top">
                <v:fill o:detectmouseclick="t" on="false"/>
                <v:stroke color="#3465a4" joinstyle="round" endcap="flat"/>
                <v:textbox>
                  <w:txbxContent>
                    <w:p>
                      <w:pPr>
                        <w:pStyle w:val="FrameContentsuser"/>
                        <w:spacing w:lineRule="auto" w:line="240" w:before="0" w:after="0"/>
                        <w:jc w:val="left"/>
                        <w:rPr>
                          <w:rFonts w:ascii="Arial" w:hAnsi="Arial"/>
                        </w:rPr>
                      </w:pPr>
                      <w:r>
                        <w:rPr>
                          <w:rFonts w:eastAsia="Noto Serif CJK SC" w:cs="Lohit Devanagari"/>
                          <w:color w:val="000000"/>
                          <w:sz w:val="24"/>
                          <w:lang w:val="en-ZA" w:eastAsia="zh-CN" w:bidi="hi-IN"/>
                          <w:rPrChange w:id="0" w:author="Unknown Author" w:date="2026-04-04T22:56:56Z">
                            <w:rPr>
                              <w:kern w:val="2"/>
                              <w:szCs w:val="24"/>
                            </w:rPr>
                          </w:rPrChange>
                        </w:rPr>
                        <w:t>(a)</w:t>
                      </w:r>
                    </w:p>
                  </w:txbxContent>
                </v:textbox>
                <w10:wrap type="none"/>
              </v:rect>
            </w:pict>
          </mc:Fallback>
        </mc:AlternateContent>
        <mc:AlternateContent>
          <mc:Choice Requires="wps">
            <w:drawing>
              <wp:anchor distT="0" distB="0" distL="0" distR="0" simplePos="0" relativeHeight="21" behindDoc="0" locked="0" layoutInCell="1" allowOverlap="1">
                <wp:simplePos x="0" y="0"/>
                <wp:positionH relativeFrom="column">
                  <wp:posOffset>1352550</wp:posOffset>
                </wp:positionH>
                <wp:positionV relativeFrom="paragraph">
                  <wp:posOffset>3349625</wp:posOffset>
                </wp:positionV>
                <wp:extent cx="283210" cy="251460"/>
                <wp:effectExtent l="0" t="0" r="0" b="0"/>
                <wp:wrapNone/>
                <wp:docPr id="9" name="Text Frame 4"/>
                <a:graphic xmlns:a="http://schemas.openxmlformats.org/drawingml/2006/main">
                  <a:graphicData uri="http://schemas.microsoft.com/office/word/2010/wordprocessingShape">
                    <wps:wsp>
                      <wps:cNvSpPr/>
                      <wps:spPr>
                        <a:xfrm>
                          <a:off x="0" y="0"/>
                          <a:ext cx="283320" cy="251640"/>
                        </a:xfrm>
                        <a:prstGeom prst="rect">
                          <a:avLst/>
                        </a:prstGeom>
                        <a:noFill/>
                        <a:ln w="0">
                          <a:noFill/>
                        </a:ln>
                      </wps:spPr>
                      <wps:style>
                        <a:lnRef idx="0"/>
                        <a:fillRef idx="0"/>
                        <a:effectRef idx="0"/>
                        <a:fontRef idx="minor"/>
                      </wps:style>
                      <wps:txbx>
                        <w:txbxContent>
                          <w:p>
                            <w:pPr>
                              <w:pStyle w:val="FrameContentsuser"/>
                              <w:spacing w:lineRule="auto" w:line="240" w:before="0" w:after="0"/>
                              <w:jc w:val="left"/>
                              <w:rPr>
                                <w:rFonts w:ascii="Arial" w:hAnsi="Arial"/>
                              </w:rPr>
                            </w:pPr>
                            <w:r>
                              <w:rPr>
                                <w:rFonts w:eastAsia="Noto Serif CJK SC" w:cs="Lohit Devanagari"/>
                                <w:color w:val="000000"/>
                                <w:sz w:val="24"/>
                                <w:lang w:val="en-ZA" w:eastAsia="zh-CN" w:bidi="hi-IN"/>
                                <w:rPrChange w:id="0" w:author="Unknown Author" w:date="2026-04-04T22:56:52Z">
                                  <w:rPr>
                                    <w:kern w:val="2"/>
                                    <w:szCs w:val="24"/>
                                  </w:rPr>
                                </w:rPrChange>
                              </w:rPr>
                              <w:t>(b)</w:t>
                            </w:r>
                          </w:p>
                        </w:txbxContent>
                      </wps:txbx>
                      <wps:bodyPr lIns="0" tIns="0" rIns="0" bIns="0" anchor="t">
                        <a:noAutofit/>
                      </wps:bodyPr>
                    </wps:wsp>
                  </a:graphicData>
                </a:graphic>
              </wp:anchor>
            </w:drawing>
          </mc:Choice>
          <mc:Fallback>
            <w:pict>
              <v:rect id="shape_0" stroked="f" o:allowincell="f" style="position:absolute;margin-left:106.5pt;margin-top:263.75pt;width:22.25pt;height:19.75pt;mso-wrap-style:square;v-text-anchor:top">
                <v:fill o:detectmouseclick="t" on="false"/>
                <v:stroke color="#3465a4" joinstyle="round" endcap="flat"/>
                <v:textbox>
                  <w:txbxContent>
                    <w:p>
                      <w:pPr>
                        <w:pStyle w:val="FrameContentsuser"/>
                        <w:spacing w:lineRule="auto" w:line="240" w:before="0" w:after="0"/>
                        <w:jc w:val="left"/>
                        <w:rPr>
                          <w:rFonts w:ascii="Arial" w:hAnsi="Arial"/>
                        </w:rPr>
                      </w:pPr>
                      <w:r>
                        <w:rPr>
                          <w:rFonts w:eastAsia="Noto Serif CJK SC" w:cs="Lohit Devanagari"/>
                          <w:color w:val="000000"/>
                          <w:sz w:val="24"/>
                          <w:lang w:val="en-ZA" w:eastAsia="zh-CN" w:bidi="hi-IN"/>
                          <w:rPrChange w:id="0" w:author="Unknown Author" w:date="2026-04-04T22:56:52Z">
                            <w:rPr>
                              <w:kern w:val="2"/>
                              <w:szCs w:val="24"/>
                            </w:rPr>
                          </w:rPrChange>
                        </w:rPr>
                        <w:t>(b)</w:t>
                      </w:r>
                    </w:p>
                  </w:txbxContent>
                </v:textbox>
                <w10:wrap type="none"/>
              </v:rect>
            </w:pict>
          </mc:Fallback>
        </mc:AlternateContent>
      </w:r>
      <w:ins w:id="46" w:author="Unknown Author" w:date="2026-04-04T21:36:57Z">
        <w:r>
          <w:rPr>
            <w:rFonts w:eastAsia="Arial" w:cs="Arial"/>
            <w:b/>
            <w:bCs/>
            <w:color w:val="000000"/>
          </w:rPr>
          <w:t>Figure 4:</w:t>
        </w:r>
      </w:ins>
      <w:ins w:id="47" w:author="Unknown Author" w:date="2026-04-04T21:36:57Z">
        <w:r>
          <w:rPr>
            <w:rFonts w:eastAsia="Arial" w:cs="Arial"/>
            <w:color w:val="000000"/>
          </w:rPr>
          <w:t xml:space="preserve"> The (a) vertical vegetation complexity, and (b) mean maximum vegetation height, across the entire transect compared between the different sampling periods.</w:t>
        </w:r>
      </w:ins>
    </w:p>
    <w:p>
      <w:pPr>
        <w:pStyle w:val="Normal"/>
        <w:widowControl/>
        <w:suppressAutoHyphens w:val="true"/>
        <w:overflowPunct w:val="true"/>
        <w:bidi w:val="0"/>
        <w:spacing w:lineRule="auto" w:line="360" w:before="0" w:after="140"/>
        <w:jc w:val="both"/>
        <w:rPr>
          <w:del w:id="49" w:author="Unknown Author" w:date="2026-04-04T01:22:58Z"/>
          <w:rFonts w:ascii="Arial" w:hAnsi="Arial"/>
        </w:rPr>
      </w:pPr>
      <w:del w:id="48" w:author="Unknown Author" w:date="2026-04-04T01:22:58Z">
        <w:r>
          <w:rPr/>
        </w:r>
      </w:del>
    </w:p>
    <w:p>
      <w:pPr>
        <w:pStyle w:val="Normal"/>
        <w:widowControl/>
        <w:suppressAutoHyphens w:val="true"/>
        <w:overflowPunct w:val="true"/>
        <w:bidi w:val="0"/>
        <w:spacing w:lineRule="auto" w:line="360" w:before="0" w:after="140"/>
        <w:jc w:val="both"/>
        <w:rPr/>
      </w:pPr>
      <w:del w:id="50" w:author="Unknown Author" w:date="2026-04-04T01:22:58Z">
        <w:r>
          <w:rPr>
            <w:b/>
            <w:bCs/>
          </w:rPr>
          <w:delText xml:space="preserve">Figure 4: </w:delText>
        </w:r>
      </w:del>
      <w:del w:id="51" w:author="Unknown Author" w:date="2026-04-04T01:22:58Z">
        <w:r>
          <w:rPr/>
          <w:delText xml:space="preserve">The </w:delText>
        </w:r>
      </w:del>
      <w:del w:id="52" w:author="Unknown Author" w:date="2026-04-04T01:22:58Z">
        <w:r>
          <w:rPr/>
          <w:commentReference w:id="7"/>
        </w:r>
      </w:del>
      <w:del w:id="53" w:author="Unknown Author" w:date="2026-04-04T01:22:58Z">
        <w:r>
          <w:rPr>
            <w:rFonts w:eastAsia="Arial" w:cs="Arial"/>
            <w:b w:val="false"/>
            <w:bCs w:val="false"/>
            <w:color w:val="000000"/>
          </w:rPr>
          <w:delText>(a) vertical vegetation complexity, and (b) mean maximum vegetation height, across the entire transect compared between the different sampling periods.</w:delText>
        </w:r>
      </w:del>
    </w:p>
    <w:p>
      <w:pPr>
        <w:pStyle w:val="Normal"/>
        <w:widowControl/>
        <w:suppressAutoHyphens w:val="true"/>
        <w:overflowPunct w:val="true"/>
        <w:bidi w:val="0"/>
        <w:spacing w:lineRule="auto" w:line="360" w:before="0" w:after="140"/>
        <w:jc w:val="both"/>
        <w:rPr>
          <w:rFonts w:ascii="Arial" w:hAnsi="Arial"/>
        </w:rPr>
      </w:pPr>
      <w:r>
        <w:rPr/>
      </w:r>
      <w:r>
        <w:br w:type="page"/>
      </w:r>
    </w:p>
    <w:p>
      <w:pPr>
        <w:pStyle w:val="Heading2"/>
        <w:numPr>
          <w:ilvl w:val="0"/>
          <w:numId w:val="1"/>
        </w:numPr>
        <w:spacing w:lineRule="auto" w:line="360" w:before="0" w:after="120"/>
        <w:ind w:hanging="0" w:left="0"/>
        <w:rPr/>
      </w:pPr>
      <w:r>
        <w:rPr/>
        <w:t>Temperature and precipitation seasonal decomposition</w:t>
      </w:r>
    </w:p>
    <w:p>
      <w:pPr>
        <w:pStyle w:val="Normal"/>
        <w:spacing w:lineRule="auto" w:line="360" w:before="0" w:after="120"/>
        <w:jc w:val="both"/>
        <w:rPr/>
      </w:pPr>
      <w:r>
        <w:rPr>
          <w:rFonts w:eastAsia="Arial" w:cs="Arial"/>
          <w:color w:val="000000"/>
        </w:rPr>
        <w:t xml:space="preserve">The comparisons between the iButton </w:t>
      </w:r>
      <w:r>
        <w:rPr>
          <w:rFonts w:eastAsia="Arial" w:cs="Arial"/>
        </w:rPr>
        <w:t>sensor</w:t>
      </w:r>
      <w:r>
        <w:rPr>
          <w:rFonts w:eastAsia="Arial" w:cs="Arial"/>
          <w:color w:val="000000"/>
        </w:rPr>
        <w:t xml:space="preserve"> data and the modelled microclimate data showed that the temperatures were matching overall and were there</w:t>
      </w:r>
      <w:ins w:id="54" w:author="Unknown Author" w:date="2026-04-06T04:22:34Z">
        <w:r>
          <w:rPr>
            <w:rFonts w:eastAsia="Arial" w:cs="Arial"/>
            <w:color w:val="000000"/>
          </w:rPr>
          <w:t>fore</w:t>
        </w:r>
      </w:ins>
      <w:r>
        <w:rPr>
          <w:rFonts w:eastAsia="Arial" w:cs="Arial"/>
          <w:color w:val="000000"/>
        </w:rPr>
        <w:t xml:space="preserve"> valid replacements for the empirical temperature observations and the missing gaps of temperature monitoring contained therein (</w:t>
      </w:r>
      <w:r>
        <w:rPr>
          <w:rFonts w:eastAsia="Arial" w:cs="Arial"/>
        </w:rPr>
        <w:t>Figure S1</w:t>
      </w:r>
      <w:r>
        <w:rPr>
          <w:rFonts w:eastAsia="Arial" w:cs="Arial"/>
          <w:color w:val="000000"/>
        </w:rPr>
        <w:t>).</w:t>
      </w:r>
      <w:r>
        <w:rPr/>
        <w:commentReference w:id="8"/>
      </w:r>
    </w:p>
    <w:p>
      <w:pPr>
        <w:pStyle w:val="Normal"/>
        <w:spacing w:lineRule="auto" w:line="360" w:before="0" w:after="140"/>
        <w:jc w:val="both"/>
        <w:rPr/>
      </w:pPr>
      <w:r>
        <w:rPr>
          <w:rFonts w:eastAsia="Arial" w:cs="Arial"/>
          <w:color w:val="000000"/>
        </w:rPr>
        <w:t xml:space="preserve">The STR models generated for each individual site were examined to see if their trend components contained any noticeable change over time. There </w:t>
      </w:r>
      <w:r>
        <w:rPr>
          <w:rFonts w:eastAsia="Arial" w:cs="Arial"/>
        </w:rPr>
        <w:t>was a general</w:t>
      </w:r>
      <w:r>
        <w:rPr>
          <w:rFonts w:eastAsia="Arial" w:cs="Arial"/>
          <w:color w:val="000000"/>
        </w:rPr>
        <w:t xml:space="preserve"> increase in both air and ground temperatures across the entire transect over time (Figure 5). Keeping seasonal fluctuations and </w:t>
      </w:r>
      <w:r>
        <w:rPr>
          <w:rFonts w:eastAsia="Arial" w:cs="Arial"/>
        </w:rPr>
        <w:t>climatic</w:t>
      </w:r>
      <w:r>
        <w:rPr>
          <w:rFonts w:eastAsia="Arial" w:cs="Arial"/>
          <w:color w:val="000000"/>
        </w:rPr>
        <w:t xml:space="preserve"> phenomena in mind, there has been a 0.19°C (t = 878.289, P &lt; 2e-16) and 0.23°C (t = 727.2, P &lt; 2e-16) increase in the baseline air and ground temperatures respectively.</w:t>
      </w:r>
    </w:p>
    <w:p>
      <w:pPr>
        <w:pStyle w:val="Normal"/>
        <w:spacing w:lineRule="auto" w:line="360" w:before="0" w:after="140"/>
        <w:jc w:val="both"/>
        <w:rPr>
          <w:ins w:id="56" w:author="Unknown Author" w:date="2026-04-04T01:57:24Z"/>
        </w:rPr>
      </w:pPr>
      <w:ins w:id="55" w:author="Unknown Author" w:date="2026-04-04T01:57:24Z">
        <w:r>
          <w:rPr/>
          <w:drawing>
            <wp:inline distT="0" distB="0" distL="0" distR="0">
              <wp:extent cx="6117590" cy="3780790"/>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8"/>
                      <a:stretch>
                        <a:fillRect/>
                      </a:stretch>
                    </pic:blipFill>
                    <pic:spPr bwMode="auto">
                      <a:xfrm>
                        <a:off x="0" y="0"/>
                        <a:ext cx="6117590" cy="3780790"/>
                      </a:xfrm>
                      <a:prstGeom prst="rect">
                        <a:avLst/>
                      </a:prstGeom>
                      <a:noFill/>
                    </pic:spPr>
                  </pic:pic>
                </a:graphicData>
              </a:graphic>
            </wp:inline>
          </w:drawing>
        </w:r>
      </w:ins>
    </w:p>
    <w:p>
      <w:pPr>
        <w:pStyle w:val="Normal"/>
        <w:spacing w:lineRule="auto" w:line="360" w:before="0" w:after="140"/>
        <w:jc w:val="both"/>
        <w:rPr/>
      </w:pPr>
      <w:r>
        <w:rPr>
          <w:rFonts w:eastAsia="Arial" w:cs="Arial"/>
          <w:b/>
          <w:bCs/>
          <w:color w:val="000000"/>
        </w:rPr>
        <w:t xml:space="preserve">Figure 5: </w:t>
      </w:r>
      <w:del w:id="57" w:author="Unknown Author" w:date="2026-04-04T01:39:23Z">
        <w:r>
          <w:rPr>
            <w:rFonts w:eastAsia="Arial" w:cs="Arial"/>
            <w:b/>
            <w:bCs/>
            <w:color w:val="000000"/>
          </w:rPr>
          <w:delText>‍</w:delText>
        </w:r>
      </w:del>
      <w:del w:id="58" w:author="Unknown Author" w:date="2026-04-04T01:39:23Z">
        <w:r>
          <w:drawing>
            <wp:anchor distT="0" distB="0" distL="114300" distR="114300" simplePos="0" relativeHeight="0" behindDoc="0" locked="0" layoutInCell="1" allowOverlap="1">
              <wp:simplePos x="0" y="0"/>
              <wp:positionH relativeFrom="column">
                <wp:posOffset>0</wp:posOffset>
              </wp:positionH>
              <wp:positionV relativeFrom="paragraph">
                <wp:posOffset>635</wp:posOffset>
              </wp:positionV>
              <wp:extent cx="6120130" cy="3782695"/>
              <wp:effectExtent l="0" t="0" r="0" b="0"/>
              <wp:wrapSquare wrapText="bothSides"/>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a:picLocks noChangeAspect="1" noChangeArrowheads="1"/>
                      </pic:cNvPicPr>
                    </pic:nvPicPr>
                    <pic:blipFill>
                      <a:blip r:embed="rId9"/>
                      <a:stretch>
                        <a:fillRect/>
                      </a:stretch>
                    </pic:blipFill>
                    <pic:spPr bwMode="auto">
                      <a:xfrm>
                        <a:off x="0" y="0"/>
                        <a:ext cx="6120130" cy="3782695"/>
                      </a:xfrm>
                      <a:prstGeom prst="rect">
                        <a:avLst/>
                      </a:prstGeom>
                    </pic:spPr>
                  </pic:pic>
                </a:graphicData>
              </a:graphic>
            </wp:anchor>
          </w:drawing>
        </w:r>
      </w:del>
      <w:del w:id="59" w:author="Unknown Author" w:date="2026-04-04T01:39:23Z">
        <w:r>
          <w:rPr>
            <w:rFonts w:eastAsia="Arial" w:cs="Arial"/>
            <w:b/>
            <w:bCs/>
            <w:color w:val="000000"/>
          </w:rPr>
          <w:delText>‍</w:delText>
        </w:r>
      </w:del>
      <w:r>
        <w:rPr>
          <w:rFonts w:eastAsia="Arial" w:cs="Arial"/>
          <w:color w:val="000000"/>
        </w:rPr>
        <w:t>Temperature trend over time for (a) ground temperature, and (b) air temperature across the entire transect.</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r>
        <w:rPr>
          <w:rFonts w:eastAsia="Arial" w:cs="Arial"/>
          <w:color w:val="000000"/>
        </w:rPr>
        <w:t>Some of the sites exhibited a visibly monotonic temperature trend over time, for example the site at 700 metre altitude on the western slope (Figure 6). This temperature trend was quantified at an estimated 0.84°C (t = 210.8, P &lt; 2e-16) increase in ground temperature, and a 0.19°C (t = 1231.212, P &lt; 2e-16) increase in air temperature over the 23-year period. A total of eight sites across the transect showed this trend of monotonic baseline temperature increase over time (</w:t>
      </w:r>
      <w:r>
        <w:rPr>
          <w:rFonts w:eastAsia="Arial" w:cs="Arial"/>
        </w:rPr>
        <w:t>Figure S3</w:t>
      </w:r>
      <w:r>
        <w:rPr>
          <w:rFonts w:eastAsia="Arial" w:cs="Arial"/>
          <w:color w:val="000000"/>
        </w:rPr>
        <w:t>): "500m(W)", "700m(W)", "1100m(W)", "1300m(W)", "1700m(E)", "1300m(E)", "900m(E)", and "500m(E)".</w:t>
      </w:r>
    </w:p>
    <w:p>
      <w:pPr>
        <w:pStyle w:val="Normal"/>
        <w:spacing w:lineRule="auto" w:line="360" w:before="0" w:after="140"/>
        <w:jc w:val="both"/>
        <w:rPr>
          <w:ins w:id="61" w:author="Unknown Author" w:date="2026-04-04T01:55:55Z"/>
        </w:rPr>
      </w:pPr>
      <w:ins w:id="60" w:author="Unknown Author" w:date="2026-04-04T01:55:55Z">
        <w:r>
          <w:rPr/>
          <w:drawing>
            <wp:inline distT="0" distB="0" distL="0" distR="0">
              <wp:extent cx="6117590" cy="3780790"/>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0"/>
                      <a:stretch>
                        <a:fillRect/>
                      </a:stretch>
                    </pic:blipFill>
                    <pic:spPr bwMode="auto">
                      <a:xfrm>
                        <a:off x="0" y="0"/>
                        <a:ext cx="6117590" cy="3780790"/>
                      </a:xfrm>
                      <a:prstGeom prst="rect">
                        <a:avLst/>
                      </a:prstGeom>
                      <a:noFill/>
                    </pic:spPr>
                  </pic:pic>
                </a:graphicData>
              </a:graphic>
            </wp:inline>
          </w:drawing>
        </w:r>
      </w:ins>
    </w:p>
    <w:p>
      <w:pPr>
        <w:pStyle w:val="Normal"/>
        <w:spacing w:lineRule="auto" w:line="360" w:before="0" w:after="140"/>
        <w:jc w:val="both"/>
        <w:rPr/>
      </w:pPr>
      <w:r>
        <w:rPr>
          <w:rFonts w:eastAsia="Arial" w:cs="Arial"/>
          <w:b/>
          <w:bCs/>
          <w:color w:val="000000"/>
        </w:rPr>
        <w:t xml:space="preserve">Figure 6: </w:t>
      </w:r>
      <w:r>
        <w:rPr>
          <w:rFonts w:eastAsia="Arial" w:cs="Arial"/>
          <w:color w:val="000000"/>
        </w:rPr>
        <w:t xml:space="preserve">Temperature </w:t>
      </w:r>
      <w:r>
        <w:rPr/>
        <w:commentReference w:id="9"/>
      </w:r>
      <w:del w:id="62" w:author="Unknown Author" w:date="2026-04-04T01:55:54Z">
        <w:r>
          <w:rPr/>
          <w:delText>‍</w:delText>
        </w:r>
      </w:del>
      <w:del w:id="63" w:author="Unknown Author" w:date="2026-04-04T01:55:54Z">
        <w:r>
          <w:drawing>
            <wp:anchor distT="0" distB="0" distL="114300" distR="114300" simplePos="0" relativeHeight="0" behindDoc="0" locked="0" layoutInCell="1" allowOverlap="1">
              <wp:simplePos x="0" y="0"/>
              <wp:positionH relativeFrom="column">
                <wp:posOffset>0</wp:posOffset>
              </wp:positionH>
              <wp:positionV relativeFrom="paragraph">
                <wp:posOffset>635</wp:posOffset>
              </wp:positionV>
              <wp:extent cx="6120130" cy="3782695"/>
              <wp:effectExtent l="0" t="0" r="0" b="0"/>
              <wp:wrapSquare wrapText="bothSides"/>
              <wp:docPr id="1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3.png"/>
                      <pic:cNvPicPr>
                        <a:picLocks noChangeAspect="1" noChangeArrowheads="1"/>
                      </pic:cNvPicPr>
                    </pic:nvPicPr>
                    <pic:blipFill>
                      <a:blip r:embed="rId11"/>
                      <a:stretch>
                        <a:fillRect/>
                      </a:stretch>
                    </pic:blipFill>
                    <pic:spPr bwMode="auto">
                      <a:xfrm>
                        <a:off x="0" y="0"/>
                        <a:ext cx="6120130" cy="3782695"/>
                      </a:xfrm>
                      <a:prstGeom prst="rect">
                        <a:avLst/>
                      </a:prstGeom>
                    </pic:spPr>
                  </pic:pic>
                </a:graphicData>
              </a:graphic>
            </wp:anchor>
          </w:drawing>
        </w:r>
      </w:del>
      <w:del w:id="64" w:author="Unknown Author" w:date="2026-04-04T01:55:54Z">
        <w:r>
          <w:rPr/>
          <w:delText>‍</w:delText>
        </w:r>
      </w:del>
      <w:r>
        <w:rPr>
          <w:rFonts w:eastAsia="Arial" w:cs="Arial"/>
          <w:color w:val="000000"/>
        </w:rPr>
        <w:t>trend over time for (a) ground temperature, and (b) air temperature for the site at 700m altitude on the western slope.</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r>
        <w:rPr>
          <w:rFonts w:eastAsia="Arial" w:cs="Arial"/>
          <w:color w:val="000000"/>
        </w:rPr>
        <w:t xml:space="preserve">There was a consistent change over time, even in sites where the baseline temperature did not display a trend, of the cyclical seasonality of air temperature becoming increasingly more extreme in terms of both local temperature minima and maxima (Figure </w:t>
      </w:r>
      <w:r>
        <w:rPr>
          <w:rFonts w:eastAsia="Arial" w:cs="Arial"/>
        </w:rPr>
        <w:t>7</w:t>
      </w:r>
      <w:r>
        <w:rPr>
          <w:rFonts w:eastAsia="Arial" w:cs="Arial"/>
          <w:color w:val="000000"/>
        </w:rPr>
        <w:t>). This general observation both across the entire transect and within each individual site, with varying degrees of increased extremity in the seasonality</w:t>
      </w:r>
      <w:r>
        <w:rPr>
          <w:rFonts w:eastAsia="Arial" w:cs="Arial"/>
        </w:rPr>
        <w:t>.</w:t>
      </w:r>
    </w:p>
    <w:p>
      <w:pPr>
        <w:pStyle w:val="Normal"/>
        <w:spacing w:lineRule="auto" w:line="360" w:before="0" w:after="140"/>
        <w:jc w:val="both"/>
        <w:rPr/>
      </w:pPr>
      <w:r>
        <w:rPr>
          <w:rFonts w:eastAsia="Arial" w:cs="Arial"/>
          <w:color w:val="000000"/>
        </w:rPr>
        <w:t xml:space="preserve">The seasonal decomposition plots for precipitation did not show any monotonic changes in the precipitation trend over time for any particular sites. However, there was an overall cyclical trend change where there have been multiple peaks and troughs of baseline precipitation over the years (Figure </w:t>
      </w:r>
      <w:r>
        <w:rPr>
          <w:rFonts w:eastAsia="Arial" w:cs="Arial"/>
        </w:rPr>
        <w:t>8</w:t>
      </w:r>
      <w:r>
        <w:rPr>
          <w:rFonts w:eastAsia="Arial" w:cs="Arial"/>
          <w:color w:val="000000"/>
        </w:rPr>
        <w:t>a). Most of the variation in precipitation is observed in the first five sites of the transect ("0m(W)", "200m(W)", "300m(W)", "500m(W)", "700m(W)"), with the remaining twelve sites having an almost identical precipitation history across the history of the study (</w:t>
      </w:r>
      <w:r>
        <w:rPr>
          <w:rFonts w:eastAsia="Arial" w:cs="Arial"/>
        </w:rPr>
        <w:t>Figure S2</w:t>
      </w:r>
      <w:r>
        <w:rPr>
          <w:rFonts w:eastAsia="Arial" w:cs="Arial"/>
          <w:color w:val="000000"/>
        </w:rPr>
        <w:t xml:space="preserve">). Despite there not being a monotonic change in the baseline trend, there was a consistent change in the cyclical seasonality of precipitation, exhibiting steady increases in both the minimum and maximum precipitation present within the cycle over the years (Figure </w:t>
      </w:r>
      <w:r>
        <w:rPr>
          <w:rFonts w:eastAsia="Arial" w:cs="Arial"/>
        </w:rPr>
        <w:t>8</w:t>
      </w:r>
      <w:r>
        <w:rPr>
          <w:rFonts w:eastAsia="Arial" w:cs="Arial"/>
          <w:color w:val="000000"/>
        </w:rPr>
        <w:t>b). The extent of the increasing precipitation seasonality differed by altitude, with some showing a constriction in the seasonality range.</w:t>
      </w:r>
    </w:p>
    <w:p>
      <w:pPr>
        <w:pStyle w:val="Normal"/>
        <w:spacing w:lineRule="auto" w:line="360" w:before="0" w:after="140"/>
        <w:jc w:val="both"/>
        <w:rPr>
          <w:del w:id="69" w:author="Unknown Author" w:date="2026-04-04T02:05:53Z"/>
        </w:rPr>
      </w:pPr>
      <w:del w:id="65" w:author="Unknown Author" w:date="2026-04-04T02:05:15Z">
        <w:r>
          <w:rPr>
            <w:rFonts w:eastAsia="Arial" w:cs="Arial"/>
            <w:b/>
            <w:bCs/>
          </w:rPr>
          <w:delText>‍</w:delText>
        </w:r>
      </w:del>
      <w:del w:id="66" w:author="Unknown Author" w:date="2026-04-04T02:05:15Z">
        <w:r>
          <w:rPr/>
          <w:delText>​​​​​​​​​​</w:delText>
        </w:r>
      </w:del>
      <w:del w:id="67" w:author="Unknown Author" w:date="2026-04-04T02:05:15Z">
        <w:r>
          <w:rPr/>
          <w:drawing>
            <wp:anchor distT="0" distB="0" distL="114300" distR="114300" simplePos="0" relativeHeight="0" behindDoc="0" locked="0" layoutInCell="1" allowOverlap="1">
              <wp:simplePos x="0" y="0"/>
              <wp:positionH relativeFrom="column">
                <wp:posOffset>-239395</wp:posOffset>
              </wp:positionH>
              <wp:positionV relativeFrom="paragraph">
                <wp:posOffset>3844290</wp:posOffset>
              </wp:positionV>
              <wp:extent cx="6120130" cy="4147185"/>
              <wp:effectExtent l="0" t="0" r="0" b="0"/>
              <wp:wrapSquare wrapText="bothSides"/>
              <wp:docPr id="14" name="image24.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4.png Copy 1"/>
                      <pic:cNvPicPr>
                        <a:picLocks noChangeAspect="1" noChangeArrowheads="1"/>
                      </pic:cNvPicPr>
                    </pic:nvPicPr>
                    <pic:blipFill>
                      <a:blip r:embed="rId12"/>
                      <a:stretch>
                        <a:fillRect/>
                      </a:stretch>
                    </pic:blipFill>
                    <pic:spPr bwMode="auto">
                      <a:xfrm>
                        <a:off x="0" y="0"/>
                        <a:ext cx="6120130" cy="4147185"/>
                      </a:xfrm>
                      <a:prstGeom prst="rect">
                        <a:avLst/>
                      </a:prstGeom>
                    </pic:spPr>
                  </pic:pic>
                </a:graphicData>
              </a:graphic>
            </wp:anchor>
          </w:drawing>
          <w:delText>​​​​​​​​​​</w:delText>
        </w:r>
      </w:del>
      <w:del w:id="68" w:author="Unknown Author" w:date="2026-04-04T02:05:15Z">
        <w:r>
          <w:rPr>
            <w:rFonts w:eastAsia="Arial" w:cs="Arial"/>
            <w:b/>
            <w:bCs/>
          </w:rPr>
          <w:delText>‍</w:delText>
        </w:r>
      </w:del>
      <w:r>
        <w:rPr>
          <w:rFonts w:eastAsia="Arial" w:cs="Arial"/>
          <w:b/>
          <w:bCs/>
        </w:rPr>
        <w:t xml:space="preserve">Figure 7: </w:t>
      </w:r>
      <w:r>
        <w:rPr>
          <w:rFonts w:eastAsia="Arial" w:cs="Arial"/>
        </w:rPr>
        <w:t xml:space="preserve">Seasonality of air temperature for the entire transect, showing the change from 2002-2025 of the coldest time of the day (bottom black line), hottest time of the day (top green line), and the average temperature </w:t>
      </w:r>
      <w:r>
        <w:drawing>
          <wp:anchor distT="0" distB="0" distL="114300" distR="114300" simplePos="0" relativeHeight="13" behindDoc="0" locked="0" layoutInCell="0" allowOverlap="1">
            <wp:simplePos x="0" y="0"/>
            <wp:positionH relativeFrom="column">
              <wp:posOffset>0</wp:posOffset>
            </wp:positionH>
            <wp:positionV relativeFrom="paragraph">
              <wp:posOffset>19050</wp:posOffset>
            </wp:positionV>
            <wp:extent cx="6124575" cy="3825875"/>
            <wp:effectExtent l="0" t="0" r="0" b="0"/>
            <wp:wrapSquare wrapText="bothSides"/>
            <wp:docPr id="1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png"/>
                    <pic:cNvPicPr>
                      <a:picLocks noChangeAspect="1" noChangeArrowheads="1"/>
                    </pic:cNvPicPr>
                  </pic:nvPicPr>
                  <pic:blipFill>
                    <a:blip r:embed="rId13"/>
                    <a:srcRect l="0" t="2629" r="0" b="0"/>
                    <a:stretch>
                      <a:fillRect/>
                    </a:stretch>
                  </pic:blipFill>
                  <pic:spPr bwMode="auto">
                    <a:xfrm>
                      <a:off x="0" y="0"/>
                      <a:ext cx="6124575" cy="3825875"/>
                    </a:xfrm>
                    <a:prstGeom prst="rect">
                      <a:avLst/>
                    </a:prstGeom>
                    <a:noFill/>
                  </pic:spPr>
                </pic:pic>
              </a:graphicData>
            </a:graphic>
          </wp:anchor>
        </w:drawing>
      </w:r>
      <w:r>
        <w:rPr>
          <w:rFonts w:eastAsia="Arial" w:cs="Arial"/>
        </w:rPr>
        <w:t>of the day (middle red line).</w:t>
      </w:r>
    </w:p>
    <w:p>
      <w:pPr>
        <w:pStyle w:val="Normal"/>
        <w:widowControl/>
        <w:suppressAutoHyphens w:val="true"/>
        <w:overflowPunct w:val="true"/>
        <w:bidi w:val="0"/>
        <w:spacing w:lineRule="auto" w:line="360" w:before="0" w:after="140"/>
        <w:jc w:val="both"/>
        <w:rPr>
          <w:rFonts w:ascii="Arial" w:hAnsi="Arial"/>
        </w:rPr>
      </w:pPr>
      <w:r>
        <w:rPr/>
      </w:r>
      <w:r>
        <w:br w:type="page"/>
      </w:r>
    </w:p>
    <w:p>
      <w:pPr>
        <w:pStyle w:val="Normal"/>
        <w:spacing w:lineRule="auto" w:line="360" w:before="0" w:after="140"/>
        <w:jc w:val="both"/>
        <w:rPr/>
      </w:pPr>
      <w:r>
        <w:rPr>
          <w:rFonts w:eastAsia="Arial" w:cs="Arial"/>
          <w:b/>
          <w:bCs/>
          <w:color w:val="000000"/>
        </w:rPr>
        <mc:AlternateContent>
          <mc:Choice Requires="wps">
            <w:drawing>
              <wp:anchor distT="70485" distB="72390" distL="72390" distR="72390" simplePos="0" relativeHeight="23" behindDoc="0" locked="0" layoutInCell="0" allowOverlap="1">
                <wp:simplePos x="0" y="0"/>
                <wp:positionH relativeFrom="column">
                  <wp:align>center</wp:align>
                </wp:positionH>
                <wp:positionV relativeFrom="paragraph">
                  <wp:posOffset>154940</wp:posOffset>
                </wp:positionV>
                <wp:extent cx="6035040" cy="8336915"/>
                <wp:effectExtent l="0" t="635" r="0" b="0"/>
                <wp:wrapSquare wrapText="bothSides"/>
                <wp:docPr id="16" name="Frame3"/>
                <a:graphic xmlns:a="http://schemas.openxmlformats.org/drawingml/2006/main">
                  <a:graphicData uri="http://schemas.microsoft.com/office/word/2010/wordprocessingShape">
                    <wps:wsp>
                      <wps:cNvSpPr/>
                      <wps:spPr>
                        <a:xfrm>
                          <a:off x="0" y="0"/>
                          <a:ext cx="6035040" cy="8336880"/>
                        </a:xfrm>
                        <a:prstGeom prst="rect">
                          <a:avLst/>
                        </a:prstGeom>
                        <a:solidFill>
                          <a:srgbClr val="FFFFFF"/>
                        </a:solidFill>
                        <a:ln w="0">
                          <a:noFill/>
                        </a:ln>
                      </wps:spPr>
                      <wps:style>
                        <a:lnRef idx="0"/>
                        <a:fillRef idx="0"/>
                        <a:effectRef idx="0"/>
                        <a:fontRef idx="minor"/>
                      </wps:style>
                      <wps:txbx>
                        <w:txbxContent>
                          <w:p>
                            <w:pPr>
                              <w:pStyle w:val="FrameContents"/>
                              <w:rPr>
                                <w:color w:val="000000"/>
                              </w:rPr>
                            </w:pPr>
                            <w:r>
                              <w:rPr>
                                <w:color w:val="000000"/>
                              </w:rPr>
                              <w:drawing>
                                <wp:inline distT="0" distB="0" distL="0" distR="0">
                                  <wp:extent cx="5903595" cy="3648710"/>
                                  <wp:effectExtent l="0" t="0" r="0" b="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14"/>
                                          <a:stretch>
                                            <a:fillRect/>
                                          </a:stretch>
                                        </pic:blipFill>
                                        <pic:spPr bwMode="auto">
                                          <a:xfrm>
                                            <a:off x="0" y="0"/>
                                            <a:ext cx="5903595" cy="3648710"/>
                                          </a:xfrm>
                                          <a:prstGeom prst="rect">
                                            <a:avLst/>
                                          </a:prstGeom>
                                          <a:noFill/>
                                        </pic:spPr>
                                      </pic:pic>
                                    </a:graphicData>
                                  </a:graphic>
                                </wp:inline>
                              </w:drawing>
                            </w:r>
                          </w:p>
                          <w:p>
                            <w:pPr>
                              <w:pStyle w:val="FrameContents"/>
                              <w:spacing w:before="0" w:after="142"/>
                              <w:rPr>
                                <w:color w:val="000000"/>
                              </w:rPr>
                            </w:pPr>
                            <w:r>
                              <w:rPr>
                                <w:color w:val="000000"/>
                              </w:rPr>
                              <w:drawing>
                                <wp:inline distT="0" distB="0" distL="0" distR="0">
                                  <wp:extent cx="6177280" cy="4185920"/>
                                  <wp:effectExtent l="0" t="0" r="0" b="0"/>
                                  <wp:docPr id="18" name="image24.png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4.png Copy 1 Copy 1"/>
                                          <pic:cNvPicPr>
                                            <a:picLocks noChangeAspect="1" noChangeArrowheads="1"/>
                                          </pic:cNvPicPr>
                                        </pic:nvPicPr>
                                        <pic:blipFill>
                                          <a:blip r:embed="rId15"/>
                                          <a:srcRect l="0" t="6223" r="0" b="0"/>
                                          <a:stretch>
                                            <a:fillRect/>
                                          </a:stretch>
                                        </pic:blipFill>
                                        <pic:spPr bwMode="auto">
                                          <a:xfrm>
                                            <a:off x="0" y="0"/>
                                            <a:ext cx="6177280" cy="4185920"/>
                                          </a:xfrm>
                                          <a:prstGeom prst="rect">
                                            <a:avLst/>
                                          </a:prstGeom>
                                          <a:noFill/>
                                        </pic:spPr>
                                      </pic:pic>
                                    </a:graphicData>
                                  </a:graphic>
                                </wp:inline>
                              </w:drawing>
                            </w:r>
                          </w:p>
                        </w:txbxContent>
                      </wps:txbx>
                      <wps:bodyPr lIns="54000" tIns="54000" rIns="54000" bIns="54000" anchor="t">
                        <a:noAutofit/>
                      </wps:bodyPr>
                    </wps:wsp>
                  </a:graphicData>
                </a:graphic>
              </wp:anchor>
            </w:drawing>
          </mc:Choice>
          <mc:Fallback>
            <w:pict>
              <v:rect id="shape_0" fillcolor="white" stroked="f" o:allowincell="f" style="position:absolute;margin-left:3.25pt;margin-top:12.2pt;width:475.15pt;height:656.4pt;mso-wrap-style:square;v-text-anchor:top;mso-position-horizontal:center">
                <v:fill o:detectmouseclick="t" type="solid" color2="black"/>
                <v:stroke color="#3465a4" joinstyle="round" endcap="flat"/>
                <v:textbox>
                  <w:txbxContent>
                    <w:p>
                      <w:pPr>
                        <w:pStyle w:val="FrameContents"/>
                        <w:rPr>
                          <w:color w:val="000000"/>
                        </w:rPr>
                      </w:pPr>
                      <w:r>
                        <w:rPr>
                          <w:color w:val="000000"/>
                        </w:rPr>
                        <w:drawing>
                          <wp:inline distT="0" distB="0" distL="0" distR="0">
                            <wp:extent cx="5903595" cy="3648710"/>
                            <wp:effectExtent l="0" t="0" r="0" b="0"/>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16"/>
                                    <a:stretch>
                                      <a:fillRect/>
                                    </a:stretch>
                                  </pic:blipFill>
                                  <pic:spPr bwMode="auto">
                                    <a:xfrm>
                                      <a:off x="0" y="0"/>
                                      <a:ext cx="5903595" cy="3648710"/>
                                    </a:xfrm>
                                    <a:prstGeom prst="rect">
                                      <a:avLst/>
                                    </a:prstGeom>
                                    <a:noFill/>
                                  </pic:spPr>
                                </pic:pic>
                              </a:graphicData>
                            </a:graphic>
                          </wp:inline>
                        </w:drawing>
                      </w:r>
                    </w:p>
                    <w:p>
                      <w:pPr>
                        <w:pStyle w:val="FrameContents"/>
                        <w:spacing w:before="0" w:after="142"/>
                        <w:rPr>
                          <w:color w:val="000000"/>
                        </w:rPr>
                      </w:pPr>
                      <w:r>
                        <w:rPr>
                          <w:color w:val="000000"/>
                        </w:rPr>
                        <w:drawing>
                          <wp:inline distT="0" distB="0" distL="0" distR="0">
                            <wp:extent cx="6177280" cy="4185920"/>
                            <wp:effectExtent l="0" t="0" r="0" b="0"/>
                            <wp:docPr id="20" name="image24.png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4.png Copy 1 Copy 1"/>
                                    <pic:cNvPicPr>
                                      <a:picLocks noChangeAspect="1" noChangeArrowheads="1"/>
                                    </pic:cNvPicPr>
                                  </pic:nvPicPr>
                                  <pic:blipFill>
                                    <a:blip r:embed="rId17"/>
                                    <a:srcRect l="0" t="6223" r="0" b="0"/>
                                    <a:stretch>
                                      <a:fillRect/>
                                    </a:stretch>
                                  </pic:blipFill>
                                  <pic:spPr bwMode="auto">
                                    <a:xfrm>
                                      <a:off x="0" y="0"/>
                                      <a:ext cx="6177280" cy="4185920"/>
                                    </a:xfrm>
                                    <a:prstGeom prst="rect">
                                      <a:avLst/>
                                    </a:prstGeom>
                                    <a:noFill/>
                                  </pic:spPr>
                                </pic:pic>
                              </a:graphicData>
                            </a:graphic>
                          </wp:inline>
                        </w:drawing>
                      </w:r>
                    </w:p>
                  </w:txbxContent>
                </v:textbox>
                <w10:wrap type="square"/>
              </v:rect>
            </w:pict>
          </mc:Fallback>
        </mc:AlternateContent>
        <w:t xml:space="preserve">Figure 8: </w:t>
      </w:r>
      <w:ins w:id="70" w:author="Unknown Author" w:date="2026-04-04T02:07:27Z">
        <w:r>
          <w:rPr>
            <w:rFonts w:eastAsia="Arial" w:cs="Arial"/>
            <w:b w:val="false"/>
            <w:bCs w:val="false"/>
            <w:color w:val="000000"/>
            <w:sz w:val="24"/>
            <w:lang w:val="en-ZA" w:eastAsia="zh-CN" w:bidi="hi-IN"/>
          </w:rPr>
          <w:t xml:space="preserve">Trend </w:t>
        </w:r>
      </w:ins>
      <w:ins w:id="71" w:author="Unknown Author" w:date="2026-04-04T02:07:27Z">
        <w:r>
          <w:rPr/>
          <w:commentReference w:id="10"/>
        </w:r>
      </w:ins>
      <w:ins w:id="72" w:author="Unknown Author" w:date="2026-04-04T02:07:27Z">
        <w:r>
          <w:rPr>
            <w:rFonts w:eastAsia="Arial" w:cs="Arial"/>
            <w:b w:val="false"/>
            <w:bCs w:val="false"/>
            <w:color w:val="000000"/>
            <w:sz w:val="24"/>
            <w:lang w:val="en-ZA" w:eastAsia="zh-CN" w:bidi="hi-IN"/>
          </w:rPr>
          <w:t>in (a) baseline precipitation, and (b) seasonal precipitation range over time, for t</w:t>
        </w:r>
      </w:ins>
      <w:r>
        <w:rPr>
          <w:rFonts w:eastAsia="Arial" w:cs="Arial"/>
          <w:b w:val="false"/>
          <w:bCs w:val="false"/>
          <w:color w:val="000000"/>
          <w:sz w:val="24"/>
          <w:lang w:val="en-ZA" w:eastAsia="zh-CN" w:bidi="hi-IN"/>
        </w:rPr>
        <mc:AlternateContent>
          <mc:Choice Requires="wps">
            <w:drawing>
              <wp:anchor distT="0" distB="0" distL="0" distR="0" simplePos="0" relativeHeight="25" behindDoc="0" locked="0" layoutInCell="1" allowOverlap="1">
                <wp:simplePos x="0" y="0"/>
                <wp:positionH relativeFrom="column">
                  <wp:posOffset>512445</wp:posOffset>
                </wp:positionH>
                <wp:positionV relativeFrom="paragraph">
                  <wp:posOffset>4069715</wp:posOffset>
                </wp:positionV>
                <wp:extent cx="283210" cy="251460"/>
                <wp:effectExtent l="0" t="0" r="0" b="0"/>
                <wp:wrapNone/>
                <wp:docPr id="21" name="Text Frame 1"/>
                <a:graphic xmlns:a="http://schemas.openxmlformats.org/drawingml/2006/main">
                  <a:graphicData uri="http://schemas.microsoft.com/office/word/2010/wordprocessingShape">
                    <wps:wsp>
                      <wps:cNvSpPr/>
                      <wps:spPr>
                        <a:xfrm>
                          <a:off x="0" y="0"/>
                          <a:ext cx="283320" cy="251640"/>
                        </a:xfrm>
                        <a:prstGeom prst="rect">
                          <a:avLst/>
                        </a:prstGeom>
                        <a:noFill/>
                        <a:ln w="0">
                          <a:noFill/>
                        </a:ln>
                      </wps:spPr>
                      <wps:style>
                        <a:lnRef idx="0"/>
                        <a:fillRef idx="0"/>
                        <a:effectRef idx="0"/>
                        <a:fontRef idx="minor"/>
                      </wps:style>
                      <wps:txbx>
                        <w:txbxContent>
                          <w:p>
                            <w:pPr>
                              <w:pStyle w:val="FrameContentsuser"/>
                              <w:spacing w:lineRule="auto" w:line="240" w:before="0" w:after="0"/>
                              <w:jc w:val="left"/>
                              <w:rPr>
                                <w:rFonts w:ascii="Arial" w:hAnsi="Arial"/>
                                <w:color w:val="000000"/>
                              </w:rPr>
                            </w:pPr>
                            <w:r>
                              <w:rPr>
                                <w:color w:val="000000"/>
                              </w:rPr>
                              <w:t>(b)</w:t>
                            </w:r>
                          </w:p>
                        </w:txbxContent>
                      </wps:txbx>
                      <wps:bodyPr lIns="0" tIns="0" rIns="0" bIns="0" anchor="t">
                        <a:noAutofit/>
                      </wps:bodyPr>
                    </wps:wsp>
                  </a:graphicData>
                </a:graphic>
              </wp:anchor>
            </w:drawing>
          </mc:Choice>
          <mc:Fallback>
            <w:pict>
              <v:rect id="shape_0" stroked="f" o:allowincell="f" style="position:absolute;margin-left:40.35pt;margin-top:320.45pt;width:22.25pt;height:19.75pt;mso-wrap-style:square;v-text-anchor:top">
                <v:fill o:detectmouseclick="t" on="false"/>
                <v:stroke color="#3465a4" joinstyle="round" endcap="flat"/>
                <v:textbox>
                  <w:txbxContent>
                    <w:p>
                      <w:pPr>
                        <w:pStyle w:val="FrameContentsuser"/>
                        <w:spacing w:lineRule="auto" w:line="240" w:before="0" w:after="0"/>
                        <w:jc w:val="left"/>
                        <w:rPr>
                          <w:rFonts w:ascii="Arial" w:hAnsi="Arial"/>
                          <w:color w:val="000000"/>
                        </w:rPr>
                      </w:pPr>
                      <w:r>
                        <w:rPr>
                          <w:color w:val="000000"/>
                        </w:rPr>
                        <w:t>(b)</w:t>
                      </w:r>
                    </w:p>
                  </w:txbxContent>
                </v:textbox>
                <w10:wrap type="none"/>
              </v:rect>
            </w:pict>
          </mc:Fallback>
        </mc:AlternateContent>
        <w:t>he study transect over time.</w:t>
      </w:r>
      <w:del w:id="73" w:author="Unknown Author" w:date="2026-04-04T02:07:32Z">
        <w:r>
          <w:rPr>
            <w:rFonts w:eastAsia="Arial" w:cs="Arial"/>
            <w:b/>
            <w:bCs/>
            <w:color w:val="000000"/>
            <w:sz w:val="24"/>
            <w:lang w:val="en-ZA" w:eastAsia="zh-CN" w:bidi="hi-IN"/>
          </w:rPr>
          <w:delText xml:space="preserve">Figure 8: </w:delText>
        </w:r>
      </w:del>
      <w:del w:id="74" w:author="Unknown Author" w:date="2026-04-04T02:07:32Z">
        <w:r>
          <w:rPr>
            <w:rFonts w:eastAsia="Arial" w:cs="Arial"/>
            <w:b w:val="false"/>
            <w:bCs w:val="false"/>
            <w:color w:val="000000"/>
            <w:sz w:val="24"/>
            <w:lang w:val="en-ZA" w:eastAsia="zh-CN" w:bidi="hi-IN"/>
          </w:rPr>
          <w:delText xml:space="preserve">Trend </w:delText>
        </w:r>
      </w:del>
      <w:del w:id="75" w:author="Unknown Author" w:date="2026-04-04T02:07:32Z">
        <w:r>
          <w:rPr/>
          <w:commentReference w:id="11"/>
        </w:r>
      </w:del>
      <w:del w:id="76" w:author="Unknown Author" w:date="2026-04-04T02:02:46Z">
        <w:r>
          <w:rPr>
            <w:rFonts w:eastAsia="Arial" w:cs="Arial"/>
            <w:b w:val="false"/>
            <w:bCs w:val="false"/>
            <w:color w:val="000000"/>
            <w:sz w:val="24"/>
            <w:lang w:val="en-ZA" w:eastAsia="zh-CN" w:bidi="hi-IN"/>
          </w:rPr>
          <w:delText>‍​​​​​</w:delText>
        </w:r>
      </w:del>
      <w:del w:id="77" w:author="Unknown Author" w:date="2026-04-04T02:02:46Z">
        <w:r>
          <w:rPr/>
          <w:delText>​​​​​</w:delText>
        </w:r>
      </w:del>
      <w:del w:id="78" w:author="Unknown Author" w:date="2026-04-04T02:02:46Z">
        <w:r>
          <w:rPr/>
          <w:drawing>
            <wp:anchor distT="0" distB="0" distL="114300" distR="114300" simplePos="0" relativeHeight="0" behindDoc="0" locked="0" layoutInCell="1" allowOverlap="1">
              <wp:simplePos x="0" y="0"/>
              <wp:positionH relativeFrom="column">
                <wp:posOffset>0</wp:posOffset>
              </wp:positionH>
              <wp:positionV relativeFrom="paragraph">
                <wp:posOffset>794385</wp:posOffset>
              </wp:positionV>
              <wp:extent cx="6120130" cy="4147185"/>
              <wp:effectExtent l="0" t="0" r="0" b="0"/>
              <wp:wrapSquare wrapText="bothSides"/>
              <wp:docPr id="22"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4.png"/>
                      <pic:cNvPicPr>
                        <a:picLocks noChangeAspect="1" noChangeArrowheads="1"/>
                      </pic:cNvPicPr>
                    </pic:nvPicPr>
                    <pic:blipFill>
                      <a:blip r:embed="rId18"/>
                      <a:stretch>
                        <a:fillRect/>
                      </a:stretch>
                    </pic:blipFill>
                    <pic:spPr bwMode="auto">
                      <a:xfrm>
                        <a:off x="0" y="0"/>
                        <a:ext cx="6120130" cy="4147185"/>
                      </a:xfrm>
                      <a:prstGeom prst="rect">
                        <a:avLst/>
                      </a:prstGeom>
                    </pic:spPr>
                  </pic:pic>
                </a:graphicData>
              </a:graphic>
            </wp:anchor>
          </w:drawing>
          <w:delText>​​​​​</w:delText>
        </w:r>
      </w:del>
      <w:del w:id="79" w:author="Unknown Author" w:date="2026-04-04T02:02:46Z">
        <w:r>
          <w:rPr>
            <w:rFonts w:eastAsia="Arial" w:cs="Arial"/>
            <w:b w:val="false"/>
            <w:bCs w:val="false"/>
            <w:color w:val="000000"/>
            <w:sz w:val="24"/>
            <w:lang w:val="en-ZA" w:eastAsia="zh-CN" w:bidi="hi-IN"/>
          </w:rPr>
          <w:delText>​​​​​‍‍</w:delText>
        </w:r>
      </w:del>
      <w:del w:id="80" w:author="Unknown Author" w:date="2026-04-04T02:02:46Z">
        <w:r>
          <w:drawing>
            <wp:anchor distT="0" distB="0" distL="114300" distR="114300" simplePos="0" relativeHeight="0" behindDoc="0" locked="0" layoutInCell="1" allowOverlap="1">
              <wp:simplePos x="0" y="0"/>
              <wp:positionH relativeFrom="column">
                <wp:posOffset>0</wp:posOffset>
              </wp:positionH>
              <wp:positionV relativeFrom="paragraph">
                <wp:posOffset>635</wp:posOffset>
              </wp:positionV>
              <wp:extent cx="6120130" cy="3782695"/>
              <wp:effectExtent l="0" t="0" r="0" b="0"/>
              <wp:wrapSquare wrapText="bothSides"/>
              <wp:docPr id="2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9.png"/>
                      <pic:cNvPicPr>
                        <a:picLocks noChangeAspect="1" noChangeArrowheads="1"/>
                      </pic:cNvPicPr>
                    </pic:nvPicPr>
                    <pic:blipFill>
                      <a:blip r:embed="rId19"/>
                      <a:stretch>
                        <a:fillRect/>
                      </a:stretch>
                    </pic:blipFill>
                    <pic:spPr bwMode="auto">
                      <a:xfrm>
                        <a:off x="0" y="0"/>
                        <a:ext cx="6120130" cy="3782695"/>
                      </a:xfrm>
                      <a:prstGeom prst="rect">
                        <a:avLst/>
                      </a:prstGeom>
                    </pic:spPr>
                  </pic:pic>
                </a:graphicData>
              </a:graphic>
            </wp:anchor>
          </w:drawing>
        </w:r>
      </w:del>
      <w:del w:id="81" w:author="Unknown Author" w:date="2026-04-04T02:02:46Z">
        <w:r>
          <w:rPr>
            <w:rFonts w:eastAsia="Arial" w:cs="Arial"/>
            <w:b w:val="false"/>
            <w:bCs w:val="false"/>
            <w:color w:val="000000"/>
            <w:sz w:val="24"/>
            <w:lang w:val="en-ZA" w:eastAsia="zh-CN" w:bidi="hi-IN"/>
          </w:rPr>
          <w:delText>‍</w:delText>
        </w:r>
      </w:del>
      <w:del w:id="82" w:author="Unknown Author" w:date="2026-04-04T02:07:32Z">
        <w:r>
          <w:rPr>
            <w:rFonts w:eastAsia="Arial" w:cs="Arial"/>
            <w:b w:val="false"/>
            <w:bCs w:val="false"/>
            <w:color w:val="000000"/>
            <w:sz w:val="24"/>
            <w:lang w:val="en-ZA" w:eastAsia="zh-CN" w:bidi="hi-IN"/>
          </w:rPr>
          <w:delText>in (a) baseline precipitation, and (b) seasonal precipitation range over time, for the study transect over time.</w:delText>
        </w:r>
      </w:del>
      <w:r>
        <w:br w:type="page"/>
      </w:r>
    </w:p>
    <w:p>
      <w:pPr>
        <w:pStyle w:val="Normal"/>
        <w:spacing w:lineRule="auto" w:line="360" w:before="0" w:after="142"/>
        <w:rPr/>
      </w:pPr>
      <w:r>
        <w:rPr/>
      </w:r>
    </w:p>
    <w:p>
      <w:pPr>
        <w:pStyle w:val="Heading2"/>
        <w:numPr>
          <w:ilvl w:val="0"/>
          <w:numId w:val="1"/>
        </w:numPr>
        <w:spacing w:lineRule="auto" w:line="360" w:before="0" w:after="120"/>
        <w:ind w:hanging="0" w:left="0"/>
        <w:rPr/>
      </w:pPr>
      <w:r>
        <w:rPr/>
        <w:t>Current beetle assemblage and seasonal comparison</w:t>
      </w:r>
    </w:p>
    <w:p>
      <w:pPr>
        <w:pStyle w:val="Normal"/>
        <w:spacing w:lineRule="auto" w:line="360" w:before="0" w:after="140"/>
        <w:jc w:val="both"/>
        <w:rPr/>
      </w:pPr>
      <w:r>
        <w:rPr>
          <w:rFonts w:eastAsia="Arial" w:cs="Arial"/>
          <w:color w:val="000000"/>
        </w:rPr>
        <w:t>From recent sampling (October 2022 and March 2023), a total of 42 beetle species were collected from the three families that were being studied, with a total of 1,633 individual beetles collected (1,589 individuals from October 2022 and 44 individuals from March 2023)</w:t>
      </w:r>
      <w:ins w:id="83" w:author="Unknown Author" w:date="2026-04-04T02:56:14Z">
        <w:r>
          <w:rPr>
            <w:rFonts w:eastAsia="Arial" w:cs="Arial"/>
            <w:color w:val="000000"/>
          </w:rPr>
          <w:t xml:space="preserve"> (Table S14)</w:t>
        </w:r>
      </w:ins>
      <w:r>
        <w:rPr>
          <w:rFonts w:eastAsia="Arial" w:cs="Arial"/>
          <w:color w:val="000000"/>
        </w:rPr>
        <w:t xml:space="preserve">. Thirty-four of the species belonged to the Tenebrionidae, six to Carabidae, and two to Cicindelidae. Forty two species were present in the October samples, with only five of these species present in the March 2023 samples </w:t>
      </w:r>
      <w:r>
        <w:rPr>
          <w:rFonts w:eastAsia="Arial" w:cs="Arial"/>
        </w:rPr>
        <w:t>(</w:t>
      </w:r>
      <w:r>
        <w:rPr>
          <w:rFonts w:eastAsia="Arial" w:cs="Arial"/>
          <w:i/>
          <w:iCs/>
        </w:rPr>
        <w:t>Anthia decemguttata</w:t>
      </w:r>
      <w:r>
        <w:rPr>
          <w:rFonts w:eastAsia="Arial" w:cs="Arial"/>
        </w:rPr>
        <w:t xml:space="preserve">, </w:t>
      </w:r>
      <w:r>
        <w:rPr>
          <w:rFonts w:eastAsia="Arial" w:cs="Arial"/>
          <w:i/>
          <w:iCs/>
        </w:rPr>
        <w:t>Stenocara dentata</w:t>
      </w:r>
      <w:r>
        <w:rPr>
          <w:rFonts w:eastAsia="Arial" w:cs="Arial"/>
        </w:rPr>
        <w:t xml:space="preserve">, </w:t>
      </w:r>
      <w:r>
        <w:rPr>
          <w:rFonts w:eastAsia="Arial" w:cs="Arial"/>
          <w:i/>
          <w:iCs/>
        </w:rPr>
        <w:t>Zophosis gracilicornis</w:t>
      </w:r>
      <w:r>
        <w:rPr>
          <w:rFonts w:eastAsia="Arial" w:cs="Arial"/>
        </w:rPr>
        <w:t xml:space="preserve">, </w:t>
      </w:r>
      <w:r>
        <w:rPr>
          <w:rFonts w:eastAsia="Arial" w:cs="Arial"/>
          <w:i/>
          <w:iCs/>
        </w:rPr>
        <w:t xml:space="preserve">Cryptochile </w:t>
      </w:r>
      <w:r>
        <w:rPr>
          <w:rFonts w:eastAsia="Arial" w:cs="Arial"/>
        </w:rPr>
        <w:t xml:space="preserve">sp. 1, </w:t>
      </w:r>
      <w:r>
        <w:rPr>
          <w:rFonts w:eastAsia="Arial" w:cs="Arial"/>
          <w:i/>
          <w:iCs/>
        </w:rPr>
        <w:t xml:space="preserve">Gonogenia </w:t>
      </w:r>
      <w:r>
        <w:rPr/>
        <w:commentReference w:id="12"/>
      </w:r>
      <w:r>
        <w:rPr>
          <w:rFonts w:eastAsia="Arial" w:cs="Arial"/>
        </w:rPr>
        <w:t>sp. 1)</w:t>
      </w:r>
      <w:r>
        <w:rPr>
          <w:rFonts w:eastAsia="Arial" w:cs="Arial"/>
          <w:color w:val="000000"/>
        </w:rPr>
        <w:t xml:space="preserve">. The highest mean abundance was observed in the Ericaceous Fynbos, with the Succulent Karoo site having the second highest mean abundance, and the Proteoid and Restioid Fynbos sites having similar mean abundances to each other. The lowest mean abundance was observed in the Strandveld and Alpine Fynbos sites. The mean species richness was similar across all the different vegetation types, with the Proteoid Fynbos sites having the highest richness (Table </w:t>
      </w:r>
      <w:r>
        <w:rPr>
          <w:rFonts w:eastAsia="Arial" w:cs="Arial"/>
        </w:rPr>
        <w:t>1</w:t>
      </w:r>
      <w:r>
        <w:rPr>
          <w:rFonts w:eastAsia="Arial" w:cs="Arial"/>
          <w:color w:val="000000"/>
        </w:rPr>
        <w:t xml:space="preserve">). For the March 2023 samples specifically, the highest richness and mean abundance were observed in the Succulent Karoo site (Figure </w:t>
      </w:r>
      <w:r>
        <w:rPr>
          <w:rFonts w:eastAsia="Arial" w:cs="Arial"/>
        </w:rPr>
        <w:t>9</w:t>
      </w:r>
      <w:r>
        <w:rPr>
          <w:rFonts w:eastAsia="Arial" w:cs="Arial"/>
          <w:color w:val="000000"/>
        </w:rPr>
        <w:t>).</w:t>
      </w:r>
    </w:p>
    <w:p>
      <w:pPr>
        <w:pStyle w:val="Normal"/>
        <w:spacing w:lineRule="auto" w:line="360" w:before="0" w:after="140"/>
        <w:jc w:val="both"/>
        <w:rPr/>
      </w:pPr>
      <w:r>
        <w:rPr>
          <w:rFonts w:eastAsia="Arial" w:cs="Arial"/>
          <w:color w:val="000000"/>
        </w:rPr>
        <w:t xml:space="preserve">Although no general trends were observed for species richness and abundance across the altitude, there was a distinct abundance peak situated at the “1100m (W)” site (Table </w:t>
      </w:r>
      <w:r>
        <w:rPr>
          <w:rFonts w:eastAsia="Arial" w:cs="Arial"/>
        </w:rPr>
        <w:t>2</w:t>
      </w:r>
      <w:r>
        <w:rPr>
          <w:rFonts w:eastAsia="Arial" w:cs="Arial"/>
          <w:color w:val="000000"/>
        </w:rPr>
        <w:t>). Also, one site “1300m (E)”, exhibited a different assemblage structure and composition when compared to all other sites in the general slope trend across both sides of the transect. This site was very homogeneous and was dominated mostly by one single species (</w:t>
      </w:r>
      <w:r>
        <w:rPr>
          <w:rFonts w:eastAsia="Arial" w:cs="Arial"/>
          <w:i/>
          <w:iCs/>
          <w:color w:val="000000"/>
        </w:rPr>
        <w:t>Cicindela lurida</w:t>
      </w:r>
      <w:r>
        <w:rPr>
          <w:rFonts w:eastAsia="Arial" w:cs="Arial"/>
          <w:color w:val="000000"/>
        </w:rPr>
        <w:t xml:space="preserve">), which resulted in a site with relatively high abundance compared to its diversity (Figure </w:t>
      </w:r>
      <w:r>
        <w:rPr>
          <w:rFonts w:eastAsia="Arial" w:cs="Arial"/>
        </w:rPr>
        <w:t>10</w:t>
      </w:r>
      <w:r>
        <w:rPr>
          <w:rFonts w:eastAsia="Arial" w:cs="Arial"/>
          <w:color w:val="000000"/>
        </w:rPr>
        <w:t>).</w:t>
      </w:r>
    </w:p>
    <w:p>
      <w:pPr>
        <w:pStyle w:val="Normal"/>
        <w:spacing w:lineRule="auto" w:line="360" w:before="0" w:after="140"/>
        <w:jc w:val="both"/>
        <w:rPr>
          <w:ins w:id="85" w:author="Unknown Author" w:date="2026-04-06T00:12:29Z"/>
        </w:rPr>
      </w:pPr>
      <w:ins w:id="84" w:author="Unknown Author" w:date="2026-04-06T00:12:29Z">
        <w:r>
          <w:rPr/>
          <w:drawing>
            <wp:inline distT="0" distB="0" distL="0" distR="0">
              <wp:extent cx="6117590" cy="3780790"/>
              <wp:effectExtent l="0" t="0" r="0" b="0"/>
              <wp:docPr id="2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pic:cNvPicPr>
                        <a:picLocks noChangeAspect="1" noChangeArrowheads="1"/>
                      </pic:cNvPicPr>
                    </pic:nvPicPr>
                    <pic:blipFill>
                      <a:blip r:embed="rId20"/>
                      <a:stretch>
                        <a:fillRect/>
                      </a:stretch>
                    </pic:blipFill>
                    <pic:spPr bwMode="auto">
                      <a:xfrm>
                        <a:off x="0" y="0"/>
                        <a:ext cx="6117590" cy="3780790"/>
                      </a:xfrm>
                      <a:prstGeom prst="rect">
                        <a:avLst/>
                      </a:prstGeom>
                      <a:noFill/>
                    </pic:spPr>
                  </pic:pic>
                </a:graphicData>
              </a:graphic>
            </wp:inline>
          </w:drawing>
        </w:r>
      </w:ins>
    </w:p>
    <w:p>
      <w:pPr>
        <w:pStyle w:val="Normal"/>
        <w:spacing w:lineRule="auto" w:line="360" w:before="0" w:after="140"/>
        <w:jc w:val="both"/>
        <w:rPr/>
      </w:pPr>
      <w:r>
        <w:rPr>
          <w:rFonts w:eastAsia="Arial" w:cs="Arial"/>
          <w:b/>
          <w:bCs/>
          <w:color w:val="000000"/>
        </w:rPr>
        <w:t xml:space="preserve">Figure </w:t>
      </w:r>
      <w:r>
        <w:rPr>
          <w:rFonts w:eastAsia="Arial" w:cs="Arial"/>
          <w:b/>
          <w:bCs/>
        </w:rPr>
        <w:t>9:</w:t>
      </w:r>
      <w:r>
        <w:rPr>
          <w:rFonts w:eastAsia="Arial" w:cs="Arial"/>
          <w:b/>
          <w:bCs/>
          <w:color w:val="000000"/>
        </w:rPr>
        <w:t xml:space="preserve"> </w:t>
      </w:r>
      <w:r>
        <w:rPr>
          <w:rFonts w:eastAsia="Arial" w:cs="Arial"/>
          <w:color w:val="000000"/>
        </w:rPr>
        <w:t>(a</w:t>
      </w:r>
      <w:r>
        <w:rPr/>
        <w:commentReference w:id="13"/>
      </w:r>
      <w:r>
        <w:rPr>
          <w:rFonts w:eastAsia="Arial" w:cs="Arial"/>
          <w:color w:val="000000"/>
        </w:rPr>
        <w:t>) Species richness</w:t>
      </w:r>
      <w:r>
        <w:rPr/>
        <w:commentReference w:id="14"/>
      </w:r>
      <w:del w:id="86" w:author="Unknown Author" w:date="2026-04-06T00:12:24Z">
        <w:r>
          <w:rPr/>
          <w:delText>‍</w:delText>
        </w:r>
      </w:del>
      <w:del w:id="87" w:author="Unknown Author" w:date="2026-04-06T00:12:24Z">
        <w:r>
          <w:drawing>
            <wp:anchor distT="0" distB="0" distL="114300" distR="114300" simplePos="0" relativeHeight="0" behindDoc="0" locked="0" layoutInCell="1" allowOverlap="1">
              <wp:simplePos x="0" y="0"/>
              <wp:positionH relativeFrom="column">
                <wp:posOffset>0</wp:posOffset>
              </wp:positionH>
              <wp:positionV relativeFrom="paragraph">
                <wp:posOffset>635</wp:posOffset>
              </wp:positionV>
              <wp:extent cx="6120130" cy="3782695"/>
              <wp:effectExtent l="0" t="0" r="0" b="0"/>
              <wp:wrapSquare wrapText="bothSides"/>
              <wp:docPr id="2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png"/>
                      <pic:cNvPicPr>
                        <a:picLocks noChangeAspect="1" noChangeArrowheads="1"/>
                      </pic:cNvPicPr>
                    </pic:nvPicPr>
                    <pic:blipFill>
                      <a:blip r:embed="rId21"/>
                      <a:stretch>
                        <a:fillRect/>
                      </a:stretch>
                    </pic:blipFill>
                    <pic:spPr bwMode="auto">
                      <a:xfrm>
                        <a:off x="0" y="0"/>
                        <a:ext cx="6120130" cy="3782695"/>
                      </a:xfrm>
                      <a:prstGeom prst="rect">
                        <a:avLst/>
                      </a:prstGeom>
                    </pic:spPr>
                  </pic:pic>
                </a:graphicData>
              </a:graphic>
            </wp:anchor>
          </w:drawing>
        </w:r>
      </w:del>
      <w:del w:id="88" w:author="Unknown Author" w:date="2026-04-06T00:12:24Z">
        <w:r>
          <w:rPr/>
          <w:delText>‍</w:delText>
        </w:r>
      </w:del>
      <w:r>
        <w:rPr>
          <w:rFonts w:eastAsia="Arial" w:cs="Arial"/>
          <w:color w:val="000000"/>
        </w:rPr>
        <w:t>, and (b) mean abundance across the different vegetation types present in the transect, separated by season.</w:t>
      </w:r>
    </w:p>
    <w:p>
      <w:pPr>
        <w:pStyle w:val="Normal"/>
        <w:spacing w:lineRule="auto" w:line="360" w:before="0" w:after="140"/>
        <w:jc w:val="both"/>
        <w:rPr>
          <w:ins w:id="90" w:author="Unknown Author" w:date="2026-04-06T00:10:20Z"/>
        </w:rPr>
      </w:pPr>
      <w:ins w:id="89" w:author="Unknown Author" w:date="2026-04-06T00:10:20Z">
        <w:r>
          <w:rPr/>
          <w:drawing>
            <wp:inline distT="0" distB="0" distL="0" distR="0">
              <wp:extent cx="6117590" cy="3780790"/>
              <wp:effectExtent l="0" t="0" r="0" b="0"/>
              <wp:docPr id="2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pic:cNvPicPr>
                        <a:picLocks noChangeAspect="1" noChangeArrowheads="1"/>
                      </pic:cNvPicPr>
                    </pic:nvPicPr>
                    <pic:blipFill>
                      <a:blip r:embed="rId22"/>
                      <a:stretch>
                        <a:fillRect/>
                      </a:stretch>
                    </pic:blipFill>
                    <pic:spPr bwMode="auto">
                      <a:xfrm>
                        <a:off x="0" y="0"/>
                        <a:ext cx="6117590" cy="3780790"/>
                      </a:xfrm>
                      <a:prstGeom prst="rect">
                        <a:avLst/>
                      </a:prstGeom>
                      <a:noFill/>
                    </pic:spPr>
                  </pic:pic>
                </a:graphicData>
              </a:graphic>
            </wp:inline>
          </w:drawing>
        </w:r>
      </w:ins>
    </w:p>
    <w:p>
      <w:pPr>
        <w:pStyle w:val="Normal"/>
        <w:spacing w:lineRule="auto" w:line="360" w:before="0" w:after="140"/>
        <w:jc w:val="both"/>
        <w:rPr/>
      </w:pPr>
      <w:r>
        <w:rPr>
          <w:rFonts w:eastAsia="Arial" w:cs="Arial"/>
          <w:b/>
          <w:bCs/>
          <w:color w:val="000000"/>
        </w:rPr>
        <w:t xml:space="preserve">Figure </w:t>
      </w:r>
      <w:r>
        <w:rPr>
          <w:rFonts w:eastAsia="Arial" w:cs="Arial"/>
          <w:b/>
          <w:bCs/>
        </w:rPr>
        <w:t>10:</w:t>
      </w:r>
      <w:r>
        <w:rPr>
          <w:rFonts w:eastAsia="Arial" w:cs="Arial"/>
          <w:b/>
          <w:bCs/>
          <w:color w:val="000000"/>
        </w:rPr>
        <w:t xml:space="preserve"> </w:t>
      </w:r>
      <w:del w:id="91" w:author="Unknown Author" w:date="2026-04-06T00:10:18Z">
        <w:r>
          <w:rPr>
            <w:rFonts w:eastAsia="Arial" w:cs="Arial"/>
            <w:b/>
            <w:bCs/>
            <w:color w:val="000000"/>
          </w:rPr>
          <w:delText>‍</w:delText>
        </w:r>
      </w:del>
      <w:del w:id="92" w:author="Unknown Author" w:date="2026-04-06T00:10:18Z">
        <w:r>
          <w:drawing>
            <wp:anchor distT="0" distB="0" distL="114300" distR="114300" simplePos="0" relativeHeight="0" behindDoc="0" locked="0" layoutInCell="1" allowOverlap="1">
              <wp:simplePos x="0" y="0"/>
              <wp:positionH relativeFrom="column">
                <wp:posOffset>0</wp:posOffset>
              </wp:positionH>
              <wp:positionV relativeFrom="paragraph">
                <wp:posOffset>635</wp:posOffset>
              </wp:positionV>
              <wp:extent cx="6120130" cy="3782695"/>
              <wp:effectExtent l="0" t="0" r="0" b="0"/>
              <wp:wrapSquare wrapText="bothSides"/>
              <wp:docPr id="2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7.png"/>
                      <pic:cNvPicPr>
                        <a:picLocks noChangeAspect="1" noChangeArrowheads="1"/>
                      </pic:cNvPicPr>
                    </pic:nvPicPr>
                    <pic:blipFill>
                      <a:blip r:embed="rId23"/>
                      <a:stretch>
                        <a:fillRect/>
                      </a:stretch>
                    </pic:blipFill>
                    <pic:spPr bwMode="auto">
                      <a:xfrm>
                        <a:off x="0" y="0"/>
                        <a:ext cx="6120130" cy="3782695"/>
                      </a:xfrm>
                      <a:prstGeom prst="rect">
                        <a:avLst/>
                      </a:prstGeom>
                    </pic:spPr>
                  </pic:pic>
                </a:graphicData>
              </a:graphic>
            </wp:anchor>
          </w:drawing>
        </w:r>
      </w:del>
      <w:del w:id="93" w:author="Unknown Author" w:date="2026-04-06T00:10:18Z">
        <w:r>
          <w:rPr>
            <w:rFonts w:eastAsia="Arial" w:cs="Arial"/>
            <w:b/>
            <w:bCs/>
            <w:color w:val="000000"/>
          </w:rPr>
          <w:delText>‍</w:delText>
        </w:r>
      </w:del>
      <w:r>
        <w:rPr>
          <w:rFonts w:eastAsia="Arial" w:cs="Arial"/>
          <w:color w:val="000000"/>
        </w:rPr>
        <w:t>(a) Species richness, and (b) mean abundance across the altitudinal gradient of the transect, separated by season.</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bidi w:val="0"/>
        <w:spacing w:lineRule="auto" w:line="360" w:before="0" w:after="140"/>
        <w:jc w:val="both"/>
        <w:rPr/>
      </w:pPr>
      <w:r>
        <w:rPr>
          <w:rFonts w:eastAsia="Arial" w:cs="Arial"/>
          <w:color w:val="000000"/>
        </w:rPr>
        <w:t xml:space="preserve">Some of the species shifted in their altitudinal range between seasons, with the range shifts differing between the two aspects of the transect. On the western slope, the lower elevational limits increased for four different species, and two of those species also had a decrease for their upper elevation limits (Figure </w:t>
      </w:r>
      <w:r>
        <w:rPr>
          <w:rFonts w:eastAsia="Arial" w:cs="Arial"/>
        </w:rPr>
        <w:t>11</w:t>
      </w:r>
      <w:r>
        <w:rPr>
          <w:rFonts w:eastAsia="Arial" w:cs="Arial"/>
          <w:color w:val="000000"/>
        </w:rPr>
        <w:t xml:space="preserve">a). On the eastern slope, three species experienced a downwards contraction of their upper elevation limits, while one species experienced an upwards contraction of its lower elevation limits (Figure </w:t>
      </w:r>
      <w:r>
        <w:rPr>
          <w:rFonts w:eastAsia="Arial" w:cs="Arial"/>
        </w:rPr>
        <w:t>11</w:t>
      </w:r>
      <w:r>
        <w:rPr>
          <w:rFonts w:eastAsia="Arial" w:cs="Arial"/>
          <w:color w:val="000000"/>
        </w:rPr>
        <w:t>b).</w:t>
      </w:r>
    </w:p>
    <w:p>
      <w:pPr>
        <w:pStyle w:val="Normal"/>
        <w:spacing w:lineRule="auto" w:line="360" w:before="0" w:after="140"/>
        <w:jc w:val="both"/>
        <w:rPr/>
      </w:pPr>
      <w:r>
        <w:rPr>
          <w:rFonts w:eastAsia="Arial" w:cs="Arial"/>
          <w:color w:val="000000"/>
        </w:rPr>
        <w:t xml:space="preserve">Comparing the abundance between the seasonal samples, the NMDS plot showed that aside from a few outliers, the samples from the two different seasons showed an overlap (Figure </w:t>
      </w:r>
      <w:r>
        <w:rPr>
          <w:rFonts w:eastAsia="Arial" w:cs="Arial"/>
        </w:rPr>
        <w:t>12</w:t>
      </w:r>
      <w:r>
        <w:rPr>
          <w:rFonts w:eastAsia="Arial" w:cs="Arial"/>
          <w:color w:val="000000"/>
        </w:rPr>
        <w:t xml:space="preserve">a). The comparison of species presence-absence showed that while the October 2022 assemblage had many sites with similar species being present, the different observations for March 2023 didn’t show any signs of grouping (Figure </w:t>
      </w:r>
      <w:r>
        <w:rPr>
          <w:rFonts w:eastAsia="Arial" w:cs="Arial"/>
        </w:rPr>
        <w:t>12</w:t>
      </w:r>
      <w:r>
        <w:rPr>
          <w:rFonts w:eastAsia="Arial" w:cs="Arial"/>
          <w:color w:val="000000"/>
        </w:rPr>
        <w:t>b).</w:t>
      </w:r>
    </w:p>
    <w:p>
      <w:pPr>
        <w:pStyle w:val="Normal"/>
        <w:spacing w:lineRule="auto" w:line="360" w:before="0" w:after="140"/>
        <w:jc w:val="both"/>
        <w:rPr/>
      </w:pPr>
      <w:r>
        <w:rPr>
          <w:rFonts w:eastAsia="Arial" w:cs="Arial"/>
          <w:color w:val="000000"/>
        </w:rPr>
        <w:t>The NMDS plots comparing species abundance and presence between the different altitudinal sites showed that most of the altitudinal sites were similar to each other with only a few notable exceptions (</w:t>
      </w:r>
      <w:r>
        <w:rPr>
          <w:rFonts w:eastAsia="Arial" w:cs="Arial"/>
        </w:rPr>
        <w:t>Figure S4</w:t>
      </w:r>
      <w:r>
        <w:rPr>
          <w:rFonts w:eastAsia="Arial" w:cs="Arial"/>
          <w:color w:val="000000"/>
        </w:rPr>
        <w:t>). Site 11 (the summit, 1900m), site 14 (1300m (E)), and site 1 (Lambert’s bay, 0m (W)) were all distinctly different from the general grouping shown by the other sites.</w:t>
      </w:r>
    </w:p>
    <w:p>
      <w:pPr>
        <w:pStyle w:val="Normal"/>
        <w:spacing w:lineRule="auto" w:line="360" w:before="0" w:after="140"/>
        <w:jc w:val="both"/>
        <w:rPr/>
      </w:pPr>
      <w:r>
        <w:rPr>
          <w:rFonts w:eastAsia="Arial" w:cs="Arial"/>
          <w:color w:val="000000"/>
        </w:rPr>
        <w:t xml:space="preserve">Comparing the species abundance and presence between the different categories of vegetation groups in the sites showed that the different subgroups of Mountain Fynbos were all more similar to each other than the other vegetation types. The Proteoid and Restioid sites were the most similar with the Ericaceous sites only differing slightly. The Succulent Karoo site was also similar to the different Fynbos groups but much more closely clustered than the Fynbos sites. The Alpine and Strandveld sites were both very dissimilar to each other and the other groups previously mentioned. The Alpine site was especially very varied within the site itself (Figure </w:t>
      </w:r>
      <w:r>
        <w:rPr>
          <w:rFonts w:eastAsia="Arial" w:cs="Arial"/>
        </w:rPr>
        <w:t>13</w:t>
      </w:r>
      <w:r>
        <w:rPr>
          <w:rFonts w:eastAsia="Arial" w:cs="Arial"/>
          <w:color w:val="000000"/>
        </w:rPr>
        <w:t>).</w:t>
      </w:r>
    </w:p>
    <w:p>
      <w:pPr>
        <w:pStyle w:val="Normal"/>
        <w:widowControl/>
        <w:suppressAutoHyphens w:val="true"/>
        <w:overflowPunct w:val="true"/>
        <w:bidi w:val="0"/>
        <w:spacing w:lineRule="auto" w:line="360" w:before="0" w:after="140"/>
        <w:jc w:val="both"/>
        <w:rPr>
          <w:del w:id="95" w:author="Unknown Author" w:date="2026-04-04T22:59:50Z"/>
          <w:rFonts w:ascii="Arial" w:hAnsi="Arial"/>
        </w:rPr>
      </w:pPr>
      <w:del w:id="94" w:author="Unknown Author" w:date="2026-04-04T22:59:50Z">
        <w:r>
          <w:rPr/>
        </w:r>
      </w:del>
    </w:p>
    <w:p>
      <w:pPr>
        <w:pStyle w:val="Normal"/>
        <w:spacing w:lineRule="auto" w:line="360" w:before="0" w:after="140"/>
        <w:jc w:val="both"/>
        <w:rPr/>
      </w:pPr>
      <w:del w:id="96" w:author="Unknown Author" w:date="2026-04-04T22:59:50Z">
        <w:r>
          <w:rPr>
            <w:b/>
            <w:bCs/>
          </w:rPr>
          <w:delText xml:space="preserve">Figure 11: </w:delText>
        </w:r>
      </w:del>
      <w:del w:id="97" w:author="Unknown Author" w:date="2026-04-04T22:59:50Z">
        <w:r>
          <w:rPr/>
          <w:delText>(​</w:delText>
        </w:r>
      </w:del>
      <w:r>
        <mc:AlternateContent>
          <mc:Choice Requires="wpg">
            <w:drawing>
              <wp:anchor distT="0" distB="635" distL="114300" distR="113665" simplePos="0" relativeHeight="8" behindDoc="1" locked="0" layoutInCell="0" allowOverlap="1">
                <wp:simplePos x="0" y="0"/>
                <wp:positionH relativeFrom="column">
                  <wp:posOffset>0</wp:posOffset>
                </wp:positionH>
                <wp:positionV relativeFrom="paragraph">
                  <wp:posOffset>635</wp:posOffset>
                </wp:positionV>
                <wp:extent cx="6120130" cy="7038975"/>
                <wp:effectExtent l="635" t="1270" r="635" b="0"/>
                <wp:wrapTopAndBottom/>
                <wp:docPr id="28" name="Group 2"/>
                <a:graphic xmlns:a="http://schemas.openxmlformats.org/drawingml/2006/main">
                  <a:graphicData uri="http://schemas.microsoft.com/office/word/2010/wordprocessingGroup">
                    <wpg:wgp>
                      <wpg:cNvGrpSpPr/>
                      <wpg:grpSpPr>
                        <a:xfrm>
                          <a:off x="0" y="0"/>
                          <a:ext cx="6120000" cy="7039080"/>
                          <a:chOff x="0" y="0"/>
                          <a:chExt cx="6120000" cy="7039080"/>
                        </a:xfrm>
                      </wpg:grpSpPr>
                      <wpg:grpSp>
                        <wpg:cNvGrpSpPr/>
                        <wpg:grpSpPr>
                          <a:xfrm>
                            <a:off x="0" y="0"/>
                            <a:ext cx="6120000" cy="7039080"/>
                          </a:xfrm>
                        </wpg:grpSpPr>
                        <wps:wsp>
                          <wps:cNvPr id="29" name="Rectangle 1"/>
                          <wps:cNvSpPr/>
                          <wps:spPr>
                            <a:xfrm>
                              <a:off x="0" y="0"/>
                              <a:ext cx="6120000" cy="7039080"/>
                            </a:xfrm>
                            <a:prstGeom prst="rect">
                              <a:avLst/>
                            </a:prstGeom>
                            <a:solidFill>
                              <a:srgbClr val="729FCF"/>
                            </a:solidFill>
                            <a:ln w="0">
                              <a:solidFill>
                                <a:srgbClr val="3465A4"/>
                              </a:solidFill>
                            </a:ln>
                          </wps:spPr>
                          <wps:style>
                            <a:lnRef idx="0"/>
                            <a:fillRef idx="0"/>
                            <a:effectRef idx="0"/>
                            <a:fontRef idx="minor"/>
                          </wps:style>
                          <wps:bodyPr/>
                        </wps:wsp>
                        <pic:pic xmlns:pic="http://schemas.openxmlformats.org/drawingml/2006/picture">
                          <pic:nvPicPr>
                            <pic:cNvPr id="30" name="Shape 1"/>
                            <pic:cNvPicPr/>
                          </pic:nvPicPr>
                          <pic:blipFill>
                            <a:blip r:embed="rId24"/>
                            <a:stretch/>
                          </pic:blipFill>
                          <pic:spPr>
                            <a:xfrm>
                              <a:off x="0" y="0"/>
                              <a:ext cx="6120000" cy="3432240"/>
                            </a:xfrm>
                            <a:prstGeom prst="rect">
                              <a:avLst/>
                            </a:prstGeom>
                            <a:noFill/>
                            <a:ln w="0">
                              <a:noFill/>
                            </a:ln>
                          </pic:spPr>
                        </pic:pic>
                        <pic:pic xmlns:pic="http://schemas.openxmlformats.org/drawingml/2006/picture">
                          <pic:nvPicPr>
                            <pic:cNvPr id="31" name="Shape 2"/>
                            <pic:cNvPicPr/>
                          </pic:nvPicPr>
                          <pic:blipFill>
                            <a:blip r:embed="rId25"/>
                            <a:stretch/>
                          </pic:blipFill>
                          <pic:spPr>
                            <a:xfrm>
                              <a:off x="0" y="3606840"/>
                              <a:ext cx="6120000" cy="3432240"/>
                            </a:xfrm>
                            <a:prstGeom prst="rect">
                              <a:avLst/>
                            </a:prstGeom>
                            <a:noFill/>
                            <a:ln w="0">
                              <a:noFill/>
                            </a:ln>
                          </pic:spPr>
                        </pic:pic>
                      </wpg:grpSp>
                    </wpg:wgp>
                  </a:graphicData>
                </a:graphic>
              </wp:anchor>
            </w:drawing>
          </mc:Choice>
          <mc:Fallback>
            <w:pict>
              <v:group id="shape_0" alt="Group 2" style="position:absolute;margin-left:0pt;margin-top:0.05pt;width:481.9pt;height:554.25pt" coordorigin="0,1" coordsize="9638,11085">
                <v:group id="shape_0" style="position:absolute;left:0;top:1;width:9638;height:11085">
                  <v:rect id="shape_0" fillcolor="#729fcf" stroked="t" o:allowincell="f" style="position:absolute;left:0;top:1;width:9637;height:11084;mso-wrap-style:none;v-text-anchor:middle">
                    <v:fill o:detectmouseclick="t" type="solid" color2="#8d6030"/>
                    <v:stroke color="#3465a4" joinstyle="round" endcap="flat"/>
                    <w10:wrap type="topAndBotto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1;width:9637;height:5404;mso-wrap-style:none;v-text-anchor:middle" type="_x0000_t75">
                    <v:imagedata r:id="rId26" o:detectmouseclick="t"/>
                    <v:stroke color="#3465a4" joinstyle="round" endcap="flat"/>
                    <w10:wrap type="topAndBottom"/>
                  </v:shape>
                  <v:shape id="shape_0" stroked="f" o:allowincell="f" style="position:absolute;left:0;top:5681;width:9637;height:5404;mso-wrap-style:none;v-text-anchor:middle" type="_x0000_t75">
                    <v:imagedata r:id="rId27" o:detectmouseclick="t"/>
                    <v:stroke color="#3465a4" joinstyle="round" endcap="flat"/>
                    <w10:wrap type="topAndBottom"/>
                  </v:shape>
                </v:group>
              </v:group>
            </w:pict>
          </mc:Fallback>
        </mc:AlternateContent>
        <mc:AlternateContent>
          <mc:Choice Requires="wps">
            <w:drawing>
              <wp:anchor distT="0" distB="0" distL="0" distR="0" simplePos="0" relativeHeight="27" behindDoc="0" locked="0" layoutInCell="1" allowOverlap="1">
                <wp:simplePos x="0" y="0"/>
                <wp:positionH relativeFrom="column">
                  <wp:posOffset>0</wp:posOffset>
                </wp:positionH>
                <wp:positionV relativeFrom="paragraph">
                  <wp:posOffset>635</wp:posOffset>
                </wp:positionV>
                <wp:extent cx="6120765" cy="7039610"/>
                <wp:effectExtent l="0" t="0" r="0" b="0"/>
                <wp:wrapNone/>
                <wp:docPr id="32" name="textbox 2"/>
                <a:graphic xmlns:a="http://schemas.openxmlformats.org/drawingml/2006/main">
                  <a:graphicData uri="http://schemas.microsoft.com/office/word/2010/wordprocessingShape">
                    <wps:wsp>
                      <wps:cNvSpPr/>
                      <wps:spPr>
                        <a:xfrm>
                          <a:off x="0" y="0"/>
                          <a:ext cx="6120720" cy="7039440"/>
                        </a:xfrm>
                        <a:prstGeom prst="rect">
                          <a:avLst/>
                        </a:prstGeom>
                        <a:noFill/>
                        <a:ln w="0">
                          <a:noFill/>
                        </a:ln>
                      </wps:spPr>
                      <wps:style>
                        <a:lnRef idx="0"/>
                        <a:fillRef idx="0"/>
                        <a:effectRef idx="0"/>
                        <a:fontRef idx="minor"/>
                      </wps:style>
                      <wps:txbx>
                        <w:txbxContent>
                          <w:p>
                            <w:pPr>
                              <w:pStyle w:val="Normal"/>
                              <w:spacing w:lineRule="auto" w:line="276" w:before="0" w:after="142"/>
                              <w:jc w:val="both"/>
                              <w:rPr>
                                <w:color w:val="000000"/>
                              </w:rPr>
                            </w:pPr>
                            <w:r>
                              <w:rPr>
                                <w:color w:val="000000"/>
                              </w:rPr>
                            </w:r>
                          </w:p>
                        </w:txbxContent>
                      </wps:txbx>
                      <wps:bodyPr lIns="0" tIns="0" rIns="0" bIns="0" anchor="t">
                        <a:noAutofit/>
                      </wps:bodyPr>
                    </wps:wsp>
                  </a:graphicData>
                </a:graphic>
              </wp:anchor>
            </w:drawing>
          </mc:Choice>
          <mc:Fallback>
            <w:pict>
              <v:rect id="shape_0" stroked="f" o:allowincell="f" style="position:absolute;margin-left:0pt;margin-top:0.05pt;width:481.9pt;height:554.25pt;mso-wrap-style:none;v-text-anchor:middle">
                <v:fill o:detectmouseclick="t" on="false"/>
                <v:stroke color="#3465a4" joinstyle="round" endcap="flat"/>
                <v:textbox>
                  <w:txbxContent>
                    <w:p>
                      <w:pPr>
                        <w:pStyle w:val="Normal"/>
                        <w:spacing w:lineRule="auto" w:line="276" w:before="0" w:after="142"/>
                        <w:jc w:val="both"/>
                        <w:rPr>
                          <w:color w:val="000000"/>
                        </w:rPr>
                      </w:pPr>
                      <w:r>
                        <w:rPr>
                          <w:color w:val="000000"/>
                        </w:rPr>
                      </w:r>
                    </w:p>
                  </w:txbxContent>
                </v:textbox>
                <w10:wrap type="none"/>
              </v:rect>
            </w:pict>
          </mc:Fallback>
        </mc:AlternateContent>
      </w:r>
      <w:del w:id="98" w:author="Unknown Author" w:date="2026-04-04T22:59:50Z">
        <w:r>
          <w:rPr/>
          <w:delText>​a) Western slope, and (b) eastern slope altitudinal range limit shifts for relevant species between October 2022 and March 2023.</w:delText>
        </w:r>
      </w:del>
    </w:p>
    <w:p>
      <w:pPr>
        <w:pStyle w:val="Normal"/>
        <w:widowControl/>
        <w:suppressAutoHyphens w:val="true"/>
        <w:overflowPunct w:val="true"/>
        <w:bidi w:val="0"/>
        <w:spacing w:lineRule="auto" w:line="360" w:before="0" w:after="140"/>
        <w:jc w:val="both"/>
        <w:rPr>
          <w:ins w:id="100" w:author="Unknown Author" w:date="2026-04-04T22:59:59Z"/>
          <w:rFonts w:ascii="Arial" w:hAnsi="Arial"/>
        </w:rPr>
      </w:pPr>
      <w:ins w:id="99" w:author="Unknown Author" w:date="2026-04-04T22:59:59Z">
        <w:r>
          <w:rPr/>
        </w:r>
      </w:ins>
      <w:r>
        <w:br w:type="page"/>
      </w:r>
    </w:p>
    <w:p>
      <w:pPr>
        <w:pStyle w:val="Normal"/>
        <w:widowControl/>
        <w:suppressAutoHyphens w:val="true"/>
        <w:overflowPunct w:val="true"/>
        <w:bidi w:val="0"/>
        <w:spacing w:lineRule="auto" w:line="360" w:before="0" w:after="140"/>
        <w:jc w:val="both"/>
        <w:rPr>
          <w:ins w:id="102" w:author="Unknown Author" w:date="2026-04-04T22:59:59Z"/>
        </w:rPr>
      </w:pPr>
      <w:ins w:id="101" w:author="Unknown Author" w:date="2026-04-04T22:59:59Z">
        <w:r>
          <w:rPr/>
          <w:drawing>
            <wp:inline distT="0" distB="0" distL="0" distR="0">
              <wp:extent cx="6117590" cy="4438650"/>
              <wp:effectExtent l="0" t="0" r="0" b="0"/>
              <wp:docPr id="3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
                      <pic:cNvPicPr>
                        <a:picLocks noChangeAspect="1" noChangeArrowheads="1"/>
                      </pic:cNvPicPr>
                    </pic:nvPicPr>
                    <pic:blipFill>
                      <a:blip r:embed="rId28"/>
                      <a:stretch>
                        <a:fillRect/>
                      </a:stretch>
                    </pic:blipFill>
                    <pic:spPr bwMode="auto">
                      <a:xfrm>
                        <a:off x="0" y="0"/>
                        <a:ext cx="6117590" cy="4438650"/>
                      </a:xfrm>
                      <a:prstGeom prst="rect">
                        <a:avLst/>
                      </a:prstGeom>
                      <a:noFill/>
                    </pic:spPr>
                  </pic:pic>
                </a:graphicData>
              </a:graphic>
            </wp:inline>
          </w:drawing>
        </w:r>
      </w:ins>
    </w:p>
    <w:p>
      <w:pPr>
        <w:pStyle w:val="Normal"/>
        <w:widowControl/>
        <w:suppressAutoHyphens w:val="true"/>
        <w:overflowPunct w:val="true"/>
        <w:bidi w:val="0"/>
        <w:spacing w:lineRule="auto" w:line="360" w:before="0" w:after="140"/>
        <w:jc w:val="both"/>
        <w:rPr/>
      </w:pPr>
      <w:ins w:id="103" w:author="Unknown Author" w:date="2026-04-04T22:59:59Z">
        <w:r>
          <w:rPr>
            <w:rFonts w:eastAsia="Arial" w:cs="Arial"/>
            <w:b/>
            <w:bCs/>
            <w:color w:val="000000"/>
          </w:rPr>
          <w:t>Figure 11:</w:t>
        </w:r>
      </w:ins>
      <w:ins w:id="104" w:author="Unknown Author" w:date="2026-04-04T22:59:59Z">
        <w:r>
          <w:rPr>
            <w:rFonts w:eastAsia="Arial" w:cs="Arial"/>
            <w:color w:val="000000"/>
          </w:rPr>
          <w:t xml:space="preserve"> (a) Western slope, and (b) eastern slope altitudinal range limit shifts for relevant species between October 2022 and March 2023.</w:t>
        </w:r>
      </w:ins>
      <w:r>
        <w:br w:type="page"/>
      </w:r>
    </w:p>
    <w:p>
      <w:pPr>
        <w:pStyle w:val="Normal"/>
        <w:spacing w:lineRule="auto" w:line="360" w:before="0" w:after="140"/>
        <w:jc w:val="both"/>
        <w:rPr>
          <w:ins w:id="106" w:author="Unknown Author" w:date="2026-04-05T02:45:22Z"/>
        </w:rPr>
      </w:pPr>
      <w:ins w:id="105" w:author="Unknown Author" w:date="2026-04-05T02:45:22Z">
        <w:r>
          <w:rPr/>
          <w:drawing>
            <wp:inline distT="0" distB="0" distL="0" distR="0">
              <wp:extent cx="6117590" cy="4420870"/>
              <wp:effectExtent l="0" t="0" r="0" b="0"/>
              <wp:docPr id="3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pic:cNvPicPr>
                        <a:picLocks noChangeAspect="1" noChangeArrowheads="1"/>
                      </pic:cNvPicPr>
                    </pic:nvPicPr>
                    <pic:blipFill>
                      <a:blip r:embed="rId29"/>
                      <a:stretch>
                        <a:fillRect/>
                      </a:stretch>
                    </pic:blipFill>
                    <pic:spPr bwMode="auto">
                      <a:xfrm>
                        <a:off x="0" y="0"/>
                        <a:ext cx="6117590" cy="4420870"/>
                      </a:xfrm>
                      <a:prstGeom prst="rect">
                        <a:avLst/>
                      </a:prstGeom>
                      <a:noFill/>
                    </pic:spPr>
                  </pic:pic>
                </a:graphicData>
              </a:graphic>
            </wp:inline>
          </w:drawing>
        </w:r>
      </w:ins>
    </w:p>
    <w:p>
      <w:pPr>
        <w:pStyle w:val="Normal"/>
        <w:spacing w:lineRule="auto" w:line="360" w:before="0" w:after="140"/>
        <w:jc w:val="both"/>
        <w:rPr>
          <w:del w:id="108" w:author="Unknown Author" w:date="2026-04-04T23:00:04Z"/>
          <w:rFonts w:eastAsia="Arial" w:cs="Arial"/>
          <w:b/>
          <w:bCs/>
          <w:color w:val="000000"/>
        </w:rPr>
      </w:pPr>
      <w:del w:id="107" w:author="Unknown Author" w:date="2026-04-04T23:00:04Z">
        <w:r>
          <w:rPr>
            <w:rFonts w:eastAsia="Arial" w:cs="Arial"/>
            <w:b/>
            <w:bCs/>
            <w:color w:val="000000"/>
          </w:rPr>
        </w:r>
      </w:del>
    </w:p>
    <w:p>
      <w:pPr>
        <w:pStyle w:val="Normal"/>
        <w:spacing w:lineRule="auto" w:line="360" w:before="0" w:after="140"/>
        <w:jc w:val="both"/>
        <w:rPr/>
      </w:pPr>
      <w:r>
        <w:rPr>
          <w:rFonts w:eastAsia="Arial" w:cs="Arial"/>
          <w:b/>
          <w:bCs/>
          <w:color w:val="000000"/>
        </w:rPr>
        <w:t xml:space="preserve">Figure </w:t>
      </w:r>
      <w:r>
        <w:rPr>
          <w:rFonts w:eastAsia="Arial" w:cs="Arial"/>
          <w:b/>
          <w:bCs/>
        </w:rPr>
        <w:t>12:</w:t>
      </w:r>
      <w:r>
        <w:rPr>
          <w:rFonts w:eastAsia="Arial" w:cs="Arial"/>
          <w:b/>
          <w:bCs/>
          <w:color w:val="000000"/>
        </w:rPr>
        <w:t xml:space="preserve"> </w:t>
      </w:r>
      <w:r>
        <w:rPr>
          <w:rFonts w:eastAsia="Arial" w:cs="Arial"/>
          <w:color w:val="000000"/>
        </w:rPr>
        <w:t xml:space="preserve">NMDS </w:t>
      </w:r>
      <w:r>
        <w:rPr/>
        <w:commentReference w:id="15"/>
      </w:r>
      <w:del w:id="109" w:author="Unknown Author" w:date="2026-04-05T02:11:32Z">
        <w:r>
          <w:rPr/>
          <w:delText>‍​​​​​​</w:delText>
        </w:r>
      </w:del>
      <w:del w:id="110" w:author="Unknown Author" w:date="2026-04-05T02:11:32Z">
        <w:r>
          <w:rPr/>
          <w:drawing>
            <wp:anchor distT="0" distB="0" distL="114300" distR="114300" simplePos="0" relativeHeight="0" behindDoc="0" locked="0" layoutInCell="1" allowOverlap="1">
              <wp:simplePos x="0" y="0"/>
              <wp:positionH relativeFrom="column">
                <wp:posOffset>0</wp:posOffset>
              </wp:positionH>
              <wp:positionV relativeFrom="paragraph">
                <wp:posOffset>3293745</wp:posOffset>
              </wp:positionV>
              <wp:extent cx="6120130" cy="3304540"/>
              <wp:effectExtent l="0" t="0" r="0" b="0"/>
              <wp:wrapSquare wrapText="bothSides"/>
              <wp:docPr id="3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4.png"/>
                      <pic:cNvPicPr>
                        <a:picLocks noChangeAspect="1" noChangeArrowheads="1"/>
                      </pic:cNvPicPr>
                    </pic:nvPicPr>
                    <pic:blipFill>
                      <a:blip r:embed="rId30"/>
                      <a:stretch>
                        <a:fillRect/>
                      </a:stretch>
                    </pic:blipFill>
                    <pic:spPr bwMode="auto">
                      <a:xfrm>
                        <a:off x="0" y="0"/>
                        <a:ext cx="6120130" cy="3304540"/>
                      </a:xfrm>
                      <a:prstGeom prst="rect">
                        <a:avLst/>
                      </a:prstGeom>
                    </pic:spPr>
                  </pic:pic>
                </a:graphicData>
              </a:graphic>
            </wp:anchor>
          </w:drawing>
          <w:delText>​​​​​​‍‍</w:delText>
        </w:r>
      </w:del>
      <w:del w:id="111" w:author="Unknown Author" w:date="2026-04-05T02:11:32Z">
        <w:r>
          <w:drawing>
            <wp:anchor distT="0" distB="0" distL="114300" distR="114300" simplePos="0" relativeHeight="0" behindDoc="0" locked="0" layoutInCell="1" allowOverlap="1">
              <wp:simplePos x="0" y="0"/>
              <wp:positionH relativeFrom="column">
                <wp:posOffset>0</wp:posOffset>
              </wp:positionH>
              <wp:positionV relativeFrom="paragraph">
                <wp:posOffset>635</wp:posOffset>
              </wp:positionV>
              <wp:extent cx="6120130" cy="3304540"/>
              <wp:effectExtent l="0" t="0" r="0" b="0"/>
              <wp:wrapSquare wrapText="bothSides"/>
              <wp:docPr id="3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png"/>
                      <pic:cNvPicPr>
                        <a:picLocks noChangeAspect="1" noChangeArrowheads="1"/>
                      </pic:cNvPicPr>
                    </pic:nvPicPr>
                    <pic:blipFill>
                      <a:blip r:embed="rId31"/>
                      <a:stretch>
                        <a:fillRect/>
                      </a:stretch>
                    </pic:blipFill>
                    <pic:spPr bwMode="auto">
                      <a:xfrm>
                        <a:off x="0" y="0"/>
                        <a:ext cx="6120130" cy="3304540"/>
                      </a:xfrm>
                      <a:prstGeom prst="rect">
                        <a:avLst/>
                      </a:prstGeom>
                    </pic:spPr>
                  </pic:pic>
                </a:graphicData>
              </a:graphic>
            </wp:anchor>
          </w:drawing>
        </w:r>
      </w:del>
      <w:del w:id="112" w:author="Unknown Author" w:date="2026-04-05T02:11:32Z">
        <w:r>
          <w:rPr/>
          <w:delText>‍</w:delText>
        </w:r>
      </w:del>
      <w:r>
        <w:rPr>
          <w:rFonts w:eastAsia="Arial" w:cs="Arial"/>
          <w:color w:val="000000"/>
        </w:rPr>
        <w:t>plot of (a) mean species abundance (stress = 0.1), and (b) species presence (stress = 0.09), compared between the two sampling seasons (October 2022 and March 2023).</w:t>
      </w:r>
    </w:p>
    <w:p>
      <w:pPr>
        <w:pStyle w:val="Normal"/>
        <w:spacing w:lineRule="auto" w:line="360" w:before="0" w:after="140"/>
        <w:jc w:val="both"/>
        <w:rPr>
          <w:rFonts w:eastAsia="Arial" w:cs="Arial"/>
          <w:color w:val="000000"/>
        </w:rPr>
      </w:pPr>
      <w:r>
        <w:rPr>
          <w:rFonts w:eastAsia="Arial" w:cs="Arial"/>
          <w:color w:val="000000"/>
        </w:rPr>
      </w:r>
      <w:r>
        <w:br w:type="page"/>
      </w:r>
    </w:p>
    <w:p>
      <w:pPr>
        <w:pStyle w:val="Normal"/>
        <w:spacing w:lineRule="auto" w:line="360" w:before="0" w:after="140"/>
        <w:jc w:val="both"/>
        <w:rPr>
          <w:ins w:id="115" w:author="Unknown Author" w:date="2026-04-05T02:47:55Z"/>
        </w:rPr>
      </w:pPr>
      <w:del w:id="113" w:author="Unknown Author" w:date="2026-04-05T02:45:39Z">
        <w:r>
          <w:rPr/>
          <w:drawing>
            <wp:inline distT="0" distB="0" distL="0" distR="0">
              <wp:extent cx="6117590" cy="3780790"/>
              <wp:effectExtent l="0" t="0" r="0" b="0"/>
              <wp:docPr id="3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8"/>
                      <pic:cNvPicPr>
                        <a:picLocks noChangeAspect="1" noChangeArrowheads="1"/>
                      </pic:cNvPicPr>
                    </pic:nvPicPr>
                    <pic:blipFill>
                      <a:blip r:embed="rId32"/>
                      <a:stretch>
                        <a:fillRect/>
                      </a:stretch>
                    </pic:blipFill>
                    <pic:spPr bwMode="auto">
                      <a:xfrm>
                        <a:off x="0" y="0"/>
                        <a:ext cx="6117590" cy="3780790"/>
                      </a:xfrm>
                      <a:prstGeom prst="rect">
                        <a:avLst/>
                      </a:prstGeom>
                    </pic:spPr>
                  </pic:pic>
                </a:graphicData>
              </a:graphic>
            </wp:inline>
          </w:drawing>
        </w:r>
      </w:del>
      <w:ins w:id="114" w:author="Unknown Author" w:date="2026-04-05T02:47:55Z">
        <w:r>
          <w:rPr/>
          <w:drawing>
            <wp:inline distT="0" distB="0" distL="0" distR="0">
              <wp:extent cx="6117590" cy="4385310"/>
              <wp:effectExtent l="0" t="0" r="0" b="0"/>
              <wp:docPr id="3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9"/>
                      <pic:cNvPicPr>
                        <a:picLocks noChangeAspect="1" noChangeArrowheads="1"/>
                      </pic:cNvPicPr>
                    </pic:nvPicPr>
                    <pic:blipFill>
                      <a:blip r:embed="rId33"/>
                      <a:stretch>
                        <a:fillRect/>
                      </a:stretch>
                    </pic:blipFill>
                    <pic:spPr bwMode="auto">
                      <a:xfrm>
                        <a:off x="0" y="0"/>
                        <a:ext cx="6117590" cy="4385310"/>
                      </a:xfrm>
                      <a:prstGeom prst="rect">
                        <a:avLst/>
                      </a:prstGeom>
                      <a:noFill/>
                    </pic:spPr>
                  </pic:pic>
                </a:graphicData>
              </a:graphic>
            </wp:inline>
          </w:drawing>
        </w:r>
      </w:ins>
    </w:p>
    <w:p>
      <w:pPr>
        <w:pStyle w:val="Normal"/>
        <w:spacing w:lineRule="auto" w:line="360" w:before="0" w:after="140"/>
        <w:jc w:val="both"/>
        <w:rPr/>
      </w:pPr>
      <w:r>
        <w:rPr>
          <w:rFonts w:eastAsia="Arial" w:cs="Arial"/>
          <w:b/>
          <w:bCs/>
          <w:color w:val="000000"/>
        </w:rPr>
        <w:t xml:space="preserve">Figure 13: </w:t>
      </w:r>
      <w:del w:id="116" w:author="Unknown Author" w:date="2026-04-05T02:41:58Z">
        <w:r>
          <w:rPr>
            <w:rFonts w:eastAsia="Arial" w:cs="Arial"/>
            <w:b/>
            <w:bCs/>
            <w:color w:val="000000"/>
          </w:rPr>
          <w:delText>‍​</w:delText>
        </w:r>
      </w:del>
      <w:del w:id="117" w:author="Unknown Author" w:date="2026-04-05T02:41:58Z">
        <w:r>
          <w:rPr/>
          <w:delText>​​​​​</w:delText>
        </w:r>
      </w:del>
      <w:del w:id="118" w:author="Unknown Author" w:date="2026-04-05T02:41:58Z">
        <w:r>
          <w:rPr/>
          <w:drawing>
            <wp:anchor distT="0" distB="0" distL="114300" distR="114300" simplePos="0" relativeHeight="0" behindDoc="0" locked="0" layoutInCell="1" allowOverlap="1">
              <wp:simplePos x="0" y="0"/>
              <wp:positionH relativeFrom="column">
                <wp:posOffset>0</wp:posOffset>
              </wp:positionH>
              <wp:positionV relativeFrom="paragraph">
                <wp:posOffset>3360420</wp:posOffset>
              </wp:positionV>
              <wp:extent cx="6120130" cy="3304540"/>
              <wp:effectExtent l="0" t="0" r="0" b="0"/>
              <wp:wrapSquare wrapText="bothSides"/>
              <wp:docPr id="3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3.png"/>
                      <pic:cNvPicPr>
                        <a:picLocks noChangeAspect="1" noChangeArrowheads="1"/>
                      </pic:cNvPicPr>
                    </pic:nvPicPr>
                    <pic:blipFill>
                      <a:blip r:embed="rId34"/>
                      <a:stretch>
                        <a:fillRect/>
                      </a:stretch>
                    </pic:blipFill>
                    <pic:spPr bwMode="auto">
                      <a:xfrm>
                        <a:off x="0" y="0"/>
                        <a:ext cx="6120130" cy="3304540"/>
                      </a:xfrm>
                      <a:prstGeom prst="rect">
                        <a:avLst/>
                      </a:prstGeom>
                    </pic:spPr>
                  </pic:pic>
                </a:graphicData>
              </a:graphic>
            </wp:anchor>
          </w:drawing>
          <w:delText>​​​​​</w:delText>
        </w:r>
      </w:del>
      <w:del w:id="119" w:author="Unknown Author" w:date="2026-04-05T02:41:58Z">
        <w:r>
          <w:rPr>
            <w:rFonts w:eastAsia="Arial" w:cs="Arial"/>
            <w:b/>
            <w:bCs/>
            <w:color w:val="000000"/>
          </w:rPr>
          <w:delText>​‍‍</w:delText>
        </w:r>
      </w:del>
      <w:del w:id="120" w:author="Unknown Author" w:date="2026-04-05T02:41:58Z">
        <w:r>
          <w:drawing>
            <wp:anchor distT="0" distB="0" distL="114300" distR="114300" simplePos="0" relativeHeight="0" behindDoc="0" locked="0" layoutInCell="1" allowOverlap="1">
              <wp:simplePos x="0" y="0"/>
              <wp:positionH relativeFrom="column">
                <wp:posOffset>0</wp:posOffset>
              </wp:positionH>
              <wp:positionV relativeFrom="paragraph">
                <wp:posOffset>635</wp:posOffset>
              </wp:positionV>
              <wp:extent cx="6120130" cy="3304540"/>
              <wp:effectExtent l="0" t="0" r="0" b="0"/>
              <wp:wrapSquare wrapText="bothSides"/>
              <wp:docPr id="4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png"/>
                      <pic:cNvPicPr>
                        <a:picLocks noChangeAspect="1" noChangeArrowheads="1"/>
                      </pic:cNvPicPr>
                    </pic:nvPicPr>
                    <pic:blipFill>
                      <a:blip r:embed="rId35"/>
                      <a:stretch>
                        <a:fillRect/>
                      </a:stretch>
                    </pic:blipFill>
                    <pic:spPr bwMode="auto">
                      <a:xfrm>
                        <a:off x="0" y="0"/>
                        <a:ext cx="6120130" cy="3304540"/>
                      </a:xfrm>
                      <a:prstGeom prst="rect">
                        <a:avLst/>
                      </a:prstGeom>
                    </pic:spPr>
                  </pic:pic>
                </a:graphicData>
              </a:graphic>
            </wp:anchor>
          </w:drawing>
        </w:r>
      </w:del>
      <w:del w:id="121" w:author="Unknown Author" w:date="2026-04-05T02:41:58Z">
        <w:r>
          <w:rPr>
            <w:rFonts w:eastAsia="Arial" w:cs="Arial"/>
            <w:b/>
            <w:bCs/>
            <w:color w:val="000000"/>
          </w:rPr>
          <w:delText>‍</w:delText>
        </w:r>
      </w:del>
      <w:r>
        <w:rPr>
          <w:rFonts w:eastAsia="Arial" w:cs="Arial"/>
          <w:b w:val="false"/>
          <w:bCs w:val="false"/>
          <w:color w:val="000000"/>
          <w:sz w:val="24"/>
          <w:lang w:val="en-ZA" w:eastAsia="zh-CN" w:bidi="hi-IN"/>
          <w:rPrChange w:id="0" w:author="Unknown Author" w:date="2026-04-05T02:42:43Z">
            <w:rPr>
              <w:b/>
              <w:kern w:val="2"/>
              <w:szCs w:val="24"/>
              <w:bCs/>
            </w:rPr>
          </w:rPrChange>
        </w:rPr>
        <w:t>NMDS plot of (a) mean species abundance (stress = 0.1), and (b) species presence (stress = 0.09), compared between the two different vegetation types present across the sites of the transect.</w:t>
      </w:r>
      <w:r>
        <w:br w:type="page"/>
      </w:r>
    </w:p>
    <w:p>
      <w:pPr>
        <w:pStyle w:val="Normal"/>
        <w:spacing w:lineRule="auto" w:line="360" w:before="0" w:after="140"/>
        <w:jc w:val="both"/>
        <w:rPr/>
      </w:pPr>
      <w:r>
        <w:rPr>
          <w:rFonts w:eastAsia="Arial" w:cs="Arial"/>
          <w:b/>
          <w:bCs/>
          <w:color w:val="000000"/>
        </w:rPr>
        <w:t xml:space="preserve">Table </w:t>
      </w:r>
      <w:r>
        <w:rPr>
          <w:rFonts w:eastAsia="Arial" w:cs="Arial"/>
          <w:b/>
          <w:bCs/>
        </w:rPr>
        <w:t>1:</w:t>
      </w:r>
      <w:r>
        <w:rPr>
          <w:rFonts w:eastAsia="Arial" w:cs="Arial"/>
          <w:color w:val="000000"/>
        </w:rPr>
        <w:t xml:space="preserve"> Mean species richness and abundance (± standard error) of beetles identified from October 2022 across the different vegetation types present within the transect.</w:t>
      </w:r>
    </w:p>
    <w:tbl>
      <w:tblPr>
        <w:tblW w:w="9638" w:type="dxa"/>
        <w:jc w:val="left"/>
        <w:tblInd w:w="80" w:type="dxa"/>
        <w:tblLayout w:type="fixed"/>
        <w:tblCellMar>
          <w:top w:w="0" w:type="dxa"/>
          <w:left w:w="108" w:type="dxa"/>
          <w:bottom w:w="0" w:type="dxa"/>
          <w:right w:w="108" w:type="dxa"/>
        </w:tblCellMar>
      </w:tblPr>
      <w:tblGrid>
        <w:gridCol w:w="3407"/>
        <w:gridCol w:w="3562"/>
        <w:gridCol w:w="2669"/>
      </w:tblGrid>
      <w:tr>
        <w:trPr/>
        <w:tc>
          <w:tcPr>
            <w:tcW w:w="3407" w:type="dxa"/>
            <w:tcBorders>
              <w:top w:val="single" w:sz="6" w:space="0" w:color="000000"/>
              <w:bottom w:val="single" w:sz="4" w:space="0" w:color="000000"/>
            </w:tcBorders>
            <w:vAlign w:val="center"/>
          </w:tcPr>
          <w:p>
            <w:pPr>
              <w:pStyle w:val="Normal"/>
              <w:spacing w:lineRule="auto" w:line="360" w:before="0" w:after="140"/>
              <w:jc w:val="both"/>
              <w:rPr/>
            </w:pPr>
            <w:r>
              <w:rPr>
                <w:rFonts w:eastAsia="Arial" w:cs="Arial"/>
                <w:color w:val="000000"/>
              </w:rPr>
              <w:t>Vegetation type</w:t>
            </w:r>
          </w:p>
        </w:tc>
        <w:tc>
          <w:tcPr>
            <w:tcW w:w="3562" w:type="dxa"/>
            <w:tcBorders>
              <w:top w:val="single" w:sz="6" w:space="0" w:color="000000"/>
              <w:bottom w:val="single" w:sz="4" w:space="0" w:color="000000"/>
            </w:tcBorders>
            <w:vAlign w:val="center"/>
          </w:tcPr>
          <w:p>
            <w:pPr>
              <w:pStyle w:val="Normal"/>
              <w:spacing w:lineRule="auto" w:line="360" w:before="0" w:after="140"/>
              <w:jc w:val="both"/>
              <w:rPr/>
            </w:pPr>
            <w:r>
              <w:rPr>
                <w:rFonts w:eastAsia="Arial" w:cs="Arial"/>
                <w:color w:val="000000"/>
              </w:rPr>
              <w:t>Abundance</w:t>
            </w:r>
          </w:p>
          <w:p>
            <w:pPr>
              <w:pStyle w:val="Normal"/>
              <w:spacing w:lineRule="auto" w:line="360" w:before="0" w:after="140"/>
              <w:jc w:val="both"/>
              <w:rPr/>
            </w:pPr>
            <w:r>
              <w:rPr>
                <w:rFonts w:eastAsia="Arial" w:cs="Arial"/>
                <w:color w:val="000000"/>
              </w:rPr>
              <w:t>(mean ± SE)</w:t>
            </w:r>
          </w:p>
        </w:tc>
        <w:tc>
          <w:tcPr>
            <w:tcW w:w="2669" w:type="dxa"/>
            <w:tcBorders>
              <w:top w:val="single" w:sz="6" w:space="0" w:color="000000"/>
              <w:bottom w:val="single" w:sz="4" w:space="0" w:color="000000"/>
            </w:tcBorders>
            <w:vAlign w:val="center"/>
          </w:tcPr>
          <w:p>
            <w:pPr>
              <w:pStyle w:val="Normal"/>
              <w:spacing w:lineRule="auto" w:line="360" w:before="0" w:after="140"/>
              <w:jc w:val="both"/>
              <w:rPr/>
            </w:pPr>
            <w:r>
              <w:rPr>
                <w:rFonts w:eastAsia="Arial" w:cs="Arial"/>
                <w:color w:val="000000"/>
              </w:rPr>
              <w:t>Species richness</w:t>
            </w:r>
          </w:p>
          <w:p>
            <w:pPr>
              <w:pStyle w:val="Normal"/>
              <w:spacing w:lineRule="auto" w:line="360" w:before="0" w:after="140"/>
              <w:jc w:val="both"/>
              <w:rPr/>
            </w:pPr>
            <w:r>
              <w:rPr>
                <w:rFonts w:eastAsia="Arial" w:cs="Arial"/>
                <w:color w:val="000000"/>
              </w:rPr>
              <w:t>(mean ± SE)</w:t>
            </w:r>
          </w:p>
        </w:tc>
      </w:tr>
      <w:tr>
        <w:trPr/>
        <w:tc>
          <w:tcPr>
            <w:tcW w:w="3407" w:type="dxa"/>
            <w:tcBorders>
              <w:top w:val="single" w:sz="4" w:space="0" w:color="000000"/>
            </w:tcBorders>
            <w:vAlign w:val="center"/>
          </w:tcPr>
          <w:p>
            <w:pPr>
              <w:pStyle w:val="Normal"/>
              <w:spacing w:lineRule="auto" w:line="360" w:before="0" w:after="140"/>
              <w:jc w:val="both"/>
              <w:rPr/>
            </w:pPr>
            <w:r>
              <w:rPr>
                <w:rFonts w:eastAsia="Arial" w:cs="Arial"/>
                <w:color w:val="000000"/>
              </w:rPr>
              <w:t>Alpine Fynbos</w:t>
            </w:r>
          </w:p>
        </w:tc>
        <w:tc>
          <w:tcPr>
            <w:tcW w:w="3562" w:type="dxa"/>
            <w:tcBorders>
              <w:top w:val="single" w:sz="4" w:space="0" w:color="000000"/>
            </w:tcBorders>
            <w:vAlign w:val="center"/>
          </w:tcPr>
          <w:p>
            <w:pPr>
              <w:pStyle w:val="Normal"/>
              <w:spacing w:lineRule="auto" w:line="360" w:before="0" w:after="140"/>
              <w:jc w:val="both"/>
              <w:rPr/>
            </w:pPr>
            <w:r>
              <w:rPr>
                <w:rFonts w:eastAsia="Arial" w:cs="Arial"/>
                <w:color w:val="000000"/>
              </w:rPr>
              <w:t>8.25 ± 3.45</w:t>
            </w:r>
          </w:p>
        </w:tc>
        <w:tc>
          <w:tcPr>
            <w:tcW w:w="2669" w:type="dxa"/>
            <w:tcBorders>
              <w:top w:val="single" w:sz="4" w:space="0" w:color="000000"/>
            </w:tcBorders>
            <w:vAlign w:val="center"/>
          </w:tcPr>
          <w:p>
            <w:pPr>
              <w:pStyle w:val="Normal"/>
              <w:spacing w:lineRule="auto" w:line="360" w:before="0" w:after="140"/>
              <w:jc w:val="both"/>
              <w:rPr/>
            </w:pPr>
            <w:r>
              <w:rPr>
                <w:rFonts w:eastAsia="Arial" w:cs="Arial"/>
                <w:color w:val="000000"/>
              </w:rPr>
              <w:t>2.5 ± 0.645</w:t>
            </w:r>
          </w:p>
        </w:tc>
      </w:tr>
      <w:tr>
        <w:trPr/>
        <w:tc>
          <w:tcPr>
            <w:tcW w:w="3407" w:type="dxa"/>
            <w:tcBorders/>
            <w:vAlign w:val="center"/>
          </w:tcPr>
          <w:p>
            <w:pPr>
              <w:pStyle w:val="Normal"/>
              <w:spacing w:lineRule="auto" w:line="360" w:before="0" w:after="140"/>
              <w:jc w:val="both"/>
              <w:rPr/>
            </w:pPr>
            <w:r>
              <w:rPr>
                <w:rFonts w:eastAsia="Arial" w:cs="Arial"/>
                <w:color w:val="000000"/>
              </w:rPr>
              <w:t>Ericaceous Fynbos</w:t>
            </w:r>
          </w:p>
        </w:tc>
        <w:tc>
          <w:tcPr>
            <w:tcW w:w="3562" w:type="dxa"/>
            <w:tcBorders/>
            <w:vAlign w:val="center"/>
          </w:tcPr>
          <w:p>
            <w:pPr>
              <w:pStyle w:val="Normal"/>
              <w:spacing w:lineRule="auto" w:line="360" w:before="0" w:after="140"/>
              <w:jc w:val="both"/>
              <w:rPr/>
            </w:pPr>
            <w:r>
              <w:rPr>
                <w:rFonts w:eastAsia="Arial" w:cs="Arial"/>
                <w:color w:val="000000"/>
              </w:rPr>
              <w:t>32.875 ± 5.36</w:t>
            </w:r>
          </w:p>
        </w:tc>
        <w:tc>
          <w:tcPr>
            <w:tcW w:w="2669" w:type="dxa"/>
            <w:tcBorders/>
            <w:vAlign w:val="center"/>
          </w:tcPr>
          <w:p>
            <w:pPr>
              <w:pStyle w:val="Normal"/>
              <w:spacing w:lineRule="auto" w:line="360" w:before="0" w:after="140"/>
              <w:jc w:val="both"/>
              <w:rPr/>
            </w:pPr>
            <w:r>
              <w:rPr>
                <w:rFonts w:eastAsia="Arial" w:cs="Arial"/>
                <w:color w:val="000000"/>
              </w:rPr>
              <w:t>3.5 ± 0.25</w:t>
            </w:r>
          </w:p>
        </w:tc>
      </w:tr>
      <w:tr>
        <w:trPr/>
        <w:tc>
          <w:tcPr>
            <w:tcW w:w="3407" w:type="dxa"/>
            <w:tcBorders/>
            <w:vAlign w:val="center"/>
          </w:tcPr>
          <w:p>
            <w:pPr>
              <w:pStyle w:val="Normal"/>
              <w:spacing w:lineRule="auto" w:line="360" w:before="0" w:after="140"/>
              <w:jc w:val="both"/>
              <w:rPr/>
            </w:pPr>
            <w:r>
              <w:rPr>
                <w:rFonts w:eastAsia="Arial" w:cs="Arial"/>
                <w:color w:val="000000"/>
              </w:rPr>
              <w:t>Proteoid Fynbos</w:t>
            </w:r>
          </w:p>
        </w:tc>
        <w:tc>
          <w:tcPr>
            <w:tcW w:w="3562" w:type="dxa"/>
            <w:tcBorders/>
            <w:vAlign w:val="center"/>
          </w:tcPr>
          <w:p>
            <w:pPr>
              <w:pStyle w:val="Normal"/>
              <w:spacing w:lineRule="auto" w:line="360" w:before="0" w:after="140"/>
              <w:jc w:val="both"/>
              <w:rPr/>
            </w:pPr>
            <w:r>
              <w:rPr>
                <w:rFonts w:eastAsia="Arial" w:cs="Arial"/>
                <w:color w:val="000000"/>
              </w:rPr>
              <w:t>15.5 ± 2.85</w:t>
            </w:r>
          </w:p>
        </w:tc>
        <w:tc>
          <w:tcPr>
            <w:tcW w:w="2669" w:type="dxa"/>
            <w:tcBorders/>
            <w:vAlign w:val="center"/>
          </w:tcPr>
          <w:p>
            <w:pPr>
              <w:pStyle w:val="Normal"/>
              <w:spacing w:lineRule="auto" w:line="360" w:before="0" w:after="140"/>
              <w:jc w:val="both"/>
              <w:rPr/>
            </w:pPr>
            <w:r>
              <w:rPr>
                <w:rFonts w:eastAsia="Arial" w:cs="Arial"/>
                <w:color w:val="000000"/>
              </w:rPr>
              <w:t>4.25 ± 0.629</w:t>
            </w:r>
          </w:p>
        </w:tc>
      </w:tr>
      <w:tr>
        <w:trPr/>
        <w:tc>
          <w:tcPr>
            <w:tcW w:w="3407" w:type="dxa"/>
            <w:tcBorders/>
            <w:vAlign w:val="center"/>
          </w:tcPr>
          <w:p>
            <w:pPr>
              <w:pStyle w:val="Normal"/>
              <w:spacing w:lineRule="auto" w:line="360" w:before="0" w:after="140"/>
              <w:jc w:val="both"/>
              <w:rPr/>
            </w:pPr>
            <w:r>
              <w:rPr>
                <w:rFonts w:eastAsia="Arial" w:cs="Arial"/>
                <w:color w:val="000000"/>
              </w:rPr>
              <w:t>Restioid Fynbos</w:t>
            </w:r>
          </w:p>
        </w:tc>
        <w:tc>
          <w:tcPr>
            <w:tcW w:w="3562" w:type="dxa"/>
            <w:tcBorders/>
            <w:vAlign w:val="center"/>
          </w:tcPr>
          <w:p>
            <w:pPr>
              <w:pStyle w:val="Normal"/>
              <w:spacing w:lineRule="auto" w:line="360" w:before="0" w:after="140"/>
              <w:jc w:val="both"/>
              <w:rPr/>
            </w:pPr>
            <w:r>
              <w:rPr>
                <w:rFonts w:eastAsia="Arial" w:cs="Arial"/>
                <w:color w:val="000000"/>
              </w:rPr>
              <w:t>19.25 ± 2.81</w:t>
            </w:r>
          </w:p>
        </w:tc>
        <w:tc>
          <w:tcPr>
            <w:tcW w:w="2669" w:type="dxa"/>
            <w:tcBorders/>
            <w:vAlign w:val="center"/>
          </w:tcPr>
          <w:p>
            <w:pPr>
              <w:pStyle w:val="Normal"/>
              <w:spacing w:lineRule="auto" w:line="360" w:before="0" w:after="140"/>
              <w:jc w:val="both"/>
              <w:rPr/>
            </w:pPr>
            <w:r>
              <w:rPr>
                <w:rFonts w:eastAsia="Arial" w:cs="Arial"/>
                <w:color w:val="000000"/>
              </w:rPr>
              <w:t>3 ± 0.348</w:t>
            </w:r>
          </w:p>
        </w:tc>
      </w:tr>
      <w:tr>
        <w:trPr/>
        <w:tc>
          <w:tcPr>
            <w:tcW w:w="3407" w:type="dxa"/>
            <w:tcBorders/>
            <w:vAlign w:val="center"/>
          </w:tcPr>
          <w:p>
            <w:pPr>
              <w:pStyle w:val="Normal"/>
              <w:spacing w:lineRule="auto" w:line="360" w:before="0" w:after="140"/>
              <w:jc w:val="both"/>
              <w:rPr/>
            </w:pPr>
            <w:r>
              <w:rPr>
                <w:rFonts w:eastAsia="Arial" w:cs="Arial"/>
                <w:color w:val="000000"/>
              </w:rPr>
              <w:t>Strandveld</w:t>
            </w:r>
          </w:p>
        </w:tc>
        <w:tc>
          <w:tcPr>
            <w:tcW w:w="3562" w:type="dxa"/>
            <w:tcBorders/>
            <w:vAlign w:val="center"/>
          </w:tcPr>
          <w:p>
            <w:pPr>
              <w:pStyle w:val="Normal"/>
              <w:spacing w:lineRule="auto" w:line="360" w:before="0" w:after="140"/>
              <w:jc w:val="both"/>
              <w:rPr/>
            </w:pPr>
            <w:r>
              <w:rPr>
                <w:rFonts w:eastAsia="Arial" w:cs="Arial"/>
                <w:color w:val="000000"/>
              </w:rPr>
              <w:t>9.25 ± 3.4</w:t>
            </w:r>
          </w:p>
        </w:tc>
        <w:tc>
          <w:tcPr>
            <w:tcW w:w="2669" w:type="dxa"/>
            <w:tcBorders/>
            <w:vAlign w:val="center"/>
          </w:tcPr>
          <w:p>
            <w:pPr>
              <w:pStyle w:val="Normal"/>
              <w:spacing w:lineRule="auto" w:line="360" w:before="0" w:after="140"/>
              <w:jc w:val="both"/>
              <w:rPr/>
            </w:pPr>
            <w:r>
              <w:rPr>
                <w:rFonts w:eastAsia="Arial" w:cs="Arial"/>
                <w:color w:val="000000"/>
              </w:rPr>
              <w:t>3 ± 1</w:t>
            </w:r>
          </w:p>
        </w:tc>
      </w:tr>
      <w:tr>
        <w:trPr/>
        <w:tc>
          <w:tcPr>
            <w:tcW w:w="3407" w:type="dxa"/>
            <w:tcBorders>
              <w:bottom w:val="single" w:sz="6" w:space="0" w:color="000000"/>
            </w:tcBorders>
            <w:vAlign w:val="center"/>
          </w:tcPr>
          <w:p>
            <w:pPr>
              <w:pStyle w:val="Normal"/>
              <w:spacing w:lineRule="auto" w:line="360" w:before="0" w:after="140"/>
              <w:jc w:val="both"/>
              <w:rPr/>
            </w:pPr>
            <w:r>
              <w:rPr>
                <w:rFonts w:eastAsia="Arial" w:cs="Arial"/>
                <w:color w:val="000000"/>
              </w:rPr>
              <w:t>Succulent Karoo</w:t>
            </w:r>
          </w:p>
        </w:tc>
        <w:tc>
          <w:tcPr>
            <w:tcW w:w="3562" w:type="dxa"/>
            <w:tcBorders>
              <w:bottom w:val="single" w:sz="6" w:space="0" w:color="000000"/>
            </w:tcBorders>
            <w:vAlign w:val="center"/>
          </w:tcPr>
          <w:p>
            <w:pPr>
              <w:pStyle w:val="Normal"/>
              <w:spacing w:lineRule="auto" w:line="360" w:before="0" w:after="140"/>
              <w:jc w:val="both"/>
              <w:rPr/>
            </w:pPr>
            <w:r>
              <w:rPr>
                <w:rFonts w:eastAsia="Arial" w:cs="Arial"/>
                <w:color w:val="000000"/>
              </w:rPr>
              <w:t>23.5 ± 8.86</w:t>
            </w:r>
          </w:p>
        </w:tc>
        <w:tc>
          <w:tcPr>
            <w:tcW w:w="2669" w:type="dxa"/>
            <w:tcBorders>
              <w:bottom w:val="single" w:sz="6" w:space="0" w:color="000000"/>
            </w:tcBorders>
            <w:vAlign w:val="center"/>
          </w:tcPr>
          <w:p>
            <w:pPr>
              <w:pStyle w:val="Normal"/>
              <w:spacing w:lineRule="auto" w:line="360" w:before="0" w:after="140"/>
              <w:jc w:val="both"/>
              <w:rPr/>
            </w:pPr>
            <w:r>
              <w:rPr>
                <w:rFonts w:eastAsia="Arial" w:cs="Arial"/>
                <w:color w:val="000000"/>
              </w:rPr>
              <w:t>3 ± 0.408</w:t>
            </w:r>
          </w:p>
        </w:tc>
      </w:tr>
    </w:tbl>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del w:id="125" w:author="Unknown Author" w:date="2026-04-06T04:32:52Z"/>
        </w:rPr>
      </w:pPr>
      <w:r>
        <w:rPr>
          <w:rFonts w:eastAsia="Arial" w:cs="Arial"/>
          <w:color w:val="000000"/>
        </w:rPr>
        <w:t xml:space="preserve">Sample-based species rarefaction curves showed that for most </w:t>
      </w:r>
      <w:r>
        <w:rPr/>
        <w:commentReference w:id="16"/>
      </w:r>
      <w:r>
        <w:rPr>
          <w:rFonts w:eastAsia="Arial" w:cs="Arial"/>
          <w:color w:val="000000"/>
        </w:rPr>
        <w:t xml:space="preserve">of the sampled sites, the sampled species did not reach the asymptote of the expected number of species present within those sites. Only two sites (900m (W), 1100m (E)) seemed to reach saturation for sampled species (Figure </w:t>
      </w:r>
      <w:ins w:id="123" w:author="Unknown Author" w:date="2026-04-05T03:00:45Z">
        <w:r>
          <w:rPr>
            <w:rFonts w:eastAsia="Arial" w:cs="Arial"/>
            <w:color w:val="000000"/>
          </w:rPr>
          <w:t>S7</w:t>
        </w:r>
      </w:ins>
      <w:del w:id="124" w:author="Unknown Author" w:date="2026-04-05T03:00:44Z">
        <w:r>
          <w:rPr>
            <w:rFonts w:eastAsia="Arial" w:cs="Arial"/>
            <w:color w:val="000000"/>
          </w:rPr>
          <w:delText>14</w:delText>
        </w:r>
      </w:del>
      <w:r>
        <w:rPr>
          <w:rFonts w:eastAsia="Arial" w:cs="Arial"/>
          <w:color w:val="000000"/>
        </w:rPr>
        <w:t>).</w:t>
      </w:r>
      <w:r>
        <w:br w:type="page"/>
      </w:r>
    </w:p>
    <w:p>
      <w:pPr>
        <w:pStyle w:val="Normal"/>
        <w:widowControl/>
        <w:suppressAutoHyphens w:val="true"/>
        <w:overflowPunct w:val="true"/>
        <w:bidi w:val="0"/>
        <w:spacing w:lineRule="auto" w:line="360" w:before="0" w:after="140"/>
        <w:jc w:val="both"/>
        <w:rPr/>
      </w:pPr>
      <w:del w:id="126" w:author="Unknown Author" w:date="2026-04-05T03:00:06Z">
        <w:r>
          <w:rPr>
            <w:b/>
            <w:bCs/>
          </w:rPr>
          <w:delText xml:space="preserve">Figure 14: </w:delText>
        </w:r>
      </w:del>
      <w:del w:id="127" w:author="Unknown Author" w:date="2026-04-05T03:00:06Z">
        <w:r>
          <w:rPr/>
          <w:delText>Sample-based species rarefaction curves of beetle assemblages at (a) sea level to 900m above sea level on the western slope, (b) 1100–1900m above sea level on the western slope, and (c) 1700–500m above sea level on the eastern slope.‍​​​​​​</w:delText>
        </w:r>
      </w:del>
      <w:del w:id="128" w:author="Unknown Author" w:date="2026-04-05T03:00:06Z">
        <w:r>
          <w:rPr/>
          <w:drawing>
            <wp:anchor distT="0" distB="0" distL="114300" distR="114300" simplePos="0" relativeHeight="0" behindDoc="0" locked="0" layoutInCell="1" allowOverlap="1">
              <wp:simplePos x="0" y="0"/>
              <wp:positionH relativeFrom="column">
                <wp:posOffset>400050</wp:posOffset>
              </wp:positionH>
              <wp:positionV relativeFrom="paragraph">
                <wp:posOffset>5362575</wp:posOffset>
              </wp:positionV>
              <wp:extent cx="5162550" cy="3148965"/>
              <wp:effectExtent l="0" t="0" r="0" b="0"/>
              <wp:wrapSquare wrapText="bothSides"/>
              <wp:docPr id="41"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0.png"/>
                      <pic:cNvPicPr>
                        <a:picLocks noChangeAspect="1" noChangeArrowheads="1"/>
                      </pic:cNvPicPr>
                    </pic:nvPicPr>
                    <pic:blipFill>
                      <a:blip r:embed="rId36"/>
                      <a:stretch>
                        <a:fillRect/>
                      </a:stretch>
                    </pic:blipFill>
                    <pic:spPr bwMode="auto">
                      <a:xfrm>
                        <a:off x="0" y="0"/>
                        <a:ext cx="5162550" cy="3148965"/>
                      </a:xfrm>
                      <a:prstGeom prst="rect">
                        <a:avLst/>
                      </a:prstGeom>
                    </pic:spPr>
                  </pic:pic>
                </a:graphicData>
              </a:graphic>
            </wp:anchor>
          </w:drawing>
          <w:delText>​​​​​​‍‍​​​​​​</w:delText>
        </w:r>
      </w:del>
      <w:del w:id="129" w:author="Unknown Author" w:date="2026-04-05T03:00:06Z">
        <w:r>
          <w:rPr/>
          <w:drawing>
            <wp:anchor distT="0" distB="0" distL="114300" distR="114300" simplePos="0" relativeHeight="0" behindDoc="0" locked="0" layoutInCell="1" allowOverlap="1">
              <wp:simplePos x="0" y="0"/>
              <wp:positionH relativeFrom="column">
                <wp:posOffset>419100</wp:posOffset>
              </wp:positionH>
              <wp:positionV relativeFrom="paragraph">
                <wp:posOffset>2705100</wp:posOffset>
              </wp:positionV>
              <wp:extent cx="5123815" cy="2915920"/>
              <wp:effectExtent l="0" t="0" r="0" b="0"/>
              <wp:wrapSquare wrapText="bothSides"/>
              <wp:docPr id="4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a:picLocks noChangeAspect="1" noChangeArrowheads="1"/>
                      </pic:cNvPicPr>
                    </pic:nvPicPr>
                    <pic:blipFill>
                      <a:blip r:embed="rId37"/>
                      <a:stretch>
                        <a:fillRect/>
                      </a:stretch>
                    </pic:blipFill>
                    <pic:spPr bwMode="auto">
                      <a:xfrm>
                        <a:off x="0" y="0"/>
                        <a:ext cx="5123815" cy="2915920"/>
                      </a:xfrm>
                      <a:prstGeom prst="rect">
                        <a:avLst/>
                      </a:prstGeom>
                    </pic:spPr>
                  </pic:pic>
                </a:graphicData>
              </a:graphic>
            </wp:anchor>
          </w:drawing>
          <w:delText>​​​​​​‍</w:delText>
        </w:r>
      </w:del>
      <w:del w:id="130" w:author="Unknown Author" w:date="2026-04-05T02:51:05Z">
        <w:r>
          <w:rPr>
            <w:rFonts w:eastAsia="Arial" w:cs="Arial"/>
            <w:color w:val="000000"/>
          </w:rPr>
          <w:delText>‍</w:delText>
        </w:r>
      </w:del>
      <w:del w:id="131" w:author="Unknown Author" w:date="2026-04-05T02:51:05Z">
        <w:r>
          <w:drawing>
            <wp:anchor distT="0" distB="0" distL="114300" distR="114300" simplePos="0" relativeHeight="0" behindDoc="0" locked="0" layoutInCell="1" allowOverlap="1">
              <wp:simplePos x="0" y="0"/>
              <wp:positionH relativeFrom="column">
                <wp:posOffset>419100</wp:posOffset>
              </wp:positionH>
              <wp:positionV relativeFrom="paragraph">
                <wp:posOffset>635</wp:posOffset>
              </wp:positionV>
              <wp:extent cx="5124450" cy="2994025"/>
              <wp:effectExtent l="0" t="0" r="0" b="0"/>
              <wp:wrapSquare wrapText="bothSides"/>
              <wp:docPr id="4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1.png"/>
                      <pic:cNvPicPr>
                        <a:picLocks noChangeAspect="1" noChangeArrowheads="1"/>
                      </pic:cNvPicPr>
                    </pic:nvPicPr>
                    <pic:blipFill>
                      <a:blip r:embed="rId38"/>
                      <a:stretch>
                        <a:fillRect/>
                      </a:stretch>
                    </pic:blipFill>
                    <pic:spPr bwMode="auto">
                      <a:xfrm>
                        <a:off x="0" y="0"/>
                        <a:ext cx="5124450" cy="2994025"/>
                      </a:xfrm>
                      <a:prstGeom prst="rect">
                        <a:avLst/>
                      </a:prstGeom>
                    </pic:spPr>
                  </pic:pic>
                </a:graphicData>
              </a:graphic>
            </wp:anchor>
          </w:drawing>
        </w:r>
      </w:del>
      <w:del w:id="132" w:author="Unknown Author" w:date="2026-04-05T02:51:05Z">
        <w:r>
          <w:rPr>
            <w:rFonts w:eastAsia="Arial" w:cs="Arial"/>
            <w:color w:val="000000"/>
          </w:rPr>
          <w:delText>‍</w:delText>
        </w:r>
      </w:del>
      <w:del w:id="133" w:author="Unknown Author" w:date="2026-04-05T02:51:05Z">
        <w:r>
          <w:rPr/>
          <w:commentReference w:id="17"/>
        </w:r>
      </w:del>
      <w:r>
        <w:br w:type="page"/>
      </w:r>
    </w:p>
    <w:p>
      <w:pPr>
        <w:pStyle w:val="Normal"/>
        <w:spacing w:lineRule="auto" w:line="360" w:before="0" w:after="140"/>
        <w:jc w:val="both"/>
        <w:rPr/>
      </w:pPr>
      <w:r>
        <w:rPr>
          <w:rFonts w:eastAsia="Arial" w:cs="Arial"/>
          <w:b/>
          <w:bCs/>
          <w:color w:val="000000"/>
        </w:rPr>
        <w:t xml:space="preserve">Table </w:t>
      </w:r>
      <w:r>
        <w:rPr>
          <w:rFonts w:eastAsia="Arial" w:cs="Arial"/>
          <w:b/>
          <w:bCs/>
        </w:rPr>
        <w:t>2:</w:t>
      </w:r>
      <w:r>
        <w:rPr>
          <w:rFonts w:eastAsia="Arial" w:cs="Arial"/>
          <w:b/>
          <w:bCs/>
          <w:color w:val="000000"/>
        </w:rPr>
        <w:t xml:space="preserve"> </w:t>
      </w:r>
      <w:r>
        <w:rPr>
          <w:rFonts w:eastAsia="Arial" w:cs="Arial"/>
          <w:color w:val="000000"/>
        </w:rPr>
        <w:t xml:space="preserve">Mean species richness and abundance (± standard error) of the beetles identified from the October 2022 sample across the </w:t>
      </w:r>
      <w:del w:id="134" w:author="Unknown Author" w:date="2026-04-05T05:41:18Z">
        <w:r>
          <w:rPr>
            <w:rFonts w:eastAsia="Arial" w:cs="Arial"/>
            <w:color w:val="000000"/>
          </w:rPr>
          <w:delText>elevational</w:delText>
        </w:r>
      </w:del>
      <w:ins w:id="135" w:author="Unknown Author" w:date="2026-04-05T05:41:18Z">
        <w:r>
          <w:rPr>
            <w:rFonts w:eastAsia="Arial" w:cs="Arial"/>
            <w:color w:val="000000"/>
          </w:rPr>
          <w:t>elevational</w:t>
        </w:r>
      </w:ins>
      <w:r>
        <w:rPr>
          <w:rFonts w:eastAsia="Arial" w:cs="Arial"/>
          <w:color w:val="000000"/>
        </w:rPr>
        <w:t xml:space="preserve"> gradient.</w:t>
      </w:r>
    </w:p>
    <w:tbl>
      <w:tblPr>
        <w:tblW w:w="9637" w:type="dxa"/>
        <w:jc w:val="left"/>
        <w:tblInd w:w="52" w:type="dxa"/>
        <w:tblLayout w:type="fixed"/>
        <w:tblCellMar>
          <w:top w:w="0" w:type="dxa"/>
          <w:left w:w="108" w:type="dxa"/>
          <w:bottom w:w="0" w:type="dxa"/>
          <w:right w:w="108" w:type="dxa"/>
        </w:tblCellMar>
      </w:tblPr>
      <w:tblGrid>
        <w:gridCol w:w="2256"/>
        <w:gridCol w:w="3611"/>
        <w:gridCol w:w="3770"/>
      </w:tblGrid>
      <w:tr>
        <w:trPr>
          <w:trHeight w:val="524" w:hRule="atLeast"/>
        </w:trPr>
        <w:tc>
          <w:tcPr>
            <w:tcW w:w="2256" w:type="dxa"/>
            <w:tcBorders>
              <w:top w:val="single" w:sz="6" w:space="0" w:color="000000"/>
              <w:bottom w:val="single" w:sz="4" w:space="0" w:color="000000"/>
            </w:tcBorders>
            <w:vAlign w:val="center"/>
          </w:tcPr>
          <w:p>
            <w:pPr>
              <w:pStyle w:val="Normal"/>
              <w:spacing w:lineRule="auto" w:line="360" w:before="0" w:after="140"/>
              <w:rPr/>
            </w:pPr>
            <w:r>
              <w:rPr>
                <w:rFonts w:eastAsia="Arial" w:cs="Arial"/>
                <w:color w:val="000000"/>
              </w:rPr>
              <w:t>Elevation (m a.s.l.)</w:t>
            </w:r>
          </w:p>
        </w:tc>
        <w:tc>
          <w:tcPr>
            <w:tcW w:w="3611" w:type="dxa"/>
            <w:tcBorders>
              <w:top w:val="single" w:sz="6" w:space="0" w:color="000000"/>
              <w:bottom w:val="single" w:sz="4" w:space="0" w:color="000000"/>
            </w:tcBorders>
            <w:vAlign w:val="center"/>
          </w:tcPr>
          <w:p>
            <w:pPr>
              <w:pStyle w:val="Normal"/>
              <w:spacing w:lineRule="auto" w:line="360" w:before="0" w:after="140"/>
              <w:jc w:val="both"/>
              <w:rPr/>
            </w:pPr>
            <w:r>
              <w:rPr>
                <w:rFonts w:eastAsia="Arial" w:cs="Arial"/>
                <w:color w:val="000000"/>
              </w:rPr>
              <w:t>Abundance (mean ± SE)</w:t>
            </w:r>
          </w:p>
        </w:tc>
        <w:tc>
          <w:tcPr>
            <w:tcW w:w="3770" w:type="dxa"/>
            <w:tcBorders>
              <w:top w:val="single" w:sz="6" w:space="0" w:color="000000"/>
              <w:bottom w:val="single" w:sz="4" w:space="0" w:color="000000"/>
            </w:tcBorders>
            <w:vAlign w:val="center"/>
          </w:tcPr>
          <w:p>
            <w:pPr>
              <w:pStyle w:val="Normal"/>
              <w:spacing w:lineRule="auto" w:line="360" w:before="0" w:after="140"/>
              <w:jc w:val="both"/>
              <w:rPr/>
            </w:pPr>
            <w:r>
              <w:rPr>
                <w:rFonts w:eastAsia="Arial" w:cs="Arial"/>
                <w:color w:val="000000"/>
              </w:rPr>
              <w:t>Species richness (mean ± SE)</w:t>
            </w:r>
          </w:p>
        </w:tc>
      </w:tr>
      <w:tr>
        <w:trPr/>
        <w:tc>
          <w:tcPr>
            <w:tcW w:w="2256" w:type="dxa"/>
            <w:tcBorders>
              <w:top w:val="single" w:sz="4" w:space="0" w:color="000000"/>
            </w:tcBorders>
            <w:vAlign w:val="center"/>
          </w:tcPr>
          <w:p>
            <w:pPr>
              <w:pStyle w:val="Normal"/>
              <w:spacing w:lineRule="auto" w:line="360" w:before="0" w:after="140"/>
              <w:jc w:val="both"/>
              <w:rPr/>
            </w:pPr>
            <w:r>
              <w:rPr>
                <w:rFonts w:eastAsia="Arial" w:cs="Arial"/>
                <w:color w:val="000000"/>
              </w:rPr>
              <w:t>Western slope</w:t>
            </w:r>
          </w:p>
        </w:tc>
        <w:tc>
          <w:tcPr>
            <w:tcW w:w="3611" w:type="dxa"/>
            <w:tcBorders>
              <w:top w:val="single" w:sz="4" w:space="0" w:color="000000"/>
            </w:tcBorders>
            <w:vAlign w:val="center"/>
          </w:tcPr>
          <w:p>
            <w:pPr>
              <w:pStyle w:val="Normal"/>
              <w:spacing w:lineRule="auto" w:line="360" w:before="0" w:after="140"/>
              <w:jc w:val="both"/>
              <w:rPr>
                <w:rFonts w:ascii="Arial" w:hAnsi="Arial" w:eastAsia="Arial" w:cs="Arial"/>
                <w:color w:val="000000"/>
              </w:rPr>
            </w:pPr>
            <w:r>
              <w:rPr>
                <w:rFonts w:eastAsia="Arial" w:cs="Arial"/>
                <w:color w:val="000000"/>
              </w:rPr>
            </w:r>
          </w:p>
        </w:tc>
        <w:tc>
          <w:tcPr>
            <w:tcW w:w="3770" w:type="dxa"/>
            <w:tcBorders>
              <w:top w:val="single" w:sz="4" w:space="0" w:color="000000"/>
            </w:tcBorders>
            <w:vAlign w:val="center"/>
          </w:tcPr>
          <w:p>
            <w:pPr>
              <w:pStyle w:val="Normal"/>
              <w:spacing w:lineRule="auto" w:line="360" w:before="0" w:after="140"/>
              <w:jc w:val="both"/>
              <w:rPr>
                <w:rFonts w:ascii="Arial" w:hAnsi="Arial" w:eastAsia="Arial" w:cs="Arial"/>
                <w:color w:val="000000"/>
              </w:rPr>
            </w:pPr>
            <w:r>
              <w:rPr>
                <w:rFonts w:eastAsia="Arial" w:cs="Arial"/>
                <w:color w:val="000000"/>
              </w:rPr>
            </w:r>
          </w:p>
        </w:tc>
      </w:tr>
      <w:tr>
        <w:trPr/>
        <w:tc>
          <w:tcPr>
            <w:tcW w:w="2256" w:type="dxa"/>
            <w:tcBorders/>
            <w:vAlign w:val="center"/>
          </w:tcPr>
          <w:p>
            <w:pPr>
              <w:pStyle w:val="Normal"/>
              <w:spacing w:lineRule="auto" w:line="360" w:before="0" w:after="140"/>
              <w:jc w:val="both"/>
              <w:rPr/>
            </w:pPr>
            <w:r>
              <w:rPr>
                <w:rFonts w:eastAsia="Arial" w:cs="Arial"/>
                <w:color w:val="000000"/>
              </w:rPr>
              <w:t>0</w:t>
            </w:r>
          </w:p>
        </w:tc>
        <w:tc>
          <w:tcPr>
            <w:tcW w:w="3611" w:type="dxa"/>
            <w:tcBorders/>
            <w:vAlign w:val="center"/>
          </w:tcPr>
          <w:p>
            <w:pPr>
              <w:pStyle w:val="Normal"/>
              <w:spacing w:lineRule="auto" w:line="360" w:before="0" w:after="140"/>
              <w:jc w:val="both"/>
              <w:rPr/>
            </w:pPr>
            <w:r>
              <w:rPr>
                <w:rFonts w:eastAsia="Arial" w:cs="Arial"/>
                <w:color w:val="000000"/>
              </w:rPr>
              <w:t>9.25 ± 3.4</w:t>
            </w:r>
          </w:p>
        </w:tc>
        <w:tc>
          <w:tcPr>
            <w:tcW w:w="3770" w:type="dxa"/>
            <w:tcBorders/>
            <w:vAlign w:val="center"/>
          </w:tcPr>
          <w:p>
            <w:pPr>
              <w:pStyle w:val="Normal"/>
              <w:spacing w:lineRule="auto" w:line="360" w:before="0" w:after="140"/>
              <w:jc w:val="both"/>
              <w:rPr/>
            </w:pPr>
            <w:r>
              <w:rPr>
                <w:rFonts w:eastAsia="Arial" w:cs="Arial"/>
                <w:color w:val="000000"/>
              </w:rPr>
              <w:t>3 ± 1</w:t>
            </w:r>
          </w:p>
        </w:tc>
      </w:tr>
      <w:tr>
        <w:trPr/>
        <w:tc>
          <w:tcPr>
            <w:tcW w:w="2256" w:type="dxa"/>
            <w:tcBorders/>
            <w:vAlign w:val="center"/>
          </w:tcPr>
          <w:p>
            <w:pPr>
              <w:pStyle w:val="Normal"/>
              <w:spacing w:lineRule="auto" w:line="360" w:before="0" w:after="140"/>
              <w:jc w:val="both"/>
              <w:rPr/>
            </w:pPr>
            <w:r>
              <w:rPr>
                <w:rFonts w:eastAsia="Arial" w:cs="Arial"/>
                <w:color w:val="000000"/>
              </w:rPr>
              <w:t>200</w:t>
            </w:r>
          </w:p>
        </w:tc>
        <w:tc>
          <w:tcPr>
            <w:tcW w:w="3611" w:type="dxa"/>
            <w:tcBorders/>
            <w:vAlign w:val="center"/>
          </w:tcPr>
          <w:p>
            <w:pPr>
              <w:pStyle w:val="Normal"/>
              <w:spacing w:lineRule="auto" w:line="360" w:before="0" w:after="140"/>
              <w:jc w:val="both"/>
              <w:rPr/>
            </w:pPr>
            <w:r>
              <w:rPr>
                <w:rFonts w:eastAsia="Arial" w:cs="Arial"/>
                <w:color w:val="000000"/>
              </w:rPr>
              <w:t>17.5 ± 5.98</w:t>
            </w:r>
          </w:p>
        </w:tc>
        <w:tc>
          <w:tcPr>
            <w:tcW w:w="3770" w:type="dxa"/>
            <w:tcBorders/>
            <w:vAlign w:val="center"/>
          </w:tcPr>
          <w:p>
            <w:pPr>
              <w:pStyle w:val="Normal"/>
              <w:spacing w:lineRule="auto" w:line="360" w:before="0" w:after="140"/>
              <w:jc w:val="both"/>
              <w:rPr/>
            </w:pPr>
            <w:r>
              <w:rPr>
                <w:rFonts w:eastAsia="Arial" w:cs="Arial"/>
                <w:color w:val="000000"/>
              </w:rPr>
              <w:t>4 ± 0.707</w:t>
            </w:r>
          </w:p>
        </w:tc>
      </w:tr>
      <w:tr>
        <w:trPr/>
        <w:tc>
          <w:tcPr>
            <w:tcW w:w="2256" w:type="dxa"/>
            <w:tcBorders/>
            <w:vAlign w:val="center"/>
          </w:tcPr>
          <w:p>
            <w:pPr>
              <w:pStyle w:val="Normal"/>
              <w:spacing w:lineRule="auto" w:line="360" w:before="0" w:after="140"/>
              <w:jc w:val="both"/>
              <w:rPr/>
            </w:pPr>
            <w:r>
              <w:rPr>
                <w:rFonts w:eastAsia="Arial" w:cs="Arial"/>
                <w:color w:val="000000"/>
              </w:rPr>
              <w:t>300</w:t>
            </w:r>
          </w:p>
        </w:tc>
        <w:tc>
          <w:tcPr>
            <w:tcW w:w="3611" w:type="dxa"/>
            <w:tcBorders/>
            <w:vAlign w:val="center"/>
          </w:tcPr>
          <w:p>
            <w:pPr>
              <w:pStyle w:val="Normal"/>
              <w:spacing w:lineRule="auto" w:line="360" w:before="0" w:after="140"/>
              <w:jc w:val="both"/>
              <w:rPr/>
            </w:pPr>
            <w:r>
              <w:rPr>
                <w:rFonts w:eastAsia="Arial" w:cs="Arial"/>
                <w:color w:val="000000"/>
              </w:rPr>
              <w:t>24.25 ± 3.3</w:t>
            </w:r>
          </w:p>
        </w:tc>
        <w:tc>
          <w:tcPr>
            <w:tcW w:w="3770" w:type="dxa"/>
            <w:tcBorders/>
            <w:vAlign w:val="center"/>
          </w:tcPr>
          <w:p>
            <w:pPr>
              <w:pStyle w:val="Normal"/>
              <w:spacing w:lineRule="auto" w:line="360" w:before="0" w:after="140"/>
              <w:jc w:val="both"/>
              <w:rPr/>
            </w:pPr>
            <w:r>
              <w:rPr>
                <w:rFonts w:eastAsia="Arial" w:cs="Arial"/>
                <w:color w:val="000000"/>
              </w:rPr>
              <w:t>6.5 ± 0.645</w:t>
            </w:r>
          </w:p>
        </w:tc>
      </w:tr>
      <w:tr>
        <w:trPr/>
        <w:tc>
          <w:tcPr>
            <w:tcW w:w="2256" w:type="dxa"/>
            <w:tcBorders/>
            <w:vAlign w:val="center"/>
          </w:tcPr>
          <w:p>
            <w:pPr>
              <w:pStyle w:val="Normal"/>
              <w:spacing w:lineRule="auto" w:line="360" w:before="0" w:after="140"/>
              <w:jc w:val="both"/>
              <w:rPr/>
            </w:pPr>
            <w:r>
              <w:rPr>
                <w:rFonts w:eastAsia="Arial" w:cs="Arial"/>
                <w:color w:val="000000"/>
              </w:rPr>
              <w:t>500</w:t>
            </w:r>
          </w:p>
        </w:tc>
        <w:tc>
          <w:tcPr>
            <w:tcW w:w="3611" w:type="dxa"/>
            <w:tcBorders/>
            <w:vAlign w:val="center"/>
          </w:tcPr>
          <w:p>
            <w:pPr>
              <w:pStyle w:val="Normal"/>
              <w:spacing w:lineRule="auto" w:line="360" w:before="0" w:after="140"/>
              <w:jc w:val="both"/>
              <w:rPr/>
            </w:pPr>
            <w:r>
              <w:rPr>
                <w:rFonts w:eastAsia="Arial" w:cs="Arial"/>
                <w:color w:val="000000"/>
              </w:rPr>
              <w:t>17 ± 3.39</w:t>
            </w:r>
          </w:p>
        </w:tc>
        <w:tc>
          <w:tcPr>
            <w:tcW w:w="3770" w:type="dxa"/>
            <w:tcBorders/>
            <w:vAlign w:val="center"/>
          </w:tcPr>
          <w:p>
            <w:pPr>
              <w:pStyle w:val="Normal"/>
              <w:spacing w:lineRule="auto" w:line="360" w:before="0" w:after="140"/>
              <w:jc w:val="both"/>
              <w:rPr/>
            </w:pPr>
            <w:r>
              <w:rPr>
                <w:rFonts w:eastAsia="Arial" w:cs="Arial"/>
                <w:color w:val="000000"/>
              </w:rPr>
              <w:t>3.75 ± 0.479</w:t>
            </w:r>
          </w:p>
        </w:tc>
      </w:tr>
      <w:tr>
        <w:trPr/>
        <w:tc>
          <w:tcPr>
            <w:tcW w:w="2256" w:type="dxa"/>
            <w:tcBorders/>
            <w:vAlign w:val="center"/>
          </w:tcPr>
          <w:p>
            <w:pPr>
              <w:pStyle w:val="Normal"/>
              <w:spacing w:lineRule="auto" w:line="360" w:before="0" w:after="140"/>
              <w:jc w:val="both"/>
              <w:rPr/>
            </w:pPr>
            <w:r>
              <w:rPr>
                <w:rFonts w:eastAsia="Arial" w:cs="Arial"/>
                <w:color w:val="000000"/>
              </w:rPr>
              <w:t>700</w:t>
            </w:r>
          </w:p>
        </w:tc>
        <w:tc>
          <w:tcPr>
            <w:tcW w:w="3611" w:type="dxa"/>
            <w:tcBorders/>
            <w:vAlign w:val="center"/>
          </w:tcPr>
          <w:p>
            <w:pPr>
              <w:pStyle w:val="Normal"/>
              <w:spacing w:lineRule="auto" w:line="360" w:before="0" w:after="140"/>
              <w:jc w:val="both"/>
              <w:rPr/>
            </w:pPr>
            <w:r>
              <w:rPr>
                <w:rFonts w:eastAsia="Arial" w:cs="Arial"/>
                <w:color w:val="000000"/>
              </w:rPr>
              <w:t>5.25 ± 2.32</w:t>
            </w:r>
          </w:p>
        </w:tc>
        <w:tc>
          <w:tcPr>
            <w:tcW w:w="3770" w:type="dxa"/>
            <w:tcBorders/>
            <w:vAlign w:val="center"/>
          </w:tcPr>
          <w:p>
            <w:pPr>
              <w:pStyle w:val="Normal"/>
              <w:spacing w:lineRule="auto" w:line="360" w:before="0" w:after="140"/>
              <w:jc w:val="both"/>
              <w:rPr/>
            </w:pPr>
            <w:r>
              <w:rPr>
                <w:rFonts w:eastAsia="Arial" w:cs="Arial"/>
                <w:color w:val="000000"/>
              </w:rPr>
              <w:t>2.5 ± 0.957</w:t>
            </w:r>
          </w:p>
        </w:tc>
      </w:tr>
      <w:tr>
        <w:trPr/>
        <w:tc>
          <w:tcPr>
            <w:tcW w:w="2256" w:type="dxa"/>
            <w:tcBorders/>
            <w:vAlign w:val="center"/>
          </w:tcPr>
          <w:p>
            <w:pPr>
              <w:pStyle w:val="Normal"/>
              <w:spacing w:lineRule="auto" w:line="360" w:before="0" w:after="140"/>
              <w:jc w:val="both"/>
              <w:rPr/>
            </w:pPr>
            <w:r>
              <w:rPr>
                <w:rFonts w:eastAsia="Arial" w:cs="Arial"/>
                <w:color w:val="000000"/>
              </w:rPr>
              <w:t>900</w:t>
            </w:r>
          </w:p>
        </w:tc>
        <w:tc>
          <w:tcPr>
            <w:tcW w:w="3611" w:type="dxa"/>
            <w:tcBorders/>
            <w:vAlign w:val="center"/>
          </w:tcPr>
          <w:p>
            <w:pPr>
              <w:pStyle w:val="Normal"/>
              <w:spacing w:lineRule="auto" w:line="360" w:before="0" w:after="140"/>
              <w:jc w:val="both"/>
              <w:rPr/>
            </w:pPr>
            <w:r>
              <w:rPr>
                <w:rFonts w:eastAsia="Arial" w:cs="Arial"/>
                <w:color w:val="000000"/>
              </w:rPr>
              <w:t>24.25 ± 4.77</w:t>
            </w:r>
          </w:p>
        </w:tc>
        <w:tc>
          <w:tcPr>
            <w:tcW w:w="3770" w:type="dxa"/>
            <w:tcBorders/>
            <w:vAlign w:val="center"/>
          </w:tcPr>
          <w:p>
            <w:pPr>
              <w:pStyle w:val="Normal"/>
              <w:spacing w:lineRule="auto" w:line="360" w:before="0" w:after="140"/>
              <w:jc w:val="both"/>
              <w:rPr/>
            </w:pPr>
            <w:r>
              <w:rPr>
                <w:rFonts w:eastAsia="Arial" w:cs="Arial"/>
                <w:color w:val="000000"/>
              </w:rPr>
              <w:t>2.75 ± 0.479</w:t>
            </w:r>
          </w:p>
        </w:tc>
      </w:tr>
      <w:tr>
        <w:trPr/>
        <w:tc>
          <w:tcPr>
            <w:tcW w:w="2256" w:type="dxa"/>
            <w:tcBorders/>
            <w:vAlign w:val="center"/>
          </w:tcPr>
          <w:p>
            <w:pPr>
              <w:pStyle w:val="Normal"/>
              <w:spacing w:lineRule="auto" w:line="360" w:before="0" w:after="140"/>
              <w:jc w:val="both"/>
              <w:rPr/>
            </w:pPr>
            <w:r>
              <w:rPr>
                <w:rFonts w:eastAsia="Arial" w:cs="Arial"/>
                <w:color w:val="000000"/>
              </w:rPr>
              <w:t>1100</w:t>
            </w:r>
          </w:p>
        </w:tc>
        <w:tc>
          <w:tcPr>
            <w:tcW w:w="3611" w:type="dxa"/>
            <w:tcBorders/>
            <w:vAlign w:val="center"/>
          </w:tcPr>
          <w:p>
            <w:pPr>
              <w:pStyle w:val="Normal"/>
              <w:spacing w:lineRule="auto" w:line="360" w:before="0" w:after="140"/>
              <w:jc w:val="both"/>
              <w:rPr/>
            </w:pPr>
            <w:r>
              <w:rPr>
                <w:rFonts w:eastAsia="Arial" w:cs="Arial"/>
                <w:color w:val="000000"/>
              </w:rPr>
              <w:t>93.5 ± 20.6</w:t>
            </w:r>
          </w:p>
        </w:tc>
        <w:tc>
          <w:tcPr>
            <w:tcW w:w="3770" w:type="dxa"/>
            <w:tcBorders/>
            <w:vAlign w:val="center"/>
          </w:tcPr>
          <w:p>
            <w:pPr>
              <w:pStyle w:val="Normal"/>
              <w:spacing w:lineRule="auto" w:line="360" w:before="0" w:after="140"/>
              <w:jc w:val="both"/>
              <w:rPr/>
            </w:pPr>
            <w:r>
              <w:rPr>
                <w:rFonts w:eastAsia="Arial" w:cs="Arial"/>
                <w:color w:val="000000"/>
              </w:rPr>
              <w:t>5.5 ± 0.5</w:t>
            </w:r>
          </w:p>
        </w:tc>
      </w:tr>
      <w:tr>
        <w:trPr/>
        <w:tc>
          <w:tcPr>
            <w:tcW w:w="2256" w:type="dxa"/>
            <w:tcBorders/>
            <w:vAlign w:val="center"/>
          </w:tcPr>
          <w:p>
            <w:pPr>
              <w:pStyle w:val="Normal"/>
              <w:spacing w:lineRule="auto" w:line="360" w:before="0" w:after="140"/>
              <w:jc w:val="both"/>
              <w:rPr/>
            </w:pPr>
            <w:r>
              <w:rPr>
                <w:rFonts w:eastAsia="Arial" w:cs="Arial"/>
                <w:color w:val="000000"/>
              </w:rPr>
              <w:t>1300</w:t>
            </w:r>
          </w:p>
        </w:tc>
        <w:tc>
          <w:tcPr>
            <w:tcW w:w="3611" w:type="dxa"/>
            <w:tcBorders/>
            <w:vAlign w:val="center"/>
          </w:tcPr>
          <w:p>
            <w:pPr>
              <w:pStyle w:val="Normal"/>
              <w:spacing w:lineRule="auto" w:line="360" w:before="0" w:after="140"/>
              <w:jc w:val="both"/>
              <w:rPr/>
            </w:pPr>
            <w:r>
              <w:rPr>
                <w:rFonts w:eastAsia="Arial" w:cs="Arial"/>
                <w:color w:val="000000"/>
              </w:rPr>
              <w:t>21.5 ± 3.52</w:t>
            </w:r>
          </w:p>
        </w:tc>
        <w:tc>
          <w:tcPr>
            <w:tcW w:w="3770" w:type="dxa"/>
            <w:tcBorders/>
            <w:vAlign w:val="center"/>
          </w:tcPr>
          <w:p>
            <w:pPr>
              <w:pStyle w:val="Normal"/>
              <w:spacing w:lineRule="auto" w:line="360" w:before="0" w:after="140"/>
              <w:jc w:val="both"/>
              <w:rPr/>
            </w:pPr>
            <w:r>
              <w:rPr>
                <w:rFonts w:eastAsia="Arial" w:cs="Arial"/>
                <w:color w:val="000000"/>
              </w:rPr>
              <w:t>3.5 ± 0.289</w:t>
            </w:r>
          </w:p>
        </w:tc>
      </w:tr>
      <w:tr>
        <w:trPr/>
        <w:tc>
          <w:tcPr>
            <w:tcW w:w="2256" w:type="dxa"/>
            <w:tcBorders/>
            <w:vAlign w:val="center"/>
          </w:tcPr>
          <w:p>
            <w:pPr>
              <w:pStyle w:val="Normal"/>
              <w:spacing w:lineRule="auto" w:line="360" w:before="0" w:after="140"/>
              <w:jc w:val="both"/>
              <w:rPr/>
            </w:pPr>
            <w:r>
              <w:rPr>
                <w:rFonts w:eastAsia="Arial" w:cs="Arial"/>
                <w:color w:val="000000"/>
              </w:rPr>
              <w:t>1500</w:t>
            </w:r>
          </w:p>
        </w:tc>
        <w:tc>
          <w:tcPr>
            <w:tcW w:w="3611" w:type="dxa"/>
            <w:tcBorders/>
            <w:vAlign w:val="center"/>
          </w:tcPr>
          <w:p>
            <w:pPr>
              <w:pStyle w:val="Normal"/>
              <w:spacing w:lineRule="auto" w:line="360" w:before="0" w:after="140"/>
              <w:jc w:val="both"/>
              <w:rPr/>
            </w:pPr>
            <w:r>
              <w:rPr>
                <w:rFonts w:eastAsia="Arial" w:cs="Arial"/>
                <w:color w:val="000000"/>
              </w:rPr>
              <w:t>24.25 ± 6.06</w:t>
            </w:r>
          </w:p>
        </w:tc>
        <w:tc>
          <w:tcPr>
            <w:tcW w:w="3770" w:type="dxa"/>
            <w:tcBorders/>
            <w:vAlign w:val="center"/>
          </w:tcPr>
          <w:p>
            <w:pPr>
              <w:pStyle w:val="Normal"/>
              <w:spacing w:lineRule="auto" w:line="360" w:before="0" w:after="140"/>
              <w:jc w:val="both"/>
              <w:rPr/>
            </w:pPr>
            <w:r>
              <w:rPr>
                <w:rFonts w:eastAsia="Arial" w:cs="Arial"/>
                <w:color w:val="000000"/>
              </w:rPr>
              <w:t>3 ± 0.408</w:t>
            </w:r>
          </w:p>
        </w:tc>
      </w:tr>
      <w:tr>
        <w:trPr/>
        <w:tc>
          <w:tcPr>
            <w:tcW w:w="2256" w:type="dxa"/>
            <w:tcBorders/>
            <w:vAlign w:val="center"/>
          </w:tcPr>
          <w:p>
            <w:pPr>
              <w:pStyle w:val="Normal"/>
              <w:spacing w:lineRule="auto" w:line="360" w:before="0" w:after="140"/>
              <w:jc w:val="both"/>
              <w:rPr/>
            </w:pPr>
            <w:r>
              <w:rPr>
                <w:rFonts w:eastAsia="Arial" w:cs="Arial"/>
                <w:color w:val="000000"/>
              </w:rPr>
              <w:t>1700</w:t>
            </w:r>
          </w:p>
        </w:tc>
        <w:tc>
          <w:tcPr>
            <w:tcW w:w="3611" w:type="dxa"/>
            <w:tcBorders/>
            <w:vAlign w:val="center"/>
          </w:tcPr>
          <w:p>
            <w:pPr>
              <w:pStyle w:val="Normal"/>
              <w:spacing w:lineRule="auto" w:line="360" w:before="0" w:after="140"/>
              <w:jc w:val="both"/>
              <w:rPr/>
            </w:pPr>
            <w:r>
              <w:rPr>
                <w:rFonts w:eastAsia="Arial" w:cs="Arial"/>
                <w:color w:val="000000"/>
              </w:rPr>
              <w:t>26.5 ± 4.19</w:t>
            </w:r>
          </w:p>
        </w:tc>
        <w:tc>
          <w:tcPr>
            <w:tcW w:w="3770" w:type="dxa"/>
            <w:tcBorders/>
            <w:vAlign w:val="center"/>
          </w:tcPr>
          <w:p>
            <w:pPr>
              <w:pStyle w:val="Normal"/>
              <w:spacing w:lineRule="auto" w:line="360" w:before="0" w:after="140"/>
              <w:jc w:val="both"/>
              <w:rPr/>
            </w:pPr>
            <w:r>
              <w:rPr>
                <w:rFonts w:eastAsia="Arial" w:cs="Arial"/>
                <w:color w:val="000000"/>
              </w:rPr>
              <w:t>4.5 ± 0.289</w:t>
            </w:r>
          </w:p>
        </w:tc>
      </w:tr>
      <w:tr>
        <w:trPr/>
        <w:tc>
          <w:tcPr>
            <w:tcW w:w="2256" w:type="dxa"/>
            <w:tcBorders/>
            <w:vAlign w:val="center"/>
          </w:tcPr>
          <w:p>
            <w:pPr>
              <w:pStyle w:val="Normal"/>
              <w:spacing w:lineRule="auto" w:line="360" w:before="0" w:after="140"/>
              <w:jc w:val="both"/>
              <w:rPr/>
            </w:pPr>
            <w:r>
              <w:rPr>
                <w:rFonts w:eastAsia="Arial" w:cs="Arial"/>
                <w:color w:val="000000"/>
              </w:rPr>
              <w:t>1900</w:t>
            </w:r>
          </w:p>
        </w:tc>
        <w:tc>
          <w:tcPr>
            <w:tcW w:w="3611" w:type="dxa"/>
            <w:tcBorders/>
            <w:vAlign w:val="center"/>
          </w:tcPr>
          <w:p>
            <w:pPr>
              <w:pStyle w:val="Normal"/>
              <w:spacing w:lineRule="auto" w:line="360" w:before="0" w:after="140"/>
              <w:jc w:val="both"/>
              <w:rPr/>
            </w:pPr>
            <w:r>
              <w:rPr>
                <w:rFonts w:eastAsia="Arial" w:cs="Arial"/>
                <w:color w:val="000000"/>
              </w:rPr>
              <w:t>8.25 ± 3.45</w:t>
            </w:r>
          </w:p>
        </w:tc>
        <w:tc>
          <w:tcPr>
            <w:tcW w:w="3770" w:type="dxa"/>
            <w:tcBorders/>
            <w:vAlign w:val="center"/>
          </w:tcPr>
          <w:p>
            <w:pPr>
              <w:pStyle w:val="Normal"/>
              <w:spacing w:lineRule="auto" w:line="360" w:before="0" w:after="140"/>
              <w:jc w:val="both"/>
              <w:rPr/>
            </w:pPr>
            <w:r>
              <w:rPr>
                <w:rFonts w:eastAsia="Arial" w:cs="Arial"/>
                <w:color w:val="000000"/>
              </w:rPr>
              <w:t>2.5 ± 0.645</w:t>
            </w:r>
          </w:p>
        </w:tc>
      </w:tr>
      <w:tr>
        <w:trPr/>
        <w:tc>
          <w:tcPr>
            <w:tcW w:w="2256" w:type="dxa"/>
            <w:tcBorders/>
            <w:vAlign w:val="center"/>
          </w:tcPr>
          <w:p>
            <w:pPr>
              <w:pStyle w:val="Normal"/>
              <w:spacing w:lineRule="auto" w:line="360" w:before="0" w:after="140"/>
              <w:jc w:val="both"/>
              <w:rPr/>
            </w:pPr>
            <w:r>
              <w:rPr>
                <w:rFonts w:eastAsia="Arial" w:cs="Arial"/>
                <w:color w:val="000000"/>
              </w:rPr>
              <w:t>Eastern slope</w:t>
            </w:r>
          </w:p>
        </w:tc>
        <w:tc>
          <w:tcPr>
            <w:tcW w:w="3611" w:type="dxa"/>
            <w:tcBorders/>
            <w:vAlign w:val="center"/>
          </w:tcPr>
          <w:p>
            <w:pPr>
              <w:pStyle w:val="Normal"/>
              <w:spacing w:lineRule="auto" w:line="360" w:before="0" w:after="140"/>
              <w:jc w:val="both"/>
              <w:rPr>
                <w:rFonts w:ascii="Arial" w:hAnsi="Arial" w:eastAsia="Arial" w:cs="Arial"/>
                <w:color w:val="000000"/>
              </w:rPr>
            </w:pPr>
            <w:r>
              <w:rPr>
                <w:rFonts w:eastAsia="Arial" w:cs="Arial"/>
                <w:color w:val="000000"/>
              </w:rPr>
            </w:r>
          </w:p>
        </w:tc>
        <w:tc>
          <w:tcPr>
            <w:tcW w:w="3770" w:type="dxa"/>
            <w:tcBorders/>
            <w:vAlign w:val="center"/>
          </w:tcPr>
          <w:p>
            <w:pPr>
              <w:pStyle w:val="Normal"/>
              <w:spacing w:lineRule="auto" w:line="360" w:before="0" w:after="140"/>
              <w:jc w:val="both"/>
              <w:rPr>
                <w:rFonts w:ascii="Arial" w:hAnsi="Arial" w:eastAsia="Arial" w:cs="Arial"/>
                <w:color w:val="000000"/>
              </w:rPr>
            </w:pPr>
            <w:r>
              <w:rPr>
                <w:rFonts w:eastAsia="Arial" w:cs="Arial"/>
                <w:color w:val="000000"/>
              </w:rPr>
            </w:r>
          </w:p>
        </w:tc>
      </w:tr>
      <w:tr>
        <w:trPr/>
        <w:tc>
          <w:tcPr>
            <w:tcW w:w="2256" w:type="dxa"/>
            <w:tcBorders/>
            <w:vAlign w:val="center"/>
          </w:tcPr>
          <w:p>
            <w:pPr>
              <w:pStyle w:val="Normal"/>
              <w:spacing w:lineRule="auto" w:line="360" w:before="0" w:after="140"/>
              <w:jc w:val="both"/>
              <w:rPr/>
            </w:pPr>
            <w:r>
              <w:rPr>
                <w:rFonts w:eastAsia="Arial" w:cs="Arial"/>
                <w:color w:val="000000"/>
              </w:rPr>
              <w:t>1700</w:t>
            </w:r>
          </w:p>
        </w:tc>
        <w:tc>
          <w:tcPr>
            <w:tcW w:w="3611" w:type="dxa"/>
            <w:tcBorders/>
            <w:vAlign w:val="center"/>
          </w:tcPr>
          <w:p>
            <w:pPr>
              <w:pStyle w:val="Normal"/>
              <w:spacing w:lineRule="auto" w:line="360" w:before="0" w:after="140"/>
              <w:jc w:val="both"/>
              <w:rPr/>
            </w:pPr>
            <w:r>
              <w:rPr>
                <w:rFonts w:eastAsia="Arial" w:cs="Arial"/>
                <w:color w:val="000000"/>
              </w:rPr>
              <w:t>37.75 ± 6.86</w:t>
            </w:r>
          </w:p>
        </w:tc>
        <w:tc>
          <w:tcPr>
            <w:tcW w:w="3770" w:type="dxa"/>
            <w:tcBorders/>
            <w:vAlign w:val="center"/>
          </w:tcPr>
          <w:p>
            <w:pPr>
              <w:pStyle w:val="Normal"/>
              <w:spacing w:lineRule="auto" w:line="360" w:before="0" w:after="140"/>
              <w:jc w:val="both"/>
              <w:rPr/>
            </w:pPr>
            <w:r>
              <w:rPr>
                <w:rFonts w:eastAsia="Arial" w:cs="Arial"/>
                <w:color w:val="000000"/>
              </w:rPr>
              <w:t>3.75 ± 0.479</w:t>
            </w:r>
          </w:p>
        </w:tc>
      </w:tr>
      <w:tr>
        <w:trPr/>
        <w:tc>
          <w:tcPr>
            <w:tcW w:w="2256" w:type="dxa"/>
            <w:tcBorders/>
            <w:vAlign w:val="center"/>
          </w:tcPr>
          <w:p>
            <w:pPr>
              <w:pStyle w:val="Normal"/>
              <w:spacing w:lineRule="auto" w:line="360" w:before="0" w:after="140"/>
              <w:jc w:val="both"/>
              <w:rPr/>
            </w:pPr>
            <w:r>
              <w:rPr>
                <w:rFonts w:eastAsia="Arial" w:cs="Arial"/>
                <w:color w:val="000000"/>
              </w:rPr>
              <w:t>1500</w:t>
            </w:r>
          </w:p>
        </w:tc>
        <w:tc>
          <w:tcPr>
            <w:tcW w:w="3611" w:type="dxa"/>
            <w:tcBorders/>
            <w:vAlign w:val="center"/>
          </w:tcPr>
          <w:p>
            <w:pPr>
              <w:pStyle w:val="Normal"/>
              <w:spacing w:lineRule="auto" w:line="360" w:before="0" w:after="140"/>
              <w:jc w:val="both"/>
              <w:rPr/>
            </w:pPr>
            <w:r>
              <w:rPr>
                <w:rFonts w:eastAsia="Arial" w:cs="Arial"/>
                <w:color w:val="000000"/>
              </w:rPr>
              <w:t>29.5 ± 8.53</w:t>
            </w:r>
          </w:p>
        </w:tc>
        <w:tc>
          <w:tcPr>
            <w:tcW w:w="3770" w:type="dxa"/>
            <w:tcBorders/>
            <w:vAlign w:val="center"/>
          </w:tcPr>
          <w:p>
            <w:pPr>
              <w:pStyle w:val="Normal"/>
              <w:spacing w:lineRule="auto" w:line="360" w:before="0" w:after="140"/>
              <w:jc w:val="both"/>
              <w:rPr/>
            </w:pPr>
            <w:r>
              <w:rPr>
                <w:rFonts w:eastAsia="Arial" w:cs="Arial"/>
                <w:color w:val="000000"/>
              </w:rPr>
              <w:t>3.5 ± 0.645</w:t>
            </w:r>
          </w:p>
        </w:tc>
      </w:tr>
      <w:tr>
        <w:trPr/>
        <w:tc>
          <w:tcPr>
            <w:tcW w:w="2256" w:type="dxa"/>
            <w:tcBorders/>
            <w:vAlign w:val="center"/>
          </w:tcPr>
          <w:p>
            <w:pPr>
              <w:pStyle w:val="Normal"/>
              <w:spacing w:lineRule="auto" w:line="360" w:before="0" w:after="140"/>
              <w:jc w:val="both"/>
              <w:rPr/>
            </w:pPr>
            <w:r>
              <w:rPr>
                <w:rFonts w:eastAsia="Arial" w:cs="Arial"/>
                <w:color w:val="000000"/>
              </w:rPr>
              <w:t>1300</w:t>
            </w:r>
          </w:p>
        </w:tc>
        <w:tc>
          <w:tcPr>
            <w:tcW w:w="3611" w:type="dxa"/>
            <w:tcBorders/>
            <w:vAlign w:val="center"/>
          </w:tcPr>
          <w:p>
            <w:pPr>
              <w:pStyle w:val="Normal"/>
              <w:spacing w:lineRule="auto" w:line="360" w:before="0" w:after="140"/>
              <w:jc w:val="both"/>
              <w:rPr/>
            </w:pPr>
            <w:r>
              <w:rPr>
                <w:rFonts w:eastAsia="Arial" w:cs="Arial"/>
                <w:color w:val="000000"/>
              </w:rPr>
              <w:t>16.5 ± 13.5</w:t>
            </w:r>
          </w:p>
        </w:tc>
        <w:tc>
          <w:tcPr>
            <w:tcW w:w="3770" w:type="dxa"/>
            <w:tcBorders/>
            <w:vAlign w:val="center"/>
          </w:tcPr>
          <w:p>
            <w:pPr>
              <w:pStyle w:val="Normal"/>
              <w:spacing w:lineRule="auto" w:line="360" w:before="0" w:after="140"/>
              <w:jc w:val="both"/>
              <w:rPr/>
            </w:pPr>
            <w:r>
              <w:rPr>
                <w:rFonts w:eastAsia="Arial" w:cs="Arial"/>
                <w:color w:val="000000"/>
              </w:rPr>
              <w:t>1.25 ± 0.25</w:t>
            </w:r>
          </w:p>
        </w:tc>
      </w:tr>
      <w:tr>
        <w:trPr/>
        <w:tc>
          <w:tcPr>
            <w:tcW w:w="2256" w:type="dxa"/>
            <w:tcBorders/>
            <w:vAlign w:val="center"/>
          </w:tcPr>
          <w:p>
            <w:pPr>
              <w:pStyle w:val="Normal"/>
              <w:spacing w:lineRule="auto" w:line="360" w:before="0" w:after="140"/>
              <w:jc w:val="both"/>
              <w:rPr/>
            </w:pPr>
            <w:r>
              <w:rPr>
                <w:rFonts w:eastAsia="Arial" w:cs="Arial"/>
                <w:color w:val="000000"/>
              </w:rPr>
              <w:t>1100</w:t>
            </w:r>
          </w:p>
        </w:tc>
        <w:tc>
          <w:tcPr>
            <w:tcW w:w="3611" w:type="dxa"/>
            <w:tcBorders/>
            <w:vAlign w:val="center"/>
          </w:tcPr>
          <w:p>
            <w:pPr>
              <w:pStyle w:val="Normal"/>
              <w:spacing w:lineRule="auto" w:line="360" w:before="0" w:after="140"/>
              <w:jc w:val="both"/>
              <w:rPr/>
            </w:pPr>
            <w:r>
              <w:rPr>
                <w:rFonts w:eastAsia="Arial" w:cs="Arial"/>
                <w:color w:val="000000"/>
              </w:rPr>
              <w:t>13.5 ± 6.81</w:t>
            </w:r>
          </w:p>
        </w:tc>
        <w:tc>
          <w:tcPr>
            <w:tcW w:w="3770" w:type="dxa"/>
            <w:tcBorders/>
            <w:vAlign w:val="center"/>
          </w:tcPr>
          <w:p>
            <w:pPr>
              <w:pStyle w:val="Normal"/>
              <w:spacing w:lineRule="auto" w:line="360" w:before="0" w:after="140"/>
              <w:jc w:val="both"/>
              <w:rPr/>
            </w:pPr>
            <w:r>
              <w:rPr>
                <w:rFonts w:eastAsia="Arial" w:cs="Arial"/>
                <w:color w:val="000000"/>
              </w:rPr>
              <w:t>3 ± 0.577</w:t>
            </w:r>
          </w:p>
        </w:tc>
      </w:tr>
      <w:tr>
        <w:trPr/>
        <w:tc>
          <w:tcPr>
            <w:tcW w:w="2256" w:type="dxa"/>
            <w:tcBorders/>
            <w:vAlign w:val="center"/>
          </w:tcPr>
          <w:p>
            <w:pPr>
              <w:pStyle w:val="Normal"/>
              <w:spacing w:lineRule="auto" w:line="360" w:before="0" w:after="140"/>
              <w:jc w:val="both"/>
              <w:rPr/>
            </w:pPr>
            <w:r>
              <w:rPr>
                <w:rFonts w:eastAsia="Arial" w:cs="Arial"/>
                <w:color w:val="000000"/>
              </w:rPr>
              <w:t>900</w:t>
            </w:r>
          </w:p>
        </w:tc>
        <w:tc>
          <w:tcPr>
            <w:tcW w:w="3611" w:type="dxa"/>
            <w:tcBorders/>
            <w:vAlign w:val="center"/>
          </w:tcPr>
          <w:p>
            <w:pPr>
              <w:pStyle w:val="Normal"/>
              <w:spacing w:lineRule="auto" w:line="360" w:before="0" w:after="140"/>
              <w:jc w:val="both"/>
              <w:rPr/>
            </w:pPr>
            <w:r>
              <w:rPr>
                <w:rFonts w:eastAsia="Arial" w:cs="Arial"/>
                <w:color w:val="000000"/>
              </w:rPr>
              <w:t>16 ± 3.94</w:t>
            </w:r>
          </w:p>
        </w:tc>
        <w:tc>
          <w:tcPr>
            <w:tcW w:w="3770" w:type="dxa"/>
            <w:tcBorders/>
            <w:vAlign w:val="center"/>
          </w:tcPr>
          <w:p>
            <w:pPr>
              <w:pStyle w:val="Normal"/>
              <w:spacing w:lineRule="auto" w:line="360" w:before="0" w:after="140"/>
              <w:jc w:val="both"/>
              <w:rPr/>
            </w:pPr>
            <w:r>
              <w:rPr>
                <w:rFonts w:eastAsia="Arial" w:cs="Arial"/>
                <w:color w:val="000000"/>
              </w:rPr>
              <w:t>2.25 ± 0.25</w:t>
            </w:r>
          </w:p>
        </w:tc>
      </w:tr>
      <w:tr>
        <w:trPr/>
        <w:tc>
          <w:tcPr>
            <w:tcW w:w="2256" w:type="dxa"/>
            <w:tcBorders>
              <w:bottom w:val="single" w:sz="6" w:space="0" w:color="000000"/>
            </w:tcBorders>
            <w:vAlign w:val="center"/>
          </w:tcPr>
          <w:p>
            <w:pPr>
              <w:pStyle w:val="Normal"/>
              <w:spacing w:lineRule="auto" w:line="360" w:before="0" w:after="140"/>
              <w:jc w:val="both"/>
              <w:rPr/>
            </w:pPr>
            <w:r>
              <w:rPr>
                <w:rFonts w:eastAsia="Arial" w:cs="Arial"/>
                <w:color w:val="000000"/>
              </w:rPr>
              <w:t>500</w:t>
            </w:r>
          </w:p>
        </w:tc>
        <w:tc>
          <w:tcPr>
            <w:tcW w:w="3611" w:type="dxa"/>
            <w:tcBorders>
              <w:bottom w:val="single" w:sz="6" w:space="0" w:color="000000"/>
            </w:tcBorders>
            <w:vAlign w:val="center"/>
          </w:tcPr>
          <w:p>
            <w:pPr>
              <w:pStyle w:val="Normal"/>
              <w:spacing w:lineRule="auto" w:line="360" w:before="0" w:after="140"/>
              <w:jc w:val="both"/>
              <w:rPr/>
            </w:pPr>
            <w:r>
              <w:rPr>
                <w:rFonts w:eastAsia="Arial" w:cs="Arial"/>
                <w:color w:val="000000"/>
              </w:rPr>
              <w:t>23.5 ± 8.86</w:t>
            </w:r>
          </w:p>
        </w:tc>
        <w:tc>
          <w:tcPr>
            <w:tcW w:w="3770" w:type="dxa"/>
            <w:tcBorders>
              <w:bottom w:val="single" w:sz="6" w:space="0" w:color="000000"/>
            </w:tcBorders>
            <w:vAlign w:val="center"/>
          </w:tcPr>
          <w:p>
            <w:pPr>
              <w:pStyle w:val="Normal"/>
              <w:spacing w:lineRule="auto" w:line="360" w:before="0" w:after="140"/>
              <w:jc w:val="both"/>
              <w:rPr/>
            </w:pPr>
            <w:r>
              <w:rPr>
                <w:rFonts w:eastAsia="Arial" w:cs="Arial"/>
                <w:color w:val="000000"/>
              </w:rPr>
              <w:t>3 ± 0.408</w:t>
            </w:r>
          </w:p>
        </w:tc>
      </w:tr>
    </w:tbl>
    <w:p>
      <w:pPr>
        <w:pStyle w:val="Normal"/>
        <w:spacing w:lineRule="auto" w:line="360" w:before="0" w:after="140"/>
        <w:jc w:val="both"/>
        <w:rPr>
          <w:rFonts w:ascii="Arial" w:hAnsi="Arial" w:eastAsia="Arial" w:cs="Arial"/>
          <w:color w:val="000000"/>
        </w:rPr>
      </w:pPr>
      <w:r>
        <w:rPr>
          <w:rFonts w:eastAsia="Arial" w:cs="Arial"/>
          <w:color w:val="000000"/>
        </w:rPr>
      </w:r>
      <w:r>
        <w:br w:type="page"/>
      </w:r>
    </w:p>
    <w:p>
      <w:pPr>
        <w:pStyle w:val="Heading2"/>
        <w:numPr>
          <w:ilvl w:val="0"/>
          <w:numId w:val="1"/>
        </w:numPr>
        <w:spacing w:lineRule="auto" w:line="360" w:before="0" w:after="120"/>
        <w:ind w:hanging="0" w:left="0"/>
        <w:rPr/>
      </w:pPr>
      <w:r>
        <w:rPr/>
        <w:t>Historical beetle comparisons</w:t>
      </w:r>
    </w:p>
    <w:p>
      <w:pPr>
        <w:pStyle w:val="Normal"/>
        <w:numPr>
          <w:ilvl w:val="0"/>
          <w:numId w:val="1"/>
        </w:numPr>
        <w:spacing w:lineRule="auto" w:line="360" w:before="0" w:after="140"/>
        <w:jc w:val="both"/>
        <w:rPr>
          <w:ins w:id="137" w:author="Unknown Author" w:date="2026-04-05T05:13:19Z"/>
        </w:rPr>
      </w:pPr>
      <w:ins w:id="136" w:author="Unknown Author" w:date="2026-04-05T05:13:19Z">
        <w:r>
          <w:rPr/>
          <w:drawing>
            <wp:inline distT="0" distB="0" distL="0" distR="0">
              <wp:extent cx="6117590" cy="3780790"/>
              <wp:effectExtent l="0" t="0" r="0" b="0"/>
              <wp:docPr id="4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0"/>
                      <pic:cNvPicPr>
                        <a:picLocks noChangeAspect="1" noChangeArrowheads="1"/>
                      </pic:cNvPicPr>
                    </pic:nvPicPr>
                    <pic:blipFill>
                      <a:blip r:embed="rId39"/>
                      <a:stretch>
                        <a:fillRect/>
                      </a:stretch>
                    </pic:blipFill>
                    <pic:spPr bwMode="auto">
                      <a:xfrm>
                        <a:off x="0" y="0"/>
                        <a:ext cx="6117590" cy="3780790"/>
                      </a:xfrm>
                      <a:prstGeom prst="rect">
                        <a:avLst/>
                      </a:prstGeom>
                      <a:noFill/>
                    </pic:spPr>
                  </pic:pic>
                </a:graphicData>
              </a:graphic>
            </wp:inline>
          </w:drawing>
        </w:r>
      </w:ins>
    </w:p>
    <w:p>
      <w:pPr>
        <w:pStyle w:val="Normal"/>
        <w:numPr>
          <w:ilvl w:val="0"/>
          <w:numId w:val="1"/>
        </w:numPr>
        <w:spacing w:lineRule="auto" w:line="360" w:before="0" w:after="140"/>
        <w:jc w:val="both"/>
        <w:rPr/>
      </w:pPr>
      <w:r>
        <w:rPr>
          <w:rFonts w:eastAsia="Arial" w:cs="Arial"/>
          <w:b/>
          <w:bCs/>
          <w:color w:val="000000"/>
        </w:rPr>
        <w:t xml:space="preserve">Figure </w:t>
      </w:r>
      <w:r>
        <w:rPr>
          <w:rFonts w:eastAsia="Arial" w:cs="Arial"/>
          <w:b/>
          <w:bCs/>
        </w:rPr>
        <w:t>1</w:t>
      </w:r>
      <w:ins w:id="138" w:author="Unknown Author" w:date="2026-04-05T05:41:59Z">
        <w:r>
          <w:rPr>
            <w:rFonts w:eastAsia="Arial" w:cs="Arial"/>
            <w:b/>
            <w:bCs/>
          </w:rPr>
          <w:t>4</w:t>
        </w:r>
      </w:ins>
      <w:del w:id="139" w:author="Unknown Author" w:date="2026-04-05T05:41:59Z">
        <w:r>
          <w:rPr>
            <w:rFonts w:eastAsia="Arial" w:cs="Arial"/>
            <w:b/>
            <w:bCs/>
          </w:rPr>
          <w:delText>5</w:delText>
        </w:r>
      </w:del>
      <w:r>
        <w:rPr>
          <w:rFonts w:eastAsia="Arial" w:cs="Arial"/>
          <w:b/>
          <w:bCs/>
        </w:rPr>
        <w:t>:</w:t>
      </w:r>
      <w:r>
        <w:rPr>
          <w:rFonts w:eastAsia="Arial" w:cs="Arial"/>
          <w:b/>
          <w:bCs/>
          <w:color w:val="000000"/>
        </w:rPr>
        <w:t xml:space="preserve"> </w:t>
      </w:r>
      <w:del w:id="140" w:author="Unknown Author" w:date="2026-04-05T05:10:42Z">
        <w:r>
          <w:rPr>
            <w:rFonts w:eastAsia="Arial" w:cs="Arial"/>
            <w:b/>
            <w:bCs/>
            <w:color w:val="000000"/>
          </w:rPr>
          <w:delText>‍</w:delText>
        </w:r>
      </w:del>
      <w:del w:id="141" w:author="Unknown Author" w:date="2026-04-05T05:10:42Z">
        <w:r>
          <w:drawing>
            <wp:anchor distT="0" distB="0" distL="114300" distR="114300" simplePos="0" relativeHeight="0" behindDoc="0" locked="0" layoutInCell="1" allowOverlap="1">
              <wp:simplePos x="0" y="0"/>
              <wp:positionH relativeFrom="column">
                <wp:posOffset>0</wp:posOffset>
              </wp:positionH>
              <wp:positionV relativeFrom="paragraph">
                <wp:posOffset>635</wp:posOffset>
              </wp:positionV>
              <wp:extent cx="6120130" cy="3782695"/>
              <wp:effectExtent l="0" t="0" r="0" b="0"/>
              <wp:wrapSquare wrapText="bothSides"/>
              <wp:docPr id="4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6.png"/>
                      <pic:cNvPicPr>
                        <a:picLocks noChangeAspect="1" noChangeArrowheads="1"/>
                      </pic:cNvPicPr>
                    </pic:nvPicPr>
                    <pic:blipFill>
                      <a:blip r:embed="rId40"/>
                      <a:stretch>
                        <a:fillRect/>
                      </a:stretch>
                    </pic:blipFill>
                    <pic:spPr bwMode="auto">
                      <a:xfrm>
                        <a:off x="0" y="0"/>
                        <a:ext cx="6120130" cy="3782695"/>
                      </a:xfrm>
                      <a:prstGeom prst="rect">
                        <a:avLst/>
                      </a:prstGeom>
                    </pic:spPr>
                  </pic:pic>
                </a:graphicData>
              </a:graphic>
            </wp:anchor>
          </w:drawing>
        </w:r>
      </w:del>
      <w:del w:id="142" w:author="Unknown Author" w:date="2026-04-05T05:10:42Z">
        <w:r>
          <w:rPr>
            <w:rFonts w:eastAsia="Arial" w:cs="Arial"/>
            <w:b/>
            <w:bCs/>
            <w:color w:val="000000"/>
          </w:rPr>
          <w:delText>‍</w:delText>
        </w:r>
      </w:del>
      <w:r>
        <w:rPr>
          <w:rFonts w:eastAsia="Arial" w:cs="Arial"/>
          <w:color w:val="000000"/>
        </w:rPr>
        <w:t xml:space="preserve">Mean </w:t>
      </w:r>
      <w:ins w:id="143" w:author="Unknown Author" w:date="2026-04-05T05:00:10Z">
        <w:r>
          <w:rPr>
            <w:rFonts w:eastAsia="Arial" w:cs="Arial"/>
            <w:color w:val="000000"/>
          </w:rPr>
          <w:t xml:space="preserve">abundance of </w:t>
        </w:r>
      </w:ins>
      <w:ins w:id="144" w:author="Unknown Author" w:date="2026-04-05T05:00:10Z">
        <w:r>
          <w:rPr>
            <w:rFonts w:eastAsia="Arial" w:cs="Arial"/>
            <w:i/>
            <w:iCs/>
            <w:color w:val="000000"/>
          </w:rPr>
          <w:t>Anthia decemguttata</w:t>
        </w:r>
      </w:ins>
      <w:ins w:id="145" w:author="Unknown Author" w:date="2026-04-05T05:00:10Z">
        <w:r>
          <w:rPr>
            <w:rFonts w:eastAsia="Arial" w:cs="Arial"/>
            <w:i w:val="false"/>
            <w:iCs w:val="false"/>
            <w:color w:val="000000"/>
          </w:rPr>
          <w:t>,</w:t>
        </w:r>
      </w:ins>
      <w:ins w:id="146" w:author="Unknown Author" w:date="2026-04-05T05:00:10Z">
        <w:r>
          <w:rPr>
            <w:rFonts w:eastAsia="Arial" w:cs="Arial"/>
            <w:i/>
            <w:iCs/>
            <w:color w:val="000000"/>
          </w:rPr>
          <w:t xml:space="preserve"> Stenocara dentata</w:t>
        </w:r>
      </w:ins>
      <w:ins w:id="147" w:author="Unknown Author" w:date="2026-04-05T05:00:10Z">
        <w:r>
          <w:rPr>
            <w:rFonts w:eastAsia="Arial" w:cs="Arial"/>
            <w:i w:val="false"/>
            <w:iCs w:val="false"/>
            <w:color w:val="000000"/>
          </w:rPr>
          <w:t xml:space="preserve">, and </w:t>
        </w:r>
      </w:ins>
      <w:ins w:id="148" w:author="Unknown Author" w:date="2026-04-05T05:00:10Z">
        <w:r>
          <w:rPr>
            <w:rFonts w:eastAsia="Arial" w:cs="Arial"/>
            <w:i/>
            <w:iCs/>
            <w:color w:val="000000"/>
          </w:rPr>
          <w:t>Zophosis gracilocornis</w:t>
        </w:r>
      </w:ins>
      <w:r>
        <w:rPr>
          <w:rFonts w:eastAsia="Arial" w:cs="Arial"/>
          <w:i w:val="false"/>
          <w:iCs w:val="false"/>
          <w:color w:val="000000"/>
          <w:sz w:val="24"/>
          <w:lang w:val="en-ZA" w:eastAsia="zh-CN" w:bidi="hi-IN"/>
          <w:rPrChange w:id="0" w:author="Unknown Author" w:date="2026-04-05T05:00:44Z">
            <w:rPr>
              <w:kern w:val="2"/>
              <w:szCs w:val="24"/>
              <w:iCs/>
            </w:rPr>
          </w:rPrChange>
        </w:rPr>
        <w:t xml:space="preserve"> </w:t>
      </w:r>
      <w:ins w:id="150" w:author="Unknown Author" w:date="2026-04-05T05:00:45Z">
        <w:r>
          <w:rPr>
            <w:rFonts w:eastAsia="Arial" w:cs="Arial"/>
            <w:i w:val="false"/>
            <w:iCs w:val="false"/>
            <w:color w:val="000000"/>
          </w:rPr>
          <w:t>separated by</w:t>
        </w:r>
      </w:ins>
      <w:r>
        <w:rPr>
          <w:rFonts w:eastAsia="Arial" w:cs="Arial"/>
          <w:i w:val="false"/>
          <w:iCs w:val="false"/>
          <w:color w:val="000000"/>
          <w:sz w:val="24"/>
          <w:lang w:val="en-ZA" w:eastAsia="zh-CN" w:bidi="hi-IN"/>
          <w:rPrChange w:id="0" w:author="Unknown Author" w:date="2026-04-05T05:00:44Z">
            <w:rPr>
              <w:kern w:val="2"/>
              <w:szCs w:val="24"/>
            </w:rPr>
          </w:rPrChange>
        </w:rPr>
        <w:t xml:space="preserve"> </w:t>
      </w:r>
      <w:r>
        <w:rPr>
          <w:rFonts w:eastAsia="Arial" w:cs="Arial"/>
          <w:color w:val="000000"/>
        </w:rPr>
        <w:t xml:space="preserve">(a) </w:t>
      </w:r>
      <w:del w:id="152" w:author="Unknown Author" w:date="2026-04-05T05:00:54Z">
        <w:r>
          <w:rPr>
            <w:rFonts w:eastAsia="Arial" w:cs="Arial"/>
            <w:color w:val="000000"/>
          </w:rPr>
          <w:delText xml:space="preserve">seasonal and </w:delText>
        </w:r>
      </w:del>
      <w:ins w:id="153" w:author="Unknown Author" w:date="2026-04-05T05:00:54Z">
        <w:r>
          <w:rPr>
            <w:rFonts w:eastAsia="Arial" w:cs="Arial"/>
            <w:color w:val="000000"/>
          </w:rPr>
          <w:t xml:space="preserve">sampling period, and </w:t>
        </w:r>
      </w:ins>
      <w:r>
        <w:rPr>
          <w:rFonts w:eastAsia="Arial" w:cs="Arial"/>
          <w:color w:val="000000"/>
        </w:rPr>
        <w:t>(b) year</w:t>
      </w:r>
      <w:del w:id="154" w:author="Unknown Author" w:date="2026-04-05T05:01:08Z">
        <w:r>
          <w:rPr>
            <w:rFonts w:eastAsia="Arial" w:cs="Arial"/>
            <w:color w:val="000000"/>
          </w:rPr>
          <w:delText>ly</w:delText>
        </w:r>
      </w:del>
      <w:ins w:id="155" w:author="Unknown Author" w:date="2026-04-05T05:01:14Z">
        <w:r>
          <w:rPr>
            <w:rFonts w:eastAsia="Arial" w:cs="Arial"/>
            <w:color w:val="000000"/>
          </w:rPr>
          <w:t>,</w:t>
        </w:r>
      </w:ins>
      <w:r>
        <w:rPr>
          <w:rFonts w:eastAsia="Arial" w:cs="Arial"/>
          <w:color w:val="000000"/>
        </w:rPr>
        <w:t xml:space="preserve"> </w:t>
      </w:r>
      <w:del w:id="156" w:author="Unknown Author" w:date="2026-04-05T05:01:12Z">
        <w:r>
          <w:rPr>
            <w:rFonts w:eastAsia="Arial" w:cs="Arial"/>
            <w:color w:val="000000"/>
          </w:rPr>
          <w:delText xml:space="preserve">abundance of </w:delText>
        </w:r>
      </w:del>
      <w:r>
        <w:rPr>
          <w:rFonts w:eastAsia="Arial" w:cs="Arial"/>
          <w:color w:val="000000"/>
        </w:rPr>
        <w:t xml:space="preserve">across </w:t>
      </w:r>
      <w:del w:id="157" w:author="Unknown Author" w:date="2026-04-05T05:01:19Z">
        <w:r>
          <w:rPr>
            <w:rFonts w:eastAsia="Arial" w:cs="Arial"/>
            <w:color w:val="000000"/>
          </w:rPr>
          <w:delText xml:space="preserve">the sites of the </w:delText>
        </w:r>
      </w:del>
      <w:r>
        <w:rPr>
          <w:rFonts w:eastAsia="Arial" w:cs="Arial"/>
          <w:color w:val="000000"/>
        </w:rPr>
        <w:t>altitudinal gradient.</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ins w:id="158" w:author="Unknown Author" w:date="2026-04-05T04:34:44Z">
        <w:r>
          <w:rPr>
            <w:rFonts w:eastAsia="Arial" w:cs="Arial"/>
            <w:color w:val="000000"/>
          </w:rPr>
          <w:t xml:space="preserve">Three species were used when performing the historical comparisons, being </w:t>
        </w:r>
      </w:ins>
      <w:ins w:id="159" w:author="Unknown Author" w:date="2026-04-05T04:34:44Z">
        <w:r>
          <w:rPr>
            <w:rFonts w:eastAsia="Arial" w:cs="Arial"/>
            <w:i/>
            <w:iCs/>
            <w:color w:val="000000"/>
          </w:rPr>
          <w:t>Anthia decemguttata</w:t>
        </w:r>
      </w:ins>
      <w:ins w:id="160" w:author="Unknown Author" w:date="2026-04-05T04:34:44Z">
        <w:r>
          <w:rPr>
            <w:rFonts w:eastAsia="Arial" w:cs="Arial"/>
            <w:i w:val="false"/>
            <w:iCs w:val="false"/>
            <w:color w:val="000000"/>
          </w:rPr>
          <w:t>,</w:t>
        </w:r>
      </w:ins>
      <w:ins w:id="161" w:author="Unknown Author" w:date="2026-04-05T04:34:44Z">
        <w:r>
          <w:rPr>
            <w:rFonts w:eastAsia="Arial" w:cs="Arial"/>
            <w:i/>
            <w:iCs/>
            <w:color w:val="000000"/>
          </w:rPr>
          <w:t xml:space="preserve"> Stenocara dentata</w:t>
        </w:r>
      </w:ins>
      <w:ins w:id="162" w:author="Unknown Author" w:date="2026-04-05T04:34:44Z">
        <w:r>
          <w:rPr>
            <w:rFonts w:eastAsia="Arial" w:cs="Arial"/>
            <w:i w:val="false"/>
            <w:iCs w:val="false"/>
            <w:color w:val="000000"/>
          </w:rPr>
          <w:t xml:space="preserve">, and </w:t>
        </w:r>
      </w:ins>
      <w:ins w:id="163" w:author="Unknown Author" w:date="2026-04-05T04:34:44Z">
        <w:r>
          <w:rPr>
            <w:rFonts w:eastAsia="Arial" w:cs="Arial"/>
            <w:i/>
            <w:iCs/>
            <w:color w:val="000000"/>
          </w:rPr>
          <w:t>Zophosis gracilocornis</w:t>
        </w:r>
      </w:ins>
      <w:ins w:id="164" w:author="Unknown Author" w:date="2026-04-05T04:34:44Z">
        <w:r>
          <w:rPr>
            <w:rFonts w:eastAsia="Arial" w:cs="Arial"/>
            <w:color w:val="000000"/>
          </w:rPr>
          <w:t xml:space="preserve">. These species are the three most abundant species in the sampling site across both sampling periods, and were fully identified in both samples, meaning that they could be directly compared over time. </w:t>
        </w:r>
      </w:ins>
      <w:r>
        <w:rPr>
          <w:rFonts w:eastAsia="Arial" w:cs="Arial"/>
          <w:color w:val="000000"/>
        </w:rPr>
        <w:t>Comparing</w:t>
      </w:r>
      <w:r>
        <w:rPr/>
        <w:commentReference w:id="18"/>
      </w:r>
      <w:r>
        <w:rPr>
          <w:rFonts w:eastAsia="Arial" w:cs="Arial"/>
          <w:color w:val="000000"/>
        </w:rPr>
        <w:t xml:space="preserve"> the box plots of abundance and altitudinal site separated by year, it can be observed that in the historical abundances seems generally higher than for recent sampling, especially in 2003 (Figure </w:t>
      </w:r>
      <w:r>
        <w:rPr>
          <w:rFonts w:eastAsia="Arial" w:cs="Arial"/>
        </w:rPr>
        <w:t>1</w:t>
      </w:r>
      <w:ins w:id="165" w:author="Unknown Author" w:date="2026-04-05T05:42:08Z">
        <w:r>
          <w:rPr>
            <w:rFonts w:eastAsia="Arial" w:cs="Arial"/>
          </w:rPr>
          <w:t>4</w:t>
        </w:r>
      </w:ins>
      <w:del w:id="166" w:author="Unknown Author" w:date="2026-04-05T05:42:08Z">
        <w:r>
          <w:rPr>
            <w:rFonts w:eastAsia="Arial" w:cs="Arial"/>
          </w:rPr>
          <w:delText>5</w:delText>
        </w:r>
      </w:del>
      <w:r>
        <w:rPr>
          <w:rFonts w:eastAsia="Arial" w:cs="Arial"/>
          <w:color w:val="000000"/>
        </w:rPr>
        <w:t xml:space="preserve">). Additionally, the peaks of abundance for </w:t>
      </w:r>
      <w:r>
        <w:rPr>
          <w:rFonts w:eastAsia="Arial" w:cs="Arial"/>
          <w:i/>
          <w:iCs/>
          <w:color w:val="000000"/>
        </w:rPr>
        <w:t xml:space="preserve">Anthia decemguttata </w:t>
      </w:r>
      <w:r>
        <w:rPr>
          <w:rFonts w:eastAsia="Arial" w:cs="Arial"/>
          <w:color w:val="000000"/>
        </w:rPr>
        <w:t xml:space="preserve">and </w:t>
      </w:r>
      <w:r>
        <w:rPr>
          <w:rFonts w:eastAsia="Arial" w:cs="Arial"/>
          <w:i/>
          <w:iCs/>
          <w:color w:val="000000"/>
        </w:rPr>
        <w:t xml:space="preserve">Zophosis gracilicornis </w:t>
      </w:r>
      <w:r>
        <w:rPr>
          <w:rFonts w:eastAsia="Arial" w:cs="Arial"/>
          <w:color w:val="000000"/>
        </w:rPr>
        <w:t xml:space="preserve">have shifted from being highest at 1300-1700m W to mostly peaking at 1100m W </w:t>
      </w:r>
      <w:ins w:id="167" w:author="Unknown Author" w:date="2026-04-05T04:55:27Z">
        <w:r>
          <w:rPr>
            <w:rFonts w:eastAsia="Arial" w:cs="Arial"/>
            <w:color w:val="000000"/>
          </w:rPr>
          <w:t>(Figure</w:t>
        </w:r>
      </w:ins>
      <w:del w:id="168" w:author="Unknown Author" w:date="2026-04-05T04:55:25Z">
        <w:r>
          <w:rPr>
            <w:rFonts w:eastAsia="Arial" w:cs="Arial"/>
            <w:color w:val="000000"/>
          </w:rPr>
          <w:delText>(Table S5)</w:delText>
        </w:r>
      </w:del>
      <w:ins w:id="169" w:author="Unknown Author" w:date="2026-04-05T04:55:29Z">
        <w:r>
          <w:rPr>
            <w:rFonts w:eastAsia="Arial" w:cs="Arial"/>
            <w:color w:val="000000"/>
          </w:rPr>
          <w:t xml:space="preserve"> S10, Figure S12)</w:t>
        </w:r>
      </w:ins>
      <w:r>
        <w:rPr>
          <w:rFonts w:eastAsia="Arial" w:cs="Arial"/>
          <w:color w:val="000000"/>
        </w:rPr>
        <w:t>.</w:t>
      </w:r>
      <w:r>
        <w:rPr/>
        <w:commentReference w:id="19"/>
      </w:r>
    </w:p>
    <w:p>
      <w:pPr>
        <w:pStyle w:val="Normal"/>
        <w:spacing w:lineRule="auto" w:line="360" w:before="0" w:after="140"/>
        <w:jc w:val="both"/>
        <w:rPr/>
      </w:pPr>
      <w:r>
        <w:rPr>
          <w:rFonts w:eastAsia="Arial" w:cs="Arial"/>
          <w:color w:val="000000"/>
        </w:rPr>
        <w:t xml:space="preserve">The NMDS plots of mean abundance compared between the different sampling years shows that although there is some overlap between the observations from the years of the different sampling periods, there is a clear grouping of the historical samplings when compared to the </w:t>
      </w:r>
      <w:r>
        <w:rPr>
          <w:rFonts w:eastAsia="Arial" w:cs="Arial"/>
        </w:rPr>
        <w:t>current</w:t>
      </w:r>
      <w:r>
        <w:rPr>
          <w:rFonts w:eastAsia="Arial" w:cs="Arial"/>
          <w:color w:val="000000"/>
        </w:rPr>
        <w:t xml:space="preserve"> ones (</w:t>
      </w:r>
      <w:r>
        <w:rPr>
          <w:rFonts w:eastAsia="Arial" w:cs="Arial"/>
        </w:rPr>
        <w:t>Figure S5</w:t>
      </w:r>
      <w:r>
        <w:rPr>
          <w:rFonts w:eastAsia="Arial" w:cs="Arial"/>
          <w:color w:val="000000"/>
        </w:rPr>
        <w:t>). This dissimilarity is not as present when comparing the presences of the species between the years, with a more uniform distribution present in the observations (</w:t>
      </w:r>
      <w:r>
        <w:rPr>
          <w:rFonts w:eastAsia="Arial" w:cs="Arial"/>
        </w:rPr>
        <w:t>Figure S6</w:t>
      </w:r>
      <w:r>
        <w:rPr>
          <w:rFonts w:eastAsia="Arial" w:cs="Arial"/>
          <w:color w:val="000000"/>
        </w:rPr>
        <w:t>). These plots therefore indicate that although the abundance of these three species has changed to some degree over time, the distribution of the populations over the transect has not changed as much.</w:t>
      </w:r>
    </w:p>
    <w:p>
      <w:pPr>
        <w:pStyle w:val="Normal"/>
        <w:bidi w:val="0"/>
        <w:spacing w:lineRule="auto" w:line="360" w:before="0" w:after="140"/>
        <w:jc w:val="both"/>
        <w:rPr>
          <w:del w:id="172" w:author="Unknown Author" w:date="2026-04-05T03:01:20Z"/>
        </w:rPr>
      </w:pPr>
      <w:r>
        <w:rPr>
          <w:rFonts w:eastAsia="Arial" w:cs="Arial"/>
          <w:color w:val="000000"/>
        </w:rPr>
        <w:t xml:space="preserve">A heatmap of the Jaccardian similarities between the different altitudinal sites shows which of the sites are the most similar to each other (Figure </w:t>
      </w:r>
      <w:del w:id="170" w:author="Unknown Author" w:date="2026-04-05T03:02:03Z">
        <w:r>
          <w:rPr>
            <w:rFonts w:eastAsia="Arial" w:cs="Arial"/>
            <w:color w:val="000000"/>
          </w:rPr>
          <w:delText>16</w:delText>
        </w:r>
      </w:del>
      <w:ins w:id="171" w:author="Unknown Author" w:date="2026-04-05T03:02:03Z">
        <w:r>
          <w:rPr>
            <w:rFonts w:eastAsia="Arial" w:cs="Arial"/>
          </w:rPr>
          <w:t>S8</w:t>
        </w:r>
      </w:ins>
      <w:r>
        <w:rPr>
          <w:rFonts w:eastAsia="Arial" w:cs="Arial"/>
          <w:color w:val="000000"/>
        </w:rPr>
        <w:t>). It shows that different “blocks” of sites are similar to each other both due to matching vegetation types, as well as relative altitudinal placement across the gradient of the transect, even on opposing aspects. The two sites at the peak and at 1300m on the eastern aspect had no recorded observations of any of the key species in every year except for one, and due to multiple rows of zeroes, had to be excluded from the heatmap.</w:t>
      </w:r>
    </w:p>
    <w:p>
      <w:pPr>
        <w:pStyle w:val="Normal"/>
        <w:spacing w:lineRule="auto" w:line="360" w:before="0" w:after="140"/>
        <w:jc w:val="both"/>
        <w:rPr/>
      </w:pPr>
      <w:del w:id="173" w:author="Unknown Author" w:date="2026-04-05T03:01:20Z">
        <w:r>
          <w:rPr>
            <w:b/>
            <w:bCs/>
          </w:rPr>
          <w:delText xml:space="preserve">Figure 16: </w:delText>
        </w:r>
      </w:del>
      <w:del w:id="174" w:author="Unknown Author" w:date="2026-04-05T03:01:20Z">
        <w:r>
          <w:rPr/>
          <w:delText>Heatmap of Jaccardian similarities between different altitudinal sites.‍</w:delText>
        </w:r>
      </w:del>
      <w:del w:id="175" w:author="Unknown Author" w:date="2026-04-05T03:01:20Z">
        <w:r>
          <w:drawing>
            <wp:anchor distT="0" distB="0" distL="114300" distR="114300" simplePos="0" relativeHeight="0" behindDoc="0" locked="0" layoutInCell="1" allowOverlap="1">
              <wp:simplePos x="0" y="0"/>
              <wp:positionH relativeFrom="column">
                <wp:posOffset>76200</wp:posOffset>
              </wp:positionH>
              <wp:positionV relativeFrom="paragraph">
                <wp:posOffset>46355</wp:posOffset>
              </wp:positionV>
              <wp:extent cx="6120130" cy="4766310"/>
              <wp:effectExtent l="0" t="0" r="0" b="0"/>
              <wp:wrapSquare wrapText="bothSides"/>
              <wp:docPr id="4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2.png"/>
                      <pic:cNvPicPr>
                        <a:picLocks noChangeAspect="1" noChangeArrowheads="1"/>
                      </pic:cNvPicPr>
                    </pic:nvPicPr>
                    <pic:blipFill>
                      <a:blip r:embed="rId41"/>
                      <a:stretch>
                        <a:fillRect/>
                      </a:stretch>
                    </pic:blipFill>
                    <pic:spPr bwMode="auto">
                      <a:xfrm>
                        <a:off x="0" y="0"/>
                        <a:ext cx="6120130" cy="4766310"/>
                      </a:xfrm>
                      <a:prstGeom prst="rect">
                        <a:avLst/>
                      </a:prstGeom>
                    </pic:spPr>
                  </pic:pic>
                </a:graphicData>
              </a:graphic>
            </wp:anchor>
          </w:drawing>
        </w:r>
      </w:del>
      <w:del w:id="176" w:author="Unknown Author" w:date="2026-04-05T03:01:20Z">
        <w:r>
          <w:rPr/>
          <w:delText>‍</w:delText>
        </w:r>
      </w:del>
      <w:del w:id="177" w:author="Unknown Author" w:date="2026-04-05T03:01:10Z">
        <w:r>
          <w:rPr/>
          <w:commentReference w:id="20"/>
        </w:r>
      </w:del>
    </w:p>
    <w:p>
      <w:pPr>
        <w:pStyle w:val="Normal"/>
        <w:widowControl/>
        <w:suppressAutoHyphens w:val="true"/>
        <w:overflowPunct w:val="true"/>
        <w:bidi w:val="0"/>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r>
        <w:rPr>
          <w:rFonts w:eastAsia="Arial" w:cs="Arial"/>
          <w:color w:val="000000"/>
        </w:rPr>
        <w:t xml:space="preserve">Dendrograms of the different sampling periods show how the different sites are related to each other with regards to beetle abundance (Figure </w:t>
      </w:r>
      <w:ins w:id="178" w:author="Unknown Author" w:date="2026-04-05T03:05:41Z">
        <w:r>
          <w:rPr>
            <w:rFonts w:eastAsia="Arial" w:cs="Arial"/>
            <w:color w:val="000000"/>
          </w:rPr>
          <w:t>S9</w:t>
        </w:r>
      </w:ins>
      <w:del w:id="179" w:author="Unknown Author" w:date="2026-04-05T03:05:41Z">
        <w:r>
          <w:rPr>
            <w:rFonts w:eastAsia="Arial" w:cs="Arial"/>
            <w:color w:val="000000"/>
          </w:rPr>
          <w:delText>17</w:delText>
        </w:r>
      </w:del>
      <w:r>
        <w:rPr>
          <w:rFonts w:eastAsia="Arial" w:cs="Arial"/>
          <w:color w:val="000000"/>
        </w:rPr>
        <w:t>). From the clustering of the dendrogram branches it can be observed that in both sampling periods, for the most part the sites are separated into two main groups. The first group consists of the Proteoid and Restioid vegetation sites, and the second group consists of the mid-high altitude Ericaceous sites. The site at 1300m on the eastern slope is different from every single other site, along with the peak of the transect.</w:t>
      </w:r>
    </w:p>
    <w:p>
      <w:pPr>
        <w:pStyle w:val="Normal"/>
        <w:spacing w:lineRule="auto" w:line="360" w:before="0" w:after="140"/>
        <w:jc w:val="both"/>
        <w:rPr/>
      </w:pPr>
      <w:r>
        <w:rPr>
          <w:rFonts w:eastAsia="Arial" w:cs="Arial"/>
          <w:color w:val="000000"/>
        </w:rPr>
        <w:t>The GLMMs were used to quantify the difference in abundance between the years and sampling periods. When all th</w:t>
      </w:r>
      <w:ins w:id="180" w:author="Unknown Author" w:date="2026-04-05T05:17:11Z">
        <w:r>
          <w:rPr>
            <w:rFonts w:eastAsia="Arial" w:cs="Arial"/>
            <w:color w:val="000000"/>
          </w:rPr>
          <w:t>re</w:t>
        </w:r>
      </w:ins>
      <w:r>
        <w:rPr>
          <w:rFonts w:eastAsia="Arial" w:cs="Arial"/>
          <w:color w:val="000000"/>
        </w:rPr>
        <w:t xml:space="preserve">e </w:t>
      </w:r>
      <w:ins w:id="181" w:author="Unknown Author" w:date="2026-04-05T05:17:13Z">
        <w:r>
          <w:rPr>
            <w:rFonts w:eastAsia="Arial" w:cs="Arial"/>
            <w:color w:val="000000"/>
          </w:rPr>
          <w:t xml:space="preserve">focus </w:t>
        </w:r>
      </w:ins>
      <w:r>
        <w:rPr>
          <w:rFonts w:eastAsia="Arial" w:cs="Arial"/>
          <w:color w:val="000000"/>
        </w:rPr>
        <w:t xml:space="preserve">species and sites </w:t>
      </w:r>
      <w:r>
        <w:rPr/>
        <w:commentReference w:id="21"/>
      </w:r>
      <w:r>
        <w:rPr>
          <w:rFonts w:eastAsia="Arial" w:cs="Arial"/>
          <w:color w:val="000000"/>
        </w:rPr>
        <w:t xml:space="preserve">are considered together, there is a significant 47% decline in abundance (z = -22.80, P &lt; 0.001, </w:t>
      </w:r>
      <w:r>
        <w:rPr>
          <w:rFonts w:eastAsia="Arial" w:cs="Arial"/>
        </w:rPr>
        <w:t>Table S6</w:t>
      </w:r>
      <w:r>
        <w:rPr>
          <w:rFonts w:eastAsia="Arial" w:cs="Arial"/>
          <w:color w:val="000000"/>
        </w:rPr>
        <w:t>) between the 2002-2003 and 2022-2023 samples. When considering each of the years individually, there was also a significant difference in abundance between the sites within the sampling periods (</w:t>
      </w:r>
      <w:r>
        <w:rPr>
          <w:rFonts w:eastAsia="Arial" w:cs="Arial"/>
        </w:rPr>
        <w:t>Table S2</w:t>
      </w:r>
      <w:r>
        <w:rPr>
          <w:rFonts w:eastAsia="Arial" w:cs="Arial"/>
          <w:color w:val="000000"/>
        </w:rPr>
        <w:t>). There was a 43% increase in abundance between October 2002 and 2003 for all species (z = 10.697, P &lt; 0.001,</w:t>
      </w:r>
      <w:r>
        <w:rPr>
          <w:rFonts w:eastAsia="Arial" w:cs="Arial"/>
        </w:rPr>
        <w:t xml:space="preserve"> Table S7</w:t>
      </w:r>
      <w:r>
        <w:rPr>
          <w:rFonts w:eastAsia="Arial" w:cs="Arial"/>
          <w:color w:val="000000"/>
        </w:rPr>
        <w:t xml:space="preserve">). Most of this increase in October 2003 was due to </w:t>
      </w:r>
      <w:r>
        <w:rPr>
          <w:rFonts w:eastAsia="Arial" w:cs="Arial"/>
          <w:i/>
          <w:iCs/>
          <w:color w:val="000000"/>
        </w:rPr>
        <w:t>Zophosis gracilicornis</w:t>
      </w:r>
      <w:r>
        <w:rPr>
          <w:rFonts w:eastAsia="Arial" w:cs="Arial"/>
          <w:color w:val="000000"/>
        </w:rPr>
        <w:t xml:space="preserve">, experiencing a 54% increase in abundance within that one year gap (z = 11.194, P &lt; 0.001, </w:t>
      </w:r>
      <w:r>
        <w:rPr>
          <w:rFonts w:eastAsia="Arial" w:cs="Arial"/>
        </w:rPr>
        <w:t>Table S8</w:t>
      </w:r>
      <w:r>
        <w:rPr>
          <w:rFonts w:eastAsia="Arial" w:cs="Arial"/>
          <w:color w:val="000000"/>
        </w:rPr>
        <w:t xml:space="preserve">). When analysing each individual species by themselves, there were varying observed responses over time. </w:t>
      </w:r>
      <w:r>
        <w:rPr>
          <w:rFonts w:eastAsia="Arial" w:cs="Arial"/>
          <w:i/>
          <w:iCs/>
          <w:color w:val="000000"/>
        </w:rPr>
        <w:t xml:space="preserve">Anthia decemguttata </w:t>
      </w:r>
      <w:r>
        <w:rPr>
          <w:rFonts w:eastAsia="Arial" w:cs="Arial"/>
          <w:color w:val="000000"/>
        </w:rPr>
        <w:t>did not show significant changes in abundance between sampling periods.</w:t>
      </w:r>
      <w:r>
        <w:rPr>
          <w:rFonts w:eastAsia="Arial" w:cs="Arial"/>
          <w:i/>
          <w:iCs/>
          <w:color w:val="000000"/>
        </w:rPr>
        <w:t xml:space="preserve"> Stenocara dentata </w:t>
      </w:r>
      <w:r>
        <w:rPr>
          <w:rFonts w:eastAsia="Arial" w:cs="Arial"/>
          <w:color w:val="000000"/>
        </w:rPr>
        <w:t xml:space="preserve">showed a significant 27% increase (z = 3.713, P &lt; 0.001, </w:t>
      </w:r>
      <w:r>
        <w:rPr>
          <w:rFonts w:eastAsia="Arial" w:cs="Arial"/>
        </w:rPr>
        <w:t>Table S9</w:t>
      </w:r>
      <w:r>
        <w:rPr>
          <w:rFonts w:eastAsia="Arial" w:cs="Arial"/>
          <w:color w:val="000000"/>
        </w:rPr>
        <w:t xml:space="preserve">) in abundance over time. </w:t>
      </w:r>
      <w:r>
        <w:rPr>
          <w:rFonts w:eastAsia="Arial" w:cs="Arial"/>
          <w:i/>
          <w:iCs/>
          <w:color w:val="000000"/>
        </w:rPr>
        <w:t xml:space="preserve">Zophosis </w:t>
      </w:r>
      <w:r>
        <w:rPr>
          <w:rFonts w:eastAsia="Arial" w:cs="Arial"/>
          <w:color w:val="000000"/>
        </w:rPr>
        <w:t xml:space="preserve">showed a significant 66% decrease (z = -28.82, P &lt; 0.001, </w:t>
      </w:r>
      <w:r>
        <w:rPr>
          <w:rFonts w:eastAsia="Arial" w:cs="Arial"/>
        </w:rPr>
        <w:t>Table S10</w:t>
      </w:r>
      <w:r>
        <w:rPr>
          <w:rFonts w:eastAsia="Arial" w:cs="Arial"/>
          <w:color w:val="000000"/>
        </w:rPr>
        <w:t>) in abundance.</w:t>
      </w:r>
    </w:p>
    <w:p>
      <w:pPr>
        <w:pStyle w:val="Normal"/>
        <w:spacing w:lineRule="auto" w:line="360" w:before="0" w:after="140"/>
        <w:jc w:val="both"/>
        <w:rPr/>
      </w:pPr>
      <w:del w:id="182" w:author="Unknown Author" w:date="2026-04-05T03:04:29Z">
        <w:r>
          <w:rPr>
            <w:rFonts w:eastAsia="Arial" w:cs="Arial"/>
            <w:b/>
            <w:bCs/>
            <w:color w:val="000000"/>
          </w:rPr>
          <w:delText xml:space="preserve">Figure </w:delText>
        </w:r>
      </w:del>
      <w:del w:id="183" w:author="Unknown Author" w:date="2026-04-05T03:04:29Z">
        <w:r>
          <w:rPr>
            <w:rFonts w:eastAsia="Arial" w:cs="Arial"/>
            <w:b/>
            <w:bCs/>
          </w:rPr>
          <w:delText>17:</w:delText>
        </w:r>
      </w:del>
      <w:del w:id="184" w:author="Unknown Author" w:date="2026-04-05T03:04:29Z">
        <w:r>
          <w:rPr>
            <w:rFonts w:eastAsia="Arial" w:cs="Arial"/>
            <w:b/>
            <w:bCs/>
            <w:color w:val="000000"/>
          </w:rPr>
          <w:delText xml:space="preserve"> </w:delText>
        </w:r>
      </w:del>
      <w:del w:id="185" w:author="Unknown Author" w:date="2026-04-05T03:04:29Z">
        <w:r>
          <w:rPr>
            <w:rFonts w:eastAsia="Arial" w:cs="Arial"/>
            <w:color w:val="000000"/>
          </w:rPr>
          <w:delText xml:space="preserve">Dendrogram showing the hierarchical clustering of the different sites across the transect in both (a) the 2002-2003 sampling </w:delText>
        </w:r>
      </w:del>
      <w:del w:id="186" w:author="Unknown Author" w:date="2026-04-05T03:04:29Z">
        <w:r>
          <w:rPr/>
          <w:commentReference w:id="22"/>
        </w:r>
      </w:del>
      <w:del w:id="187" w:author="Unknown Author" w:date="2026-04-05T03:04:29Z">
        <w:r>
          <w:rPr>
            <w:rFonts w:eastAsia="Arial" w:cs="Arial"/>
            <w:color w:val="000000"/>
          </w:rPr>
          <w:delText>‍​</w:delText>
        </w:r>
      </w:del>
      <w:del w:id="188" w:author="Unknown Author" w:date="2026-04-05T03:04:29Z">
        <w:r>
          <w:rPr/>
          <w:delText>​​​​​</w:delText>
        </w:r>
      </w:del>
      <w:del w:id="189" w:author="Unknown Author" w:date="2026-04-05T03:04:29Z">
        <w:r>
          <w:rPr/>
          <w:drawing>
            <wp:anchor distT="0" distB="0" distL="114300" distR="114300" simplePos="0" relativeHeight="0" behindDoc="0" locked="0" layoutInCell="1" allowOverlap="1">
              <wp:simplePos x="0" y="0"/>
              <wp:positionH relativeFrom="column">
                <wp:posOffset>0</wp:posOffset>
              </wp:positionH>
              <wp:positionV relativeFrom="paragraph">
                <wp:posOffset>635</wp:posOffset>
              </wp:positionV>
              <wp:extent cx="6120130" cy="3924300"/>
              <wp:effectExtent l="0" t="0" r="0" b="0"/>
              <wp:wrapSquare wrapText="bothSides"/>
              <wp:docPr id="4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6.png"/>
                      <pic:cNvPicPr>
                        <a:picLocks noChangeAspect="1" noChangeArrowheads="1"/>
                      </pic:cNvPicPr>
                    </pic:nvPicPr>
                    <pic:blipFill>
                      <a:blip r:embed="rId42"/>
                      <a:stretch>
                        <a:fillRect/>
                      </a:stretch>
                    </pic:blipFill>
                    <pic:spPr bwMode="auto">
                      <a:xfrm>
                        <a:off x="0" y="0"/>
                        <a:ext cx="6120130" cy="3924300"/>
                      </a:xfrm>
                      <a:prstGeom prst="rect">
                        <a:avLst/>
                      </a:prstGeom>
                    </pic:spPr>
                  </pic:pic>
                </a:graphicData>
              </a:graphic>
            </wp:anchor>
          </w:drawing>
          <w:delText>​​​​​</w:delText>
        </w:r>
      </w:del>
      <w:del w:id="190" w:author="Unknown Author" w:date="2026-04-05T03:04:29Z">
        <w:r>
          <w:rPr>
            <w:rFonts w:eastAsia="Arial" w:cs="Arial"/>
            <w:color w:val="000000"/>
          </w:rPr>
          <w:delText>​‍‍</w:delText>
        </w:r>
      </w:del>
      <w:del w:id="191" w:author="Unknown Author" w:date="2026-04-05T03:04:29Z">
        <w:r>
          <w:drawing>
            <wp:anchor distT="0" distB="0" distL="114300" distR="114300" simplePos="0" relativeHeight="0" behindDoc="0" locked="0" layoutInCell="1" allowOverlap="1">
              <wp:simplePos x="0" y="0"/>
              <wp:positionH relativeFrom="column">
                <wp:posOffset>0</wp:posOffset>
              </wp:positionH>
              <wp:positionV relativeFrom="paragraph">
                <wp:posOffset>3840480</wp:posOffset>
              </wp:positionV>
              <wp:extent cx="6120130" cy="4007485"/>
              <wp:effectExtent l="0" t="0" r="0" b="0"/>
              <wp:wrapSquare wrapText="bothSides"/>
              <wp:docPr id="48"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9.png"/>
                      <pic:cNvPicPr>
                        <a:picLocks noChangeAspect="1" noChangeArrowheads="1"/>
                      </pic:cNvPicPr>
                    </pic:nvPicPr>
                    <pic:blipFill>
                      <a:blip r:embed="rId43"/>
                      <a:stretch>
                        <a:fillRect/>
                      </a:stretch>
                    </pic:blipFill>
                    <pic:spPr bwMode="auto">
                      <a:xfrm>
                        <a:off x="0" y="0"/>
                        <a:ext cx="6120130" cy="4007485"/>
                      </a:xfrm>
                      <a:prstGeom prst="rect">
                        <a:avLst/>
                      </a:prstGeom>
                    </pic:spPr>
                  </pic:pic>
                </a:graphicData>
              </a:graphic>
            </wp:anchor>
          </w:drawing>
        </w:r>
      </w:del>
      <w:del w:id="192" w:author="Unknown Author" w:date="2026-04-05T03:04:29Z">
        <w:r>
          <w:rPr>
            <w:rFonts w:eastAsia="Arial" w:cs="Arial"/>
            <w:color w:val="000000"/>
          </w:rPr>
          <w:delText>‍‍‍‍‍period, and (b) the 2022-2023 sampling period.</w:delText>
        </w:r>
      </w:del>
    </w:p>
    <w:p>
      <w:pPr>
        <w:pStyle w:val="Normal"/>
        <w:widowControl/>
        <w:suppressAutoHyphens w:val="true"/>
        <w:overflowPunct w:val="true"/>
        <w:bidi w:val="0"/>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del w:id="193" w:author="Unknown Author" w:date="2026-04-05T03:04:39Z"/>
        </w:rPr>
      </w:pPr>
      <w:r>
        <w:rPr>
          <w:rFonts w:eastAsia="Arial" w:cs="Arial"/>
          <w:color w:val="000000"/>
        </w:rPr>
        <w:t xml:space="preserve">The comparisons between species density between the two sampling periods showed that there were minimal differences in density between the three types of Mountain Fynbos and Succulent Karoo, but </w:t>
      </w:r>
      <w:r>
        <w:rPr>
          <w:rFonts w:eastAsia="Arial" w:cs="Arial"/>
        </w:rPr>
        <w:t>there were changes</w:t>
      </w:r>
      <w:r>
        <w:rPr>
          <w:rFonts w:eastAsia="Arial" w:cs="Arial"/>
          <w:color w:val="000000"/>
        </w:rPr>
        <w:t xml:space="preserve"> in species density observed for the Alpine Fynbos and the Strandveld (Table 3).</w:t>
      </w:r>
    </w:p>
    <w:p>
      <w:pPr>
        <w:pStyle w:val="Normal"/>
        <w:widowControl/>
        <w:suppressAutoHyphens w:val="true"/>
        <w:overflowPunct w:val="true"/>
        <w:bidi w:val="0"/>
        <w:spacing w:lineRule="auto" w:line="360" w:before="0" w:after="140"/>
        <w:jc w:val="both"/>
        <w:rPr>
          <w:ins w:id="195" w:author="Unknown Author" w:date="2026-04-06T04:32:29Z"/>
          <w:rFonts w:ascii="Arial" w:hAnsi="Arial" w:eastAsia="Arial" w:cs="Arial"/>
          <w:b/>
          <w:bCs/>
          <w:color w:val="000000"/>
        </w:rPr>
      </w:pPr>
      <w:ins w:id="194" w:author="Unknown Author" w:date="2026-04-06T04:32:29Z">
        <w:r>
          <w:rPr>
            <w:rFonts w:eastAsia="Arial" w:cs="Arial"/>
            <w:b/>
            <w:bCs/>
            <w:color w:val="000000"/>
          </w:rPr>
        </w:r>
      </w:ins>
    </w:p>
    <w:p>
      <w:pPr>
        <w:pStyle w:val="Normal"/>
        <w:spacing w:lineRule="auto" w:line="360" w:before="0" w:after="140"/>
        <w:jc w:val="both"/>
        <w:rPr>
          <w:ins w:id="209" w:author="Unknown Author" w:date="2026-04-06T04:32:29Z"/>
        </w:rPr>
      </w:pPr>
      <w:ins w:id="196" w:author="Unknown Author" w:date="2026-04-06T04:32:29Z">
        <w:r>
          <w:rPr>
            <w:rFonts w:eastAsia="Arial" w:cs="Arial"/>
            <w:b/>
            <w:bCs/>
            <w:color w:val="000000"/>
          </w:rPr>
          <w:t>Table 3</w:t>
        </w:r>
      </w:ins>
      <w:ins w:id="197" w:author="Unknown Author" w:date="2026-04-06T04:32:29Z">
        <w:r>
          <w:rPr>
            <w:rFonts w:eastAsia="Arial" w:cs="Arial"/>
            <w:b/>
            <w:bCs/>
          </w:rPr>
          <w:t>:</w:t>
        </w:r>
      </w:ins>
      <w:ins w:id="198" w:author="Unknown Author" w:date="2026-04-06T04:32:29Z">
        <w:r>
          <w:rPr>
            <w:rFonts w:eastAsia="Arial" w:cs="Arial"/>
            <w:color w:val="000000"/>
          </w:rPr>
          <w:t xml:space="preserve"> Mean species density (± standard error) of </w:t>
        </w:r>
      </w:ins>
      <w:ins w:id="199" w:author="Unknown Author" w:date="2026-04-06T04:32:29Z">
        <w:r>
          <w:rPr>
            <w:rFonts w:eastAsia="Arial" w:cs="Arial"/>
            <w:i/>
            <w:iCs/>
            <w:color w:val="000000"/>
          </w:rPr>
          <w:t>Anthia decemguttata</w:t>
        </w:r>
      </w:ins>
      <w:ins w:id="200" w:author="Unknown Author" w:date="2026-04-06T04:32:29Z">
        <w:r>
          <w:rPr>
            <w:rFonts w:eastAsia="Arial" w:cs="Arial"/>
            <w:i w:val="false"/>
            <w:iCs w:val="false"/>
            <w:color w:val="000000"/>
          </w:rPr>
          <w:t>,</w:t>
        </w:r>
      </w:ins>
      <w:ins w:id="201" w:author="Unknown Author" w:date="2026-04-06T04:32:29Z">
        <w:r>
          <w:rPr>
            <w:rFonts w:eastAsia="Arial" w:cs="Arial"/>
            <w:i/>
            <w:iCs/>
            <w:color w:val="000000"/>
          </w:rPr>
          <w:t xml:space="preserve"> Stenocara dentata</w:t>
        </w:r>
      </w:ins>
      <w:ins w:id="202" w:author="Unknown Author" w:date="2026-04-06T04:32:29Z">
        <w:r>
          <w:rPr>
            <w:rFonts w:eastAsia="Arial" w:cs="Arial"/>
            <w:i w:val="false"/>
            <w:iCs w:val="false"/>
            <w:color w:val="000000"/>
          </w:rPr>
          <w:t xml:space="preserve">, and </w:t>
        </w:r>
      </w:ins>
      <w:ins w:id="203" w:author="Unknown Author" w:date="2026-04-06T04:32:29Z">
        <w:r>
          <w:rPr>
            <w:rFonts w:eastAsia="Arial" w:cs="Arial"/>
            <w:i/>
            <w:iCs/>
            <w:color w:val="000000"/>
          </w:rPr>
          <w:t>Zophosis gracilocornis</w:t>
        </w:r>
      </w:ins>
      <w:ins w:id="204" w:author="Unknown Author" w:date="2026-04-06T04:32:29Z">
        <w:r>
          <w:rPr>
            <w:rFonts w:eastAsia="Arial" w:cs="Arial"/>
            <w:i w:val="false"/>
            <w:iCs w:val="false"/>
            <w:color w:val="000000"/>
          </w:rPr>
          <w:t>,</w:t>
        </w:r>
      </w:ins>
      <w:ins w:id="205" w:author="Unknown Author" w:date="2026-04-06T04:32:29Z">
        <w:r>
          <w:rPr>
            <w:rFonts w:eastAsia="Arial" w:cs="Arial"/>
            <w:i/>
            <w:iCs/>
            <w:color w:val="000000"/>
          </w:rPr>
          <w:t xml:space="preserve"> </w:t>
        </w:r>
      </w:ins>
      <w:ins w:id="206" w:author="Unknown Author" w:date="2026-04-06T04:32:29Z">
        <w:r>
          <w:rPr>
            <w:rFonts w:eastAsia="Arial" w:cs="Arial"/>
            <w:color w:val="000000"/>
          </w:rPr>
          <w:t>compared</w:t>
        </w:r>
      </w:ins>
      <w:ins w:id="207" w:author="Unknown Author" w:date="2026-04-06T04:32:29Z">
        <w:r>
          <w:rPr/>
          <w:commentReference w:id="23"/>
        </w:r>
      </w:ins>
      <w:ins w:id="208" w:author="Unknown Author" w:date="2026-04-06T04:32:29Z">
        <w:r>
          <w:rPr>
            <w:rFonts w:eastAsia="Arial" w:cs="Arial"/>
            <w:color w:val="000000"/>
          </w:rPr>
          <w:t xml:space="preserve"> between the sampling periods, grouped by vegetation type.</w:t>
        </w:r>
      </w:ins>
    </w:p>
    <w:tbl>
      <w:tblPr>
        <w:tblW w:w="9638" w:type="dxa"/>
        <w:jc w:val="left"/>
        <w:tblInd w:w="80" w:type="dxa"/>
        <w:tblLayout w:type="fixed"/>
        <w:tblCellMar>
          <w:top w:w="0" w:type="dxa"/>
          <w:left w:w="108" w:type="dxa"/>
          <w:bottom w:w="0" w:type="dxa"/>
          <w:right w:w="108" w:type="dxa"/>
        </w:tblCellMar>
      </w:tblPr>
      <w:tblGrid>
        <w:gridCol w:w="3407"/>
        <w:gridCol w:w="3562"/>
        <w:gridCol w:w="2669"/>
      </w:tblGrid>
      <w:tr>
        <w:trPr>
          <w:ins w:id="210" w:author="Unknown Author" w:date="2026-04-06T04:32:29Z"/>
        </w:trPr>
        <w:tc>
          <w:tcPr>
            <w:tcW w:w="3407" w:type="dxa"/>
            <w:tcBorders>
              <w:top w:val="single" w:sz="6" w:space="0" w:color="000000"/>
              <w:bottom w:val="single" w:sz="4" w:space="0" w:color="000000"/>
            </w:tcBorders>
            <w:vAlign w:val="center"/>
          </w:tcPr>
          <w:p>
            <w:pPr>
              <w:pStyle w:val="Normal"/>
              <w:spacing w:lineRule="auto" w:line="360" w:before="0" w:after="140"/>
              <w:jc w:val="both"/>
              <w:rPr>
                <w:ins w:id="212" w:author="Unknown Author" w:date="2026-04-06T04:32:29Z"/>
              </w:rPr>
            </w:pPr>
            <w:ins w:id="211" w:author="Unknown Author" w:date="2026-04-06T04:32:29Z">
              <w:r>
                <w:rPr>
                  <w:rFonts w:eastAsia="Arial" w:cs="Arial"/>
                  <w:color w:val="000000"/>
                </w:rPr>
                <w:t>Vegetation type</w:t>
              </w:r>
            </w:ins>
          </w:p>
        </w:tc>
        <w:tc>
          <w:tcPr>
            <w:tcW w:w="3562" w:type="dxa"/>
            <w:tcBorders>
              <w:top w:val="single" w:sz="6" w:space="0" w:color="000000"/>
              <w:bottom w:val="single" w:sz="4" w:space="0" w:color="000000"/>
            </w:tcBorders>
            <w:vAlign w:val="center"/>
          </w:tcPr>
          <w:p>
            <w:pPr>
              <w:pStyle w:val="Normal"/>
              <w:spacing w:lineRule="auto" w:line="360" w:before="0" w:after="140"/>
              <w:jc w:val="center"/>
              <w:rPr>
                <w:ins w:id="214" w:author="Unknown Author" w:date="2026-04-06T04:32:29Z"/>
              </w:rPr>
            </w:pPr>
            <w:ins w:id="213" w:author="Unknown Author" w:date="2026-04-06T04:32:29Z">
              <w:r>
                <w:rPr>
                  <w:rFonts w:eastAsia="Arial" w:cs="Arial"/>
                  <w:color w:val="000000"/>
                </w:rPr>
                <w:t>2002/2003</w:t>
              </w:r>
            </w:ins>
          </w:p>
          <w:p>
            <w:pPr>
              <w:pStyle w:val="Normal"/>
              <w:spacing w:lineRule="auto" w:line="360" w:before="0" w:after="140"/>
              <w:jc w:val="center"/>
              <w:rPr>
                <w:ins w:id="216" w:author="Unknown Author" w:date="2026-04-06T04:32:29Z"/>
              </w:rPr>
            </w:pPr>
            <w:ins w:id="215" w:author="Unknown Author" w:date="2026-04-06T04:32:29Z">
              <w:r>
                <w:rPr>
                  <w:rFonts w:eastAsia="Arial" w:cs="Arial"/>
                  <w:color w:val="000000"/>
                </w:rPr>
                <w:t>(mean ± SE)</w:t>
              </w:r>
            </w:ins>
          </w:p>
        </w:tc>
        <w:tc>
          <w:tcPr>
            <w:tcW w:w="2669" w:type="dxa"/>
            <w:tcBorders>
              <w:top w:val="single" w:sz="6" w:space="0" w:color="000000"/>
              <w:bottom w:val="single" w:sz="4" w:space="0" w:color="000000"/>
            </w:tcBorders>
            <w:vAlign w:val="center"/>
          </w:tcPr>
          <w:p>
            <w:pPr>
              <w:pStyle w:val="Normal"/>
              <w:spacing w:lineRule="auto" w:line="360" w:before="0" w:after="140"/>
              <w:jc w:val="center"/>
              <w:rPr>
                <w:ins w:id="218" w:author="Unknown Author" w:date="2026-04-06T04:32:29Z"/>
              </w:rPr>
            </w:pPr>
            <w:ins w:id="217" w:author="Unknown Author" w:date="2026-04-06T04:32:29Z">
              <w:r>
                <w:rPr>
                  <w:rFonts w:eastAsia="Arial" w:cs="Arial"/>
                  <w:color w:val="000000"/>
                </w:rPr>
                <w:t>2022-2023</w:t>
              </w:r>
            </w:ins>
          </w:p>
          <w:p>
            <w:pPr>
              <w:pStyle w:val="Normal"/>
              <w:spacing w:lineRule="auto" w:line="360" w:before="0" w:after="140"/>
              <w:jc w:val="center"/>
              <w:rPr>
                <w:ins w:id="220" w:author="Unknown Author" w:date="2026-04-06T04:32:29Z"/>
              </w:rPr>
            </w:pPr>
            <w:ins w:id="219" w:author="Unknown Author" w:date="2026-04-06T04:32:29Z">
              <w:r>
                <w:rPr>
                  <w:rFonts w:eastAsia="Arial" w:cs="Arial"/>
                  <w:color w:val="000000"/>
                </w:rPr>
                <w:t>(mean ± SE)</w:t>
              </w:r>
            </w:ins>
          </w:p>
        </w:tc>
      </w:tr>
      <w:tr>
        <w:trPr>
          <w:ins w:id="221" w:author="Unknown Author" w:date="2026-04-06T04:32:29Z"/>
        </w:trPr>
        <w:tc>
          <w:tcPr>
            <w:tcW w:w="3407" w:type="dxa"/>
            <w:tcBorders>
              <w:top w:val="single" w:sz="4" w:space="0" w:color="000000"/>
            </w:tcBorders>
            <w:vAlign w:val="center"/>
          </w:tcPr>
          <w:p>
            <w:pPr>
              <w:pStyle w:val="Normal"/>
              <w:spacing w:lineRule="auto" w:line="360" w:before="0" w:after="140"/>
              <w:jc w:val="both"/>
              <w:rPr>
                <w:ins w:id="223" w:author="Unknown Author" w:date="2026-04-06T04:32:29Z"/>
              </w:rPr>
            </w:pPr>
            <w:ins w:id="222" w:author="Unknown Author" w:date="2026-04-06T04:32:29Z">
              <w:r>
                <w:rPr>
                  <w:rFonts w:eastAsia="Arial" w:cs="Arial"/>
                  <w:color w:val="000000"/>
                </w:rPr>
                <w:t>Strandveld</w:t>
              </w:r>
            </w:ins>
          </w:p>
        </w:tc>
        <w:tc>
          <w:tcPr>
            <w:tcW w:w="3562" w:type="dxa"/>
            <w:tcBorders>
              <w:top w:val="single" w:sz="4" w:space="0" w:color="000000"/>
            </w:tcBorders>
            <w:vAlign w:val="center"/>
          </w:tcPr>
          <w:p>
            <w:pPr>
              <w:pStyle w:val="Normal"/>
              <w:spacing w:lineRule="auto" w:line="360" w:before="0" w:after="140"/>
              <w:jc w:val="center"/>
              <w:rPr>
                <w:ins w:id="225" w:author="Unknown Author" w:date="2026-04-06T04:32:29Z"/>
              </w:rPr>
            </w:pPr>
            <w:ins w:id="224" w:author="Unknown Author" w:date="2026-04-06T04:32:29Z">
              <w:r>
                <w:rPr>
                  <w:rFonts w:eastAsia="Arial" w:cs="Arial"/>
                  <w:color w:val="000000"/>
                </w:rPr>
                <w:t>7 ± 0.567</w:t>
              </w:r>
            </w:ins>
          </w:p>
        </w:tc>
        <w:tc>
          <w:tcPr>
            <w:tcW w:w="2669" w:type="dxa"/>
            <w:tcBorders>
              <w:top w:val="single" w:sz="4" w:space="0" w:color="000000"/>
            </w:tcBorders>
            <w:vAlign w:val="center"/>
          </w:tcPr>
          <w:p>
            <w:pPr>
              <w:pStyle w:val="Normal"/>
              <w:spacing w:lineRule="auto" w:line="360" w:before="0" w:after="140"/>
              <w:jc w:val="center"/>
              <w:rPr>
                <w:ins w:id="227" w:author="Unknown Author" w:date="2026-04-06T04:32:29Z"/>
              </w:rPr>
            </w:pPr>
            <w:ins w:id="226" w:author="Unknown Author" w:date="2026-04-06T04:32:29Z">
              <w:r>
                <w:rPr>
                  <w:rFonts w:eastAsia="Arial" w:cs="Arial"/>
                  <w:color w:val="000000"/>
                </w:rPr>
                <w:t>3 ± 1</w:t>
              </w:r>
            </w:ins>
          </w:p>
        </w:tc>
      </w:tr>
      <w:tr>
        <w:trPr>
          <w:ins w:id="228" w:author="Unknown Author" w:date="2026-04-06T04:32:29Z"/>
        </w:trPr>
        <w:tc>
          <w:tcPr>
            <w:tcW w:w="3407" w:type="dxa"/>
            <w:tcBorders/>
            <w:vAlign w:val="center"/>
          </w:tcPr>
          <w:p>
            <w:pPr>
              <w:pStyle w:val="Normal"/>
              <w:spacing w:lineRule="auto" w:line="360" w:before="0" w:after="140"/>
              <w:jc w:val="both"/>
              <w:rPr>
                <w:ins w:id="230" w:author="Unknown Author" w:date="2026-04-06T04:32:29Z"/>
              </w:rPr>
            </w:pPr>
            <w:ins w:id="229" w:author="Unknown Author" w:date="2026-04-06T04:32:29Z">
              <w:r>
                <w:rPr>
                  <w:rFonts w:eastAsia="Arial" w:cs="Arial"/>
                  <w:color w:val="000000"/>
                </w:rPr>
                <w:t>Restioid Fynbos</w:t>
              </w:r>
            </w:ins>
          </w:p>
        </w:tc>
        <w:tc>
          <w:tcPr>
            <w:tcW w:w="3562" w:type="dxa"/>
            <w:tcBorders/>
            <w:vAlign w:val="center"/>
          </w:tcPr>
          <w:p>
            <w:pPr>
              <w:pStyle w:val="Normal"/>
              <w:spacing w:lineRule="auto" w:line="360" w:before="0" w:after="140"/>
              <w:jc w:val="center"/>
              <w:rPr>
                <w:ins w:id="232" w:author="Unknown Author" w:date="2026-04-06T04:32:29Z"/>
              </w:rPr>
            </w:pPr>
            <w:ins w:id="231" w:author="Unknown Author" w:date="2026-04-06T04:32:29Z">
              <w:r>
                <w:rPr>
                  <w:rFonts w:eastAsia="Arial" w:cs="Arial"/>
                  <w:color w:val="000000"/>
                </w:rPr>
                <w:t>3.67 ± 0.491</w:t>
              </w:r>
            </w:ins>
          </w:p>
        </w:tc>
        <w:tc>
          <w:tcPr>
            <w:tcW w:w="2669" w:type="dxa"/>
            <w:tcBorders/>
            <w:vAlign w:val="center"/>
          </w:tcPr>
          <w:p>
            <w:pPr>
              <w:pStyle w:val="Normal"/>
              <w:spacing w:lineRule="auto" w:line="360" w:before="0" w:after="140"/>
              <w:jc w:val="center"/>
              <w:rPr>
                <w:ins w:id="234" w:author="Unknown Author" w:date="2026-04-06T04:32:29Z"/>
              </w:rPr>
            </w:pPr>
            <w:ins w:id="233" w:author="Unknown Author" w:date="2026-04-06T04:32:29Z">
              <w:r>
                <w:rPr>
                  <w:rFonts w:eastAsia="Arial" w:cs="Arial"/>
                  <w:color w:val="000000"/>
                </w:rPr>
                <w:t>3 ± 0.348</w:t>
              </w:r>
            </w:ins>
          </w:p>
        </w:tc>
      </w:tr>
      <w:tr>
        <w:trPr>
          <w:ins w:id="235" w:author="Unknown Author" w:date="2026-04-06T04:32:29Z"/>
        </w:trPr>
        <w:tc>
          <w:tcPr>
            <w:tcW w:w="3407" w:type="dxa"/>
            <w:tcBorders/>
            <w:vAlign w:val="center"/>
          </w:tcPr>
          <w:p>
            <w:pPr>
              <w:pStyle w:val="Normal"/>
              <w:spacing w:lineRule="auto" w:line="360" w:before="0" w:after="140"/>
              <w:jc w:val="both"/>
              <w:rPr>
                <w:ins w:id="237" w:author="Unknown Author" w:date="2026-04-06T04:32:29Z"/>
              </w:rPr>
            </w:pPr>
            <w:ins w:id="236" w:author="Unknown Author" w:date="2026-04-06T04:32:29Z">
              <w:r>
                <w:rPr>
                  <w:rFonts w:eastAsia="Arial" w:cs="Arial"/>
                  <w:color w:val="000000"/>
                </w:rPr>
                <w:t>Proteoid Fynbos</w:t>
              </w:r>
            </w:ins>
          </w:p>
        </w:tc>
        <w:tc>
          <w:tcPr>
            <w:tcW w:w="3562" w:type="dxa"/>
            <w:tcBorders/>
            <w:vAlign w:val="center"/>
          </w:tcPr>
          <w:p>
            <w:pPr>
              <w:pStyle w:val="Normal"/>
              <w:spacing w:lineRule="auto" w:line="360" w:before="0" w:after="140"/>
              <w:jc w:val="center"/>
              <w:rPr>
                <w:ins w:id="239" w:author="Unknown Author" w:date="2026-04-06T04:32:29Z"/>
              </w:rPr>
            </w:pPr>
            <w:ins w:id="238" w:author="Unknown Author" w:date="2026-04-06T04:32:29Z">
              <w:r>
                <w:rPr>
                  <w:rFonts w:eastAsia="Arial" w:cs="Arial"/>
                  <w:color w:val="000000"/>
                </w:rPr>
                <w:t>4.83 ± 0.527</w:t>
              </w:r>
            </w:ins>
          </w:p>
        </w:tc>
        <w:tc>
          <w:tcPr>
            <w:tcW w:w="2669" w:type="dxa"/>
            <w:tcBorders/>
            <w:vAlign w:val="center"/>
          </w:tcPr>
          <w:p>
            <w:pPr>
              <w:pStyle w:val="Normal"/>
              <w:spacing w:lineRule="auto" w:line="360" w:before="0" w:after="140"/>
              <w:jc w:val="center"/>
              <w:rPr>
                <w:ins w:id="241" w:author="Unknown Author" w:date="2026-04-06T04:32:29Z"/>
              </w:rPr>
            </w:pPr>
            <w:ins w:id="240" w:author="Unknown Author" w:date="2026-04-06T04:32:29Z">
              <w:r>
                <w:rPr>
                  <w:rFonts w:eastAsia="Arial" w:cs="Arial"/>
                  <w:color w:val="000000"/>
                </w:rPr>
                <w:t>4.25 ± 0.629</w:t>
              </w:r>
            </w:ins>
          </w:p>
        </w:tc>
      </w:tr>
      <w:tr>
        <w:trPr>
          <w:ins w:id="242" w:author="Unknown Author" w:date="2026-04-06T04:32:29Z"/>
        </w:trPr>
        <w:tc>
          <w:tcPr>
            <w:tcW w:w="3407" w:type="dxa"/>
            <w:tcBorders/>
            <w:vAlign w:val="center"/>
          </w:tcPr>
          <w:p>
            <w:pPr>
              <w:pStyle w:val="Normal"/>
              <w:spacing w:lineRule="auto" w:line="360" w:before="0" w:after="140"/>
              <w:jc w:val="both"/>
              <w:rPr>
                <w:ins w:id="244" w:author="Unknown Author" w:date="2026-04-06T04:32:29Z"/>
              </w:rPr>
            </w:pPr>
            <w:ins w:id="243" w:author="Unknown Author" w:date="2026-04-06T04:32:29Z">
              <w:r>
                <w:rPr>
                  <w:rFonts w:eastAsia="Arial" w:cs="Arial"/>
                  <w:color w:val="000000"/>
                </w:rPr>
                <w:t>Ericaceous Fynbos</w:t>
              </w:r>
            </w:ins>
          </w:p>
        </w:tc>
        <w:tc>
          <w:tcPr>
            <w:tcW w:w="3562" w:type="dxa"/>
            <w:tcBorders/>
            <w:vAlign w:val="center"/>
          </w:tcPr>
          <w:p>
            <w:pPr>
              <w:pStyle w:val="Normal"/>
              <w:spacing w:lineRule="auto" w:line="360" w:before="0" w:after="140"/>
              <w:jc w:val="center"/>
              <w:rPr>
                <w:ins w:id="246" w:author="Unknown Author" w:date="2026-04-06T04:32:29Z"/>
              </w:rPr>
            </w:pPr>
            <w:ins w:id="245" w:author="Unknown Author" w:date="2026-04-06T04:32:29Z">
              <w:r>
                <w:rPr>
                  <w:rFonts w:eastAsia="Arial" w:cs="Arial"/>
                  <w:color w:val="000000"/>
                </w:rPr>
                <w:t>3.28 ± 0.197</w:t>
              </w:r>
            </w:ins>
          </w:p>
        </w:tc>
        <w:tc>
          <w:tcPr>
            <w:tcW w:w="2669" w:type="dxa"/>
            <w:tcBorders/>
            <w:vAlign w:val="center"/>
          </w:tcPr>
          <w:p>
            <w:pPr>
              <w:pStyle w:val="Normal"/>
              <w:spacing w:lineRule="auto" w:line="360" w:before="0" w:after="140"/>
              <w:jc w:val="center"/>
              <w:rPr>
                <w:ins w:id="248" w:author="Unknown Author" w:date="2026-04-06T04:32:29Z"/>
              </w:rPr>
            </w:pPr>
            <w:ins w:id="247" w:author="Unknown Author" w:date="2026-04-06T04:32:29Z">
              <w:r>
                <w:rPr>
                  <w:rFonts w:eastAsia="Arial" w:cs="Arial"/>
                  <w:color w:val="000000"/>
                </w:rPr>
                <w:t>3.5 ± 0.25</w:t>
              </w:r>
            </w:ins>
          </w:p>
        </w:tc>
      </w:tr>
      <w:tr>
        <w:trPr>
          <w:ins w:id="249" w:author="Unknown Author" w:date="2026-04-06T04:32:29Z"/>
        </w:trPr>
        <w:tc>
          <w:tcPr>
            <w:tcW w:w="3407" w:type="dxa"/>
            <w:tcBorders/>
            <w:vAlign w:val="center"/>
          </w:tcPr>
          <w:p>
            <w:pPr>
              <w:pStyle w:val="Normal"/>
              <w:spacing w:lineRule="auto" w:line="360" w:before="0" w:after="140"/>
              <w:jc w:val="both"/>
              <w:rPr>
                <w:ins w:id="251" w:author="Unknown Author" w:date="2026-04-06T04:32:29Z"/>
              </w:rPr>
            </w:pPr>
            <w:ins w:id="250" w:author="Unknown Author" w:date="2026-04-06T04:32:29Z">
              <w:r>
                <w:rPr>
                  <w:rFonts w:eastAsia="Arial" w:cs="Arial"/>
                  <w:color w:val="000000"/>
                </w:rPr>
                <w:t>Alpine Fynbos</w:t>
              </w:r>
            </w:ins>
          </w:p>
        </w:tc>
        <w:tc>
          <w:tcPr>
            <w:tcW w:w="3562" w:type="dxa"/>
            <w:tcBorders/>
            <w:vAlign w:val="center"/>
          </w:tcPr>
          <w:p>
            <w:pPr>
              <w:pStyle w:val="Normal"/>
              <w:spacing w:lineRule="auto" w:line="360" w:before="0" w:after="140"/>
              <w:jc w:val="center"/>
              <w:rPr>
                <w:ins w:id="253" w:author="Unknown Author" w:date="2026-04-06T04:32:29Z"/>
              </w:rPr>
            </w:pPr>
            <w:ins w:id="252" w:author="Unknown Author" w:date="2026-04-06T04:32:29Z">
              <w:r>
                <w:rPr>
                  <w:rFonts w:eastAsia="Arial" w:cs="Arial"/>
                  <w:color w:val="000000"/>
                </w:rPr>
                <w:t>1.12 ± 0.227</w:t>
              </w:r>
            </w:ins>
          </w:p>
        </w:tc>
        <w:tc>
          <w:tcPr>
            <w:tcW w:w="2669" w:type="dxa"/>
            <w:tcBorders/>
            <w:vAlign w:val="center"/>
          </w:tcPr>
          <w:p>
            <w:pPr>
              <w:pStyle w:val="Normal"/>
              <w:spacing w:lineRule="auto" w:line="360" w:before="0" w:after="140"/>
              <w:jc w:val="center"/>
              <w:rPr>
                <w:ins w:id="255" w:author="Unknown Author" w:date="2026-04-06T04:32:29Z"/>
              </w:rPr>
            </w:pPr>
            <w:ins w:id="254" w:author="Unknown Author" w:date="2026-04-06T04:32:29Z">
              <w:r>
                <w:rPr>
                  <w:rFonts w:eastAsia="Arial" w:cs="Arial"/>
                  <w:color w:val="000000"/>
                </w:rPr>
                <w:t>2.5 ± 0.645</w:t>
              </w:r>
            </w:ins>
          </w:p>
        </w:tc>
      </w:tr>
      <w:tr>
        <w:trPr>
          <w:ins w:id="256" w:author="Unknown Author" w:date="2026-04-06T04:32:29Z"/>
        </w:trPr>
        <w:tc>
          <w:tcPr>
            <w:tcW w:w="3407" w:type="dxa"/>
            <w:tcBorders>
              <w:bottom w:val="single" w:sz="6" w:space="0" w:color="000000"/>
            </w:tcBorders>
            <w:vAlign w:val="center"/>
          </w:tcPr>
          <w:p>
            <w:pPr>
              <w:pStyle w:val="Normal"/>
              <w:spacing w:lineRule="auto" w:line="360" w:before="0" w:after="140"/>
              <w:jc w:val="both"/>
              <w:rPr>
                <w:ins w:id="258" w:author="Unknown Author" w:date="2026-04-06T04:32:29Z"/>
              </w:rPr>
            </w:pPr>
            <w:ins w:id="257" w:author="Unknown Author" w:date="2026-04-06T04:32:29Z">
              <w:r>
                <w:rPr>
                  <w:rFonts w:eastAsia="Arial" w:cs="Arial"/>
                  <w:color w:val="000000"/>
                </w:rPr>
                <w:t>Succulent Karoo</w:t>
              </w:r>
            </w:ins>
          </w:p>
        </w:tc>
        <w:tc>
          <w:tcPr>
            <w:tcW w:w="3562" w:type="dxa"/>
            <w:tcBorders>
              <w:bottom w:val="single" w:sz="6" w:space="0" w:color="000000"/>
            </w:tcBorders>
            <w:vAlign w:val="center"/>
          </w:tcPr>
          <w:p>
            <w:pPr>
              <w:pStyle w:val="Normal"/>
              <w:spacing w:lineRule="auto" w:line="360" w:before="0" w:after="140"/>
              <w:jc w:val="center"/>
              <w:rPr>
                <w:ins w:id="260" w:author="Unknown Author" w:date="2026-04-06T04:32:29Z"/>
              </w:rPr>
            </w:pPr>
            <w:ins w:id="259" w:author="Unknown Author" w:date="2026-04-06T04:32:29Z">
              <w:r>
                <w:rPr>
                  <w:rFonts w:eastAsia="Arial" w:cs="Arial"/>
                  <w:color w:val="000000"/>
                </w:rPr>
                <w:t>2.88 ± 0.227</w:t>
              </w:r>
            </w:ins>
          </w:p>
        </w:tc>
        <w:tc>
          <w:tcPr>
            <w:tcW w:w="2669" w:type="dxa"/>
            <w:tcBorders>
              <w:bottom w:val="single" w:sz="6" w:space="0" w:color="000000"/>
            </w:tcBorders>
            <w:vAlign w:val="center"/>
          </w:tcPr>
          <w:p>
            <w:pPr>
              <w:pStyle w:val="Normal"/>
              <w:spacing w:lineRule="auto" w:line="360" w:before="0" w:after="140"/>
              <w:jc w:val="center"/>
              <w:rPr>
                <w:ins w:id="262" w:author="Unknown Author" w:date="2026-04-06T04:32:29Z"/>
              </w:rPr>
            </w:pPr>
            <w:ins w:id="261" w:author="Unknown Author" w:date="2026-04-06T04:32:29Z">
              <w:r>
                <w:rPr>
                  <w:rFonts w:eastAsia="Arial" w:cs="Arial"/>
                  <w:color w:val="000000"/>
                </w:rPr>
                <w:t>3 ± 0.408</w:t>
              </w:r>
            </w:ins>
          </w:p>
        </w:tc>
      </w:tr>
    </w:tbl>
    <w:p>
      <w:pPr>
        <w:pStyle w:val="Normal"/>
        <w:spacing w:lineRule="auto" w:line="360" w:before="0" w:after="140"/>
        <w:jc w:val="both"/>
        <w:rPr>
          <w:ins w:id="264" w:author="Unknown Author" w:date="2026-04-05T03:04:44Z"/>
          <w:rFonts w:ascii="Arial" w:hAnsi="Arial" w:eastAsia="Arial" w:cs="Arial"/>
          <w:color w:val="000000"/>
        </w:rPr>
      </w:pPr>
      <w:ins w:id="263" w:author="Unknown Author" w:date="2026-04-05T03:04:44Z">
        <w:r>
          <w:rPr>
            <w:rFonts w:eastAsia="Arial" w:cs="Arial"/>
            <w:color w:val="000000"/>
          </w:rPr>
        </w:r>
      </w:ins>
      <w:r>
        <w:br w:type="page"/>
      </w:r>
    </w:p>
    <w:p>
      <w:pPr>
        <w:pStyle w:val="Normal"/>
        <w:spacing w:lineRule="auto" w:line="360" w:before="0" w:after="140"/>
        <w:jc w:val="both"/>
        <w:rPr>
          <w:del w:id="266" w:author="Unknown Author" w:date="2026-04-05T03:04:48Z"/>
          <w:rFonts w:eastAsia="Arial" w:cs="Arial"/>
          <w:b/>
          <w:bCs/>
          <w:color w:val="000000"/>
        </w:rPr>
      </w:pPr>
      <w:del w:id="265" w:author="Unknown Author" w:date="2026-04-05T03:04:48Z">
        <w:r>
          <w:rPr>
            <w:rFonts w:eastAsia="Arial" w:cs="Arial"/>
            <w:b/>
            <w:bCs/>
            <w:color w:val="000000"/>
          </w:rPr>
        </w:r>
      </w:del>
    </w:p>
    <w:p>
      <w:pPr>
        <w:pStyle w:val="Normal"/>
        <w:spacing w:lineRule="auto" w:line="360" w:before="0" w:after="140"/>
        <w:jc w:val="both"/>
        <w:rPr>
          <w:del w:id="273" w:author="Unknown Author" w:date="2026-04-06T04:32:25Z"/>
        </w:rPr>
      </w:pPr>
      <w:del w:id="267" w:author="Unknown Author" w:date="2026-04-06T04:32:25Z">
        <w:r>
          <w:rPr>
            <w:rFonts w:eastAsia="Arial" w:cs="Arial"/>
            <w:b/>
            <w:bCs/>
            <w:color w:val="000000"/>
          </w:rPr>
          <w:delText>Table 3</w:delText>
        </w:r>
      </w:del>
      <w:del w:id="268" w:author="Unknown Author" w:date="2026-04-06T04:32:25Z">
        <w:r>
          <w:rPr>
            <w:rFonts w:eastAsia="Arial" w:cs="Arial"/>
            <w:b/>
            <w:bCs/>
          </w:rPr>
          <w:delText>:</w:delText>
        </w:r>
      </w:del>
      <w:del w:id="269" w:author="Unknown Author" w:date="2026-04-06T04:32:25Z">
        <w:r>
          <w:rPr>
            <w:rFonts w:eastAsia="Arial" w:cs="Arial"/>
            <w:color w:val="000000"/>
          </w:rPr>
          <w:delText xml:space="preserve"> Mean species density (± standard error) </w:delText>
        </w:r>
      </w:del>
      <w:del w:id="270" w:author="Unknown Author" w:date="2026-04-06T04:32:25Z">
        <w:r>
          <w:rPr>
            <w:rFonts w:eastAsia="Arial" w:cs="Arial"/>
            <w:color w:val="000000"/>
          </w:rPr>
          <w:delText>compared</w:delText>
        </w:r>
      </w:del>
      <w:del w:id="271" w:author="Unknown Author" w:date="2026-04-06T04:32:25Z">
        <w:r>
          <w:rPr/>
          <w:commentReference w:id="24"/>
        </w:r>
      </w:del>
      <w:del w:id="272" w:author="Unknown Author" w:date="2026-04-06T04:32:25Z">
        <w:r>
          <w:rPr>
            <w:rFonts w:eastAsia="Arial" w:cs="Arial"/>
            <w:color w:val="000000"/>
          </w:rPr>
          <w:delText xml:space="preserve"> between the sampling periods, grouped by vegetation type.</w:delText>
        </w:r>
      </w:del>
    </w:p>
    <w:tbl>
      <w:tblPr>
        <w:tblW w:w="9638" w:type="dxa"/>
        <w:jc w:val="left"/>
        <w:tblInd w:w="80" w:type="dxa"/>
        <w:tblLayout w:type="fixed"/>
        <w:tblCellMar>
          <w:top w:w="0" w:type="dxa"/>
          <w:left w:w="108" w:type="dxa"/>
          <w:bottom w:w="0" w:type="dxa"/>
          <w:right w:w="108" w:type="dxa"/>
        </w:tblCellMar>
      </w:tblPr>
      <w:tblGrid>
        <w:gridCol w:w="3407"/>
        <w:gridCol w:w="3562"/>
        <w:gridCol w:w="2669"/>
      </w:tblGrid>
      <w:tr>
        <w:trPr>
          <w:del w:id="274" w:author="Unknown Author" w:date="2026-04-06T04:32:25Z"/>
        </w:trPr>
        <w:tc>
          <w:tcPr>
            <w:tcW w:w="3407" w:type="dxa"/>
            <w:tcBorders>
              <w:top w:val="single" w:sz="6" w:space="0" w:color="000000"/>
              <w:bottom w:val="single" w:sz="4" w:space="0" w:color="000000"/>
            </w:tcBorders>
            <w:vAlign w:val="center"/>
          </w:tcPr>
          <w:p>
            <w:pPr>
              <w:pStyle w:val="Normal"/>
              <w:spacing w:lineRule="auto" w:line="360" w:before="0" w:after="140"/>
              <w:jc w:val="both"/>
              <w:rPr>
                <w:del w:id="276" w:author="Unknown Author" w:date="2026-04-06T04:32:25Z"/>
              </w:rPr>
            </w:pPr>
            <w:del w:id="275" w:author="Unknown Author" w:date="2026-04-06T04:32:25Z">
              <w:r>
                <w:rPr>
                  <w:rFonts w:eastAsia="Arial" w:cs="Arial"/>
                  <w:color w:val="000000"/>
                </w:rPr>
                <w:delText>Vegetation type</w:delText>
              </w:r>
            </w:del>
          </w:p>
        </w:tc>
        <w:tc>
          <w:tcPr>
            <w:tcW w:w="3562" w:type="dxa"/>
            <w:tcBorders>
              <w:top w:val="single" w:sz="6" w:space="0" w:color="000000"/>
              <w:bottom w:val="single" w:sz="4" w:space="0" w:color="000000"/>
            </w:tcBorders>
            <w:vAlign w:val="center"/>
          </w:tcPr>
          <w:p>
            <w:pPr>
              <w:pStyle w:val="Normal"/>
              <w:spacing w:lineRule="auto" w:line="360" w:before="0" w:after="140"/>
              <w:jc w:val="center"/>
              <w:rPr>
                <w:del w:id="278" w:author="Unknown Author" w:date="2026-04-06T04:32:25Z"/>
              </w:rPr>
            </w:pPr>
            <w:del w:id="277" w:author="Unknown Author" w:date="2026-04-06T04:32:25Z">
              <w:r>
                <w:rPr>
                  <w:rFonts w:eastAsia="Arial" w:cs="Arial"/>
                  <w:color w:val="000000"/>
                </w:rPr>
                <w:delText>2002/2003</w:delText>
              </w:r>
            </w:del>
          </w:p>
          <w:p>
            <w:pPr>
              <w:pStyle w:val="Normal"/>
              <w:spacing w:lineRule="auto" w:line="360" w:before="0" w:after="140"/>
              <w:jc w:val="center"/>
              <w:rPr>
                <w:del w:id="280" w:author="Unknown Author" w:date="2026-04-06T04:32:25Z"/>
              </w:rPr>
            </w:pPr>
            <w:del w:id="279" w:author="Unknown Author" w:date="2026-04-06T04:32:25Z">
              <w:r>
                <w:rPr>
                  <w:rFonts w:eastAsia="Arial" w:cs="Arial"/>
                  <w:color w:val="000000"/>
                </w:rPr>
                <w:delText>(mean ± SE)</w:delText>
              </w:r>
            </w:del>
          </w:p>
        </w:tc>
        <w:tc>
          <w:tcPr>
            <w:tcW w:w="2669" w:type="dxa"/>
            <w:tcBorders>
              <w:top w:val="single" w:sz="6" w:space="0" w:color="000000"/>
              <w:bottom w:val="single" w:sz="4" w:space="0" w:color="000000"/>
            </w:tcBorders>
            <w:vAlign w:val="center"/>
          </w:tcPr>
          <w:p>
            <w:pPr>
              <w:pStyle w:val="Normal"/>
              <w:spacing w:lineRule="auto" w:line="360" w:before="0" w:after="140"/>
              <w:jc w:val="center"/>
              <w:rPr>
                <w:del w:id="282" w:author="Unknown Author" w:date="2026-04-06T04:32:25Z"/>
              </w:rPr>
            </w:pPr>
            <w:del w:id="281" w:author="Unknown Author" w:date="2026-04-06T04:32:25Z">
              <w:r>
                <w:rPr>
                  <w:rFonts w:eastAsia="Arial" w:cs="Arial"/>
                  <w:color w:val="000000"/>
                </w:rPr>
                <w:delText>2022-2023</w:delText>
              </w:r>
            </w:del>
          </w:p>
          <w:p>
            <w:pPr>
              <w:pStyle w:val="Normal"/>
              <w:spacing w:lineRule="auto" w:line="360" w:before="0" w:after="140"/>
              <w:jc w:val="center"/>
              <w:rPr>
                <w:del w:id="284" w:author="Unknown Author" w:date="2026-04-06T04:32:25Z"/>
              </w:rPr>
            </w:pPr>
            <w:del w:id="283" w:author="Unknown Author" w:date="2026-04-06T04:32:25Z">
              <w:r>
                <w:rPr>
                  <w:rFonts w:eastAsia="Arial" w:cs="Arial"/>
                  <w:color w:val="000000"/>
                </w:rPr>
                <w:delText>(mean ± SE)</w:delText>
              </w:r>
            </w:del>
          </w:p>
        </w:tc>
      </w:tr>
      <w:tr>
        <w:trPr>
          <w:del w:id="285" w:author="Unknown Author" w:date="2026-04-06T04:32:25Z"/>
        </w:trPr>
        <w:tc>
          <w:tcPr>
            <w:tcW w:w="3407" w:type="dxa"/>
            <w:tcBorders>
              <w:top w:val="single" w:sz="4" w:space="0" w:color="000000"/>
            </w:tcBorders>
            <w:vAlign w:val="center"/>
          </w:tcPr>
          <w:p>
            <w:pPr>
              <w:pStyle w:val="Normal"/>
              <w:spacing w:lineRule="auto" w:line="360" w:before="0" w:after="140"/>
              <w:jc w:val="both"/>
              <w:rPr>
                <w:del w:id="287" w:author="Unknown Author" w:date="2026-04-06T04:32:25Z"/>
              </w:rPr>
            </w:pPr>
            <w:del w:id="286" w:author="Unknown Author" w:date="2026-04-06T04:32:25Z">
              <w:r>
                <w:rPr>
                  <w:rFonts w:eastAsia="Arial" w:cs="Arial"/>
                  <w:color w:val="000000"/>
                </w:rPr>
                <w:delText>Strandveld</w:delText>
              </w:r>
            </w:del>
          </w:p>
        </w:tc>
        <w:tc>
          <w:tcPr>
            <w:tcW w:w="3562" w:type="dxa"/>
            <w:tcBorders>
              <w:top w:val="single" w:sz="4" w:space="0" w:color="000000"/>
            </w:tcBorders>
            <w:vAlign w:val="center"/>
          </w:tcPr>
          <w:p>
            <w:pPr>
              <w:pStyle w:val="Normal"/>
              <w:spacing w:lineRule="auto" w:line="360" w:before="0" w:after="140"/>
              <w:jc w:val="center"/>
              <w:rPr>
                <w:del w:id="289" w:author="Unknown Author" w:date="2026-04-06T04:32:25Z"/>
              </w:rPr>
            </w:pPr>
            <w:del w:id="288" w:author="Unknown Author" w:date="2026-04-06T04:32:25Z">
              <w:r>
                <w:rPr>
                  <w:rFonts w:eastAsia="Arial" w:cs="Arial"/>
                  <w:color w:val="000000"/>
                </w:rPr>
                <w:delText>7 ± 0.567</w:delText>
              </w:r>
            </w:del>
          </w:p>
        </w:tc>
        <w:tc>
          <w:tcPr>
            <w:tcW w:w="2669" w:type="dxa"/>
            <w:tcBorders>
              <w:top w:val="single" w:sz="4" w:space="0" w:color="000000"/>
            </w:tcBorders>
            <w:vAlign w:val="center"/>
          </w:tcPr>
          <w:p>
            <w:pPr>
              <w:pStyle w:val="Normal"/>
              <w:spacing w:lineRule="auto" w:line="360" w:before="0" w:after="140"/>
              <w:jc w:val="center"/>
              <w:rPr>
                <w:del w:id="291" w:author="Unknown Author" w:date="2026-04-06T04:32:25Z"/>
              </w:rPr>
            </w:pPr>
            <w:del w:id="290" w:author="Unknown Author" w:date="2026-04-06T04:32:25Z">
              <w:r>
                <w:rPr>
                  <w:rFonts w:eastAsia="Arial" w:cs="Arial"/>
                  <w:color w:val="000000"/>
                </w:rPr>
                <w:delText>3 ± 1</w:delText>
              </w:r>
            </w:del>
          </w:p>
        </w:tc>
      </w:tr>
      <w:tr>
        <w:trPr>
          <w:del w:id="292" w:author="Unknown Author" w:date="2026-04-06T04:32:25Z"/>
        </w:trPr>
        <w:tc>
          <w:tcPr>
            <w:tcW w:w="3407" w:type="dxa"/>
            <w:tcBorders/>
            <w:vAlign w:val="center"/>
          </w:tcPr>
          <w:p>
            <w:pPr>
              <w:pStyle w:val="Normal"/>
              <w:spacing w:lineRule="auto" w:line="360" w:before="0" w:after="140"/>
              <w:jc w:val="both"/>
              <w:rPr>
                <w:del w:id="294" w:author="Unknown Author" w:date="2026-04-06T04:32:25Z"/>
              </w:rPr>
            </w:pPr>
            <w:del w:id="293" w:author="Unknown Author" w:date="2026-04-06T04:32:25Z">
              <w:r>
                <w:rPr>
                  <w:rFonts w:eastAsia="Arial" w:cs="Arial"/>
                  <w:color w:val="000000"/>
                </w:rPr>
                <w:delText>Restioid Fynbos</w:delText>
              </w:r>
            </w:del>
          </w:p>
        </w:tc>
        <w:tc>
          <w:tcPr>
            <w:tcW w:w="3562" w:type="dxa"/>
            <w:tcBorders/>
            <w:vAlign w:val="center"/>
          </w:tcPr>
          <w:p>
            <w:pPr>
              <w:pStyle w:val="Normal"/>
              <w:spacing w:lineRule="auto" w:line="360" w:before="0" w:after="140"/>
              <w:jc w:val="center"/>
              <w:rPr>
                <w:del w:id="296" w:author="Unknown Author" w:date="2026-04-06T04:32:25Z"/>
              </w:rPr>
            </w:pPr>
            <w:del w:id="295" w:author="Unknown Author" w:date="2026-04-06T04:32:25Z">
              <w:r>
                <w:rPr>
                  <w:rFonts w:eastAsia="Arial" w:cs="Arial"/>
                  <w:color w:val="000000"/>
                </w:rPr>
                <w:delText>3.67 ± 0.491</w:delText>
              </w:r>
            </w:del>
          </w:p>
        </w:tc>
        <w:tc>
          <w:tcPr>
            <w:tcW w:w="2669" w:type="dxa"/>
            <w:tcBorders/>
            <w:vAlign w:val="center"/>
          </w:tcPr>
          <w:p>
            <w:pPr>
              <w:pStyle w:val="Normal"/>
              <w:spacing w:lineRule="auto" w:line="360" w:before="0" w:after="140"/>
              <w:jc w:val="center"/>
              <w:rPr>
                <w:del w:id="298" w:author="Unknown Author" w:date="2026-04-06T04:32:25Z"/>
              </w:rPr>
            </w:pPr>
            <w:del w:id="297" w:author="Unknown Author" w:date="2026-04-06T04:32:25Z">
              <w:r>
                <w:rPr>
                  <w:rFonts w:eastAsia="Arial" w:cs="Arial"/>
                  <w:color w:val="000000"/>
                </w:rPr>
                <w:delText>3 ± 0.348</w:delText>
              </w:r>
            </w:del>
          </w:p>
        </w:tc>
      </w:tr>
      <w:tr>
        <w:trPr>
          <w:del w:id="299" w:author="Unknown Author" w:date="2026-04-06T04:32:25Z"/>
        </w:trPr>
        <w:tc>
          <w:tcPr>
            <w:tcW w:w="3407" w:type="dxa"/>
            <w:tcBorders/>
            <w:vAlign w:val="center"/>
          </w:tcPr>
          <w:p>
            <w:pPr>
              <w:pStyle w:val="Normal"/>
              <w:spacing w:lineRule="auto" w:line="360" w:before="0" w:after="140"/>
              <w:jc w:val="both"/>
              <w:rPr>
                <w:del w:id="301" w:author="Unknown Author" w:date="2026-04-06T04:32:25Z"/>
              </w:rPr>
            </w:pPr>
            <w:del w:id="300" w:author="Unknown Author" w:date="2026-04-06T04:32:25Z">
              <w:r>
                <w:rPr>
                  <w:rFonts w:eastAsia="Arial" w:cs="Arial"/>
                  <w:color w:val="000000"/>
                </w:rPr>
                <w:delText>Proteoid Fynbos</w:delText>
              </w:r>
            </w:del>
          </w:p>
        </w:tc>
        <w:tc>
          <w:tcPr>
            <w:tcW w:w="3562" w:type="dxa"/>
            <w:tcBorders/>
            <w:vAlign w:val="center"/>
          </w:tcPr>
          <w:p>
            <w:pPr>
              <w:pStyle w:val="Normal"/>
              <w:spacing w:lineRule="auto" w:line="360" w:before="0" w:after="140"/>
              <w:jc w:val="center"/>
              <w:rPr>
                <w:del w:id="303" w:author="Unknown Author" w:date="2026-04-06T04:32:25Z"/>
              </w:rPr>
            </w:pPr>
            <w:del w:id="302" w:author="Unknown Author" w:date="2026-04-06T04:32:25Z">
              <w:r>
                <w:rPr>
                  <w:rFonts w:eastAsia="Arial" w:cs="Arial"/>
                  <w:color w:val="000000"/>
                </w:rPr>
                <w:delText>4.83 ± 0.527</w:delText>
              </w:r>
            </w:del>
          </w:p>
        </w:tc>
        <w:tc>
          <w:tcPr>
            <w:tcW w:w="2669" w:type="dxa"/>
            <w:tcBorders/>
            <w:vAlign w:val="center"/>
          </w:tcPr>
          <w:p>
            <w:pPr>
              <w:pStyle w:val="Normal"/>
              <w:spacing w:lineRule="auto" w:line="360" w:before="0" w:after="140"/>
              <w:jc w:val="center"/>
              <w:rPr>
                <w:del w:id="305" w:author="Unknown Author" w:date="2026-04-06T04:32:25Z"/>
              </w:rPr>
            </w:pPr>
            <w:del w:id="304" w:author="Unknown Author" w:date="2026-04-06T04:32:25Z">
              <w:r>
                <w:rPr>
                  <w:rFonts w:eastAsia="Arial" w:cs="Arial"/>
                  <w:color w:val="000000"/>
                </w:rPr>
                <w:delText>4.25 ± 0.629</w:delText>
              </w:r>
            </w:del>
          </w:p>
        </w:tc>
      </w:tr>
      <w:tr>
        <w:trPr>
          <w:del w:id="306" w:author="Unknown Author" w:date="2026-04-06T04:32:25Z"/>
        </w:trPr>
        <w:tc>
          <w:tcPr>
            <w:tcW w:w="3407" w:type="dxa"/>
            <w:tcBorders/>
            <w:vAlign w:val="center"/>
          </w:tcPr>
          <w:p>
            <w:pPr>
              <w:pStyle w:val="Normal"/>
              <w:spacing w:lineRule="auto" w:line="360" w:before="0" w:after="140"/>
              <w:jc w:val="both"/>
              <w:rPr>
                <w:del w:id="308" w:author="Unknown Author" w:date="2026-04-06T04:32:25Z"/>
              </w:rPr>
            </w:pPr>
            <w:del w:id="307" w:author="Unknown Author" w:date="2026-04-06T04:32:25Z">
              <w:r>
                <w:rPr>
                  <w:rFonts w:eastAsia="Arial" w:cs="Arial"/>
                  <w:color w:val="000000"/>
                </w:rPr>
                <w:delText>Ericaceous Fynbos</w:delText>
              </w:r>
            </w:del>
          </w:p>
        </w:tc>
        <w:tc>
          <w:tcPr>
            <w:tcW w:w="3562" w:type="dxa"/>
            <w:tcBorders/>
            <w:vAlign w:val="center"/>
          </w:tcPr>
          <w:p>
            <w:pPr>
              <w:pStyle w:val="Normal"/>
              <w:spacing w:lineRule="auto" w:line="360" w:before="0" w:after="140"/>
              <w:jc w:val="center"/>
              <w:rPr>
                <w:del w:id="310" w:author="Unknown Author" w:date="2026-04-06T04:32:25Z"/>
              </w:rPr>
            </w:pPr>
            <w:del w:id="309" w:author="Unknown Author" w:date="2026-04-06T04:32:25Z">
              <w:r>
                <w:rPr>
                  <w:rFonts w:eastAsia="Arial" w:cs="Arial"/>
                  <w:color w:val="000000"/>
                </w:rPr>
                <w:delText>3.28 ± 0.197</w:delText>
              </w:r>
            </w:del>
          </w:p>
        </w:tc>
        <w:tc>
          <w:tcPr>
            <w:tcW w:w="2669" w:type="dxa"/>
            <w:tcBorders/>
            <w:vAlign w:val="center"/>
          </w:tcPr>
          <w:p>
            <w:pPr>
              <w:pStyle w:val="Normal"/>
              <w:spacing w:lineRule="auto" w:line="360" w:before="0" w:after="140"/>
              <w:jc w:val="center"/>
              <w:rPr>
                <w:del w:id="312" w:author="Unknown Author" w:date="2026-04-06T04:32:25Z"/>
              </w:rPr>
            </w:pPr>
            <w:del w:id="311" w:author="Unknown Author" w:date="2026-04-06T04:32:25Z">
              <w:r>
                <w:rPr>
                  <w:rFonts w:eastAsia="Arial" w:cs="Arial"/>
                  <w:color w:val="000000"/>
                </w:rPr>
                <w:delText>3.5 ± 0.25</w:delText>
              </w:r>
            </w:del>
          </w:p>
        </w:tc>
      </w:tr>
      <w:tr>
        <w:trPr>
          <w:del w:id="313" w:author="Unknown Author" w:date="2026-04-06T04:32:25Z"/>
        </w:trPr>
        <w:tc>
          <w:tcPr>
            <w:tcW w:w="3407" w:type="dxa"/>
            <w:tcBorders/>
            <w:vAlign w:val="center"/>
          </w:tcPr>
          <w:p>
            <w:pPr>
              <w:pStyle w:val="Normal"/>
              <w:spacing w:lineRule="auto" w:line="360" w:before="0" w:after="140"/>
              <w:jc w:val="both"/>
              <w:rPr>
                <w:del w:id="315" w:author="Unknown Author" w:date="2026-04-06T04:32:25Z"/>
              </w:rPr>
            </w:pPr>
            <w:del w:id="314" w:author="Unknown Author" w:date="2026-04-06T04:32:25Z">
              <w:r>
                <w:rPr>
                  <w:rFonts w:eastAsia="Arial" w:cs="Arial"/>
                  <w:color w:val="000000"/>
                </w:rPr>
                <w:delText>Alpine Fynbos</w:delText>
              </w:r>
            </w:del>
          </w:p>
        </w:tc>
        <w:tc>
          <w:tcPr>
            <w:tcW w:w="3562" w:type="dxa"/>
            <w:tcBorders/>
            <w:vAlign w:val="center"/>
          </w:tcPr>
          <w:p>
            <w:pPr>
              <w:pStyle w:val="Normal"/>
              <w:spacing w:lineRule="auto" w:line="360" w:before="0" w:after="140"/>
              <w:jc w:val="center"/>
              <w:rPr>
                <w:del w:id="317" w:author="Unknown Author" w:date="2026-04-06T04:32:25Z"/>
              </w:rPr>
            </w:pPr>
            <w:del w:id="316" w:author="Unknown Author" w:date="2026-04-06T04:32:25Z">
              <w:r>
                <w:rPr>
                  <w:rFonts w:eastAsia="Arial" w:cs="Arial"/>
                  <w:color w:val="000000"/>
                </w:rPr>
                <w:delText>1.12 ± 0.227</w:delText>
              </w:r>
            </w:del>
          </w:p>
        </w:tc>
        <w:tc>
          <w:tcPr>
            <w:tcW w:w="2669" w:type="dxa"/>
            <w:tcBorders/>
            <w:vAlign w:val="center"/>
          </w:tcPr>
          <w:p>
            <w:pPr>
              <w:pStyle w:val="Normal"/>
              <w:spacing w:lineRule="auto" w:line="360" w:before="0" w:after="140"/>
              <w:jc w:val="center"/>
              <w:rPr>
                <w:del w:id="319" w:author="Unknown Author" w:date="2026-04-06T04:32:25Z"/>
              </w:rPr>
            </w:pPr>
            <w:del w:id="318" w:author="Unknown Author" w:date="2026-04-06T04:32:25Z">
              <w:r>
                <w:rPr>
                  <w:rFonts w:eastAsia="Arial" w:cs="Arial"/>
                  <w:color w:val="000000"/>
                </w:rPr>
                <w:delText>2.5 ± 0.645</w:delText>
              </w:r>
            </w:del>
          </w:p>
        </w:tc>
      </w:tr>
      <w:tr>
        <w:trPr>
          <w:del w:id="320" w:author="Unknown Author" w:date="2026-04-06T04:32:25Z"/>
        </w:trPr>
        <w:tc>
          <w:tcPr>
            <w:tcW w:w="3407" w:type="dxa"/>
            <w:tcBorders>
              <w:bottom w:val="single" w:sz="6" w:space="0" w:color="000000"/>
            </w:tcBorders>
            <w:vAlign w:val="center"/>
          </w:tcPr>
          <w:p>
            <w:pPr>
              <w:pStyle w:val="Normal"/>
              <w:spacing w:lineRule="auto" w:line="360" w:before="0" w:after="140"/>
              <w:jc w:val="both"/>
              <w:rPr>
                <w:del w:id="322" w:author="Unknown Author" w:date="2026-04-06T04:32:25Z"/>
              </w:rPr>
            </w:pPr>
            <w:del w:id="321" w:author="Unknown Author" w:date="2026-04-06T04:32:25Z">
              <w:r>
                <w:rPr>
                  <w:rFonts w:eastAsia="Arial" w:cs="Arial"/>
                  <w:color w:val="000000"/>
                </w:rPr>
                <w:delText>Succulent Karoo</w:delText>
              </w:r>
            </w:del>
          </w:p>
        </w:tc>
        <w:tc>
          <w:tcPr>
            <w:tcW w:w="3562" w:type="dxa"/>
            <w:tcBorders>
              <w:bottom w:val="single" w:sz="6" w:space="0" w:color="000000"/>
            </w:tcBorders>
            <w:vAlign w:val="center"/>
          </w:tcPr>
          <w:p>
            <w:pPr>
              <w:pStyle w:val="Normal"/>
              <w:spacing w:lineRule="auto" w:line="360" w:before="0" w:after="140"/>
              <w:jc w:val="center"/>
              <w:rPr>
                <w:del w:id="324" w:author="Unknown Author" w:date="2026-04-06T04:32:25Z"/>
              </w:rPr>
            </w:pPr>
            <w:del w:id="323" w:author="Unknown Author" w:date="2026-04-06T04:32:25Z">
              <w:r>
                <w:rPr>
                  <w:rFonts w:eastAsia="Arial" w:cs="Arial"/>
                  <w:color w:val="000000"/>
                </w:rPr>
                <w:delText>2.88 ± 0.227</w:delText>
              </w:r>
            </w:del>
          </w:p>
        </w:tc>
        <w:tc>
          <w:tcPr>
            <w:tcW w:w="2669" w:type="dxa"/>
            <w:tcBorders>
              <w:bottom w:val="single" w:sz="6" w:space="0" w:color="000000"/>
            </w:tcBorders>
            <w:vAlign w:val="center"/>
          </w:tcPr>
          <w:p>
            <w:pPr>
              <w:pStyle w:val="Normal"/>
              <w:spacing w:lineRule="auto" w:line="360" w:before="0" w:after="140"/>
              <w:jc w:val="center"/>
              <w:rPr>
                <w:del w:id="326" w:author="Unknown Author" w:date="2026-04-06T04:32:25Z"/>
              </w:rPr>
            </w:pPr>
            <w:del w:id="325" w:author="Unknown Author" w:date="2026-04-06T04:32:25Z">
              <w:r>
                <w:rPr>
                  <w:rFonts w:eastAsia="Arial" w:cs="Arial"/>
                  <w:color w:val="000000"/>
                </w:rPr>
                <w:delText>3 ± 0.408</w:delText>
              </w:r>
            </w:del>
          </w:p>
        </w:tc>
      </w:tr>
    </w:tbl>
    <w:p>
      <w:pPr>
        <w:pStyle w:val="Normal"/>
        <w:spacing w:lineRule="auto" w:line="360" w:before="0" w:after="140"/>
        <w:jc w:val="both"/>
        <w:rPr>
          <w:del w:id="328" w:author="Unknown Author" w:date="2026-04-05T05:44:11Z"/>
        </w:rPr>
      </w:pPr>
      <w:del w:id="327" w:author="Unknown Author" w:date="2026-04-05T05:44:11Z">
        <w:r>
          <w:rPr/>
        </w:r>
      </w:del>
      <w:r>
        <w:br w:type="page"/>
      </w:r>
    </w:p>
    <w:p>
      <w:pPr>
        <w:pStyle w:val="Heading2"/>
        <w:numPr>
          <w:ilvl w:val="0"/>
          <w:numId w:val="0"/>
        </w:numPr>
        <w:spacing w:lineRule="auto" w:line="360" w:before="0" w:after="120"/>
        <w:ind w:hanging="0" w:left="0"/>
        <w:rPr/>
      </w:pPr>
      <w:r>
        <w:rPr/>
        <w:t>Explanatory models</w:t>
      </w:r>
    </w:p>
    <w:p>
      <w:pPr>
        <w:pStyle w:val="Normal"/>
        <w:spacing w:lineRule="auto" w:line="360" w:before="0" w:after="140"/>
        <w:jc w:val="both"/>
        <w:rPr/>
      </w:pPr>
      <w:r>
        <w:rPr>
          <w:rFonts w:eastAsia="Arial" w:cs="Arial"/>
          <w:color w:val="000000"/>
        </w:rPr>
        <w:t>For the historical assemblage comparisons, the first two canonical axes together explained 52% of the variance observed when comparing the sample and environment (Axis 1: F = 229.95, P &lt; 0.001; Axis 2: F = 169.55, P &lt; 0.001). A total of twelve explanatory factors were selected to significantly explain the beetle abundance variance (R</w:t>
      </w:r>
      <w:r>
        <w:rPr>
          <w:rFonts w:eastAsia="Arial" w:cs="Arial"/>
          <w:color w:val="000000"/>
          <w:vertAlign w:val="superscript"/>
        </w:rPr>
        <w:t>2</w:t>
      </w:r>
      <w:r>
        <w:rPr>
          <w:rFonts w:eastAsia="Arial" w:cs="Arial"/>
          <w:color w:val="000000"/>
        </w:rPr>
        <w:t xml:space="preserve"> = 0.63) (</w:t>
      </w:r>
      <w:r>
        <w:rPr>
          <w:rFonts w:eastAsia="Arial" w:cs="Arial"/>
        </w:rPr>
        <w:t>Table S11</w:t>
      </w:r>
      <w:r>
        <w:rPr>
          <w:rFonts w:eastAsia="Arial" w:cs="Arial"/>
          <w:color w:val="000000"/>
        </w:rPr>
        <w:t xml:space="preserve">). Of these variables ten were environmental factors and two were the altitudinal site and the sampling period. The first axis is represented by the environmental gradients of an increase in the mean monthly maximum precipitation, the percentage proportion of calcium in the mineral composition of the soil, wind direction, and a decrease in the vegetation cover and the free calcium ions in the soil. The second axis is represented by an increase in the mean monthly maximum air temperature, the range of the monthly air temperature, mean monthly maximum ground temperature, the percentage proportion of magnesium in the soil, surface incident shortwave radiation, and a decrease in the pH of the soil and the relative humidity (Figure </w:t>
      </w:r>
      <w:r>
        <w:rPr>
          <w:rFonts w:eastAsia="Arial" w:cs="Arial"/>
        </w:rPr>
        <w:t>15</w:t>
      </w:r>
      <w:r>
        <w:rPr>
          <w:rFonts w:eastAsia="Arial" w:cs="Arial"/>
          <w:color w:val="000000"/>
        </w:rPr>
        <w:t>).</w:t>
      </w:r>
    </w:p>
    <w:p>
      <w:pPr>
        <w:pStyle w:val="Normal"/>
        <w:spacing w:lineRule="auto" w:line="360" w:before="0" w:after="140"/>
        <w:jc w:val="both"/>
        <w:rPr/>
      </w:pPr>
      <w:r>
        <w:rPr/>
        <w:t xml:space="preserve">GLMMs showed that </w:t>
      </w:r>
      <w:r>
        <w:rPr>
          <w:i/>
          <w:iCs/>
        </w:rPr>
        <w:t xml:space="preserve">Zophosis gracilicornis </w:t>
      </w:r>
      <w:r>
        <w:rPr/>
        <w:t xml:space="preserve">abundance was affected positively by an increase in the air temperature range, an increase in the relative atmospheric humidity, an increase in the percentage of rock as part of soil composition, an increase in mean maximum monthly precipitation, and changing wind directions. Their abundance had a negative relationship with mean monthly maximum ground temperatures and mean monthly maximum air temperatures (Table S11). </w:t>
      </w:r>
      <w:r>
        <w:rPr>
          <w:i/>
          <w:iCs/>
        </w:rPr>
        <w:t xml:space="preserve">Stenocara dentata </w:t>
      </w:r>
      <w:r>
        <w:rPr/>
        <w:t xml:space="preserve">abundance had a positive relationship with percentage magnesium composition in soil, calcium content in soil, changing wind directions, an increase in the percentage of rock as part of soil composition, an increase in the ground vegetation cover, an increase in solar radiation, and an increase in the mean monthly maximum precipitation. The </w:t>
      </w:r>
      <w:r>
        <w:rPr>
          <w:i/>
          <w:iCs/>
        </w:rPr>
        <w:t xml:space="preserve">Stenocara dentata </w:t>
      </w:r>
      <w:r>
        <w:rPr/>
        <w:t xml:space="preserve">had no significant negative relationships with any of the measured environmental variables (Table S12). The </w:t>
      </w:r>
      <w:r>
        <w:rPr>
          <w:i/>
          <w:iCs/>
        </w:rPr>
        <w:t xml:space="preserve">Anthia decemguttata </w:t>
      </w:r>
      <w:r>
        <w:rPr/>
        <w:t>did not change significantly in abundance over time, however their distribution was still altered over time. The environmental variables that affected their distribution over time were percentage magnesium composition in soil, increase in the air temperature range, an increase in the ground vegetation cover, and an increase in the mean monthly maximum precipitation. These variables all had a positive relationship with their distribution across the transect. Conversely, percentage magnesium composition in soil, mean monthly maximum air temperature, and changing wind direction all had a negative effect on their distribution (Table S13).</w:t>
      </w:r>
    </w:p>
    <w:p>
      <w:pPr>
        <w:pStyle w:val="Normal"/>
        <w:spacing w:lineRule="auto" w:line="360" w:before="0" w:after="140"/>
        <w:jc w:val="both"/>
        <w:rPr>
          <w:rFonts w:eastAsia="Arial" w:cs="Arial"/>
          <w:color w:val="000000"/>
        </w:rPr>
      </w:pPr>
      <w:r>
        <w:rPr/>
        <w:drawing>
          <wp:inline distT="0" distB="0" distL="0" distR="0">
            <wp:extent cx="6117590" cy="3780790"/>
            <wp:effectExtent l="0" t="0" r="0" b="0"/>
            <wp:docPr id="4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pic:cNvPicPr>
                      <a:picLocks noChangeAspect="1" noChangeArrowheads="1"/>
                    </pic:cNvPicPr>
                  </pic:nvPicPr>
                  <pic:blipFill>
                    <a:blip r:embed="rId44"/>
                    <a:stretch>
                      <a:fillRect/>
                    </a:stretch>
                  </pic:blipFill>
                  <pic:spPr bwMode="auto">
                    <a:xfrm>
                      <a:off x="0" y="0"/>
                      <a:ext cx="6117590" cy="3780790"/>
                    </a:xfrm>
                    <a:prstGeom prst="rect">
                      <a:avLst/>
                    </a:prstGeom>
                    <a:noFill/>
                  </pic:spPr>
                </pic:pic>
              </a:graphicData>
            </a:graphic>
          </wp:inline>
        </w:drawing>
      </w:r>
    </w:p>
    <w:p>
      <w:pPr>
        <w:pStyle w:val="Normal"/>
        <w:spacing w:lineRule="auto" w:line="360" w:before="0" w:after="140"/>
        <w:jc w:val="both"/>
        <w:rPr/>
      </w:pPr>
      <w:r>
        <w:rPr>
          <w:rFonts w:eastAsia="Arial" w:cs="Arial"/>
          <w:b/>
          <w:bCs/>
          <w:color w:val="000000"/>
        </w:rPr>
        <w:t xml:space="preserve">Figure </w:t>
      </w:r>
      <w:r>
        <w:rPr>
          <w:rFonts w:eastAsia="Arial" w:cs="Arial"/>
          <w:b/>
          <w:bCs/>
        </w:rPr>
        <w:t>15:</w:t>
      </w:r>
      <w:r>
        <w:rPr>
          <w:rFonts w:eastAsia="Arial" w:cs="Arial"/>
          <w:b/>
          <w:bCs/>
          <w:color w:val="000000"/>
        </w:rPr>
        <w:t xml:space="preserve"> </w:t>
      </w:r>
      <w:r>
        <w:rPr>
          <w:rFonts w:eastAsia="Arial" w:cs="Arial"/>
          <w:color w:val="000000"/>
        </w:rPr>
        <w:t xml:space="preserve">Biplot showing the factors that most significantly explained the variance in the beetle abundance compared between the 2002-2003 sample and 2022-2023 sample, with </w:t>
      </w:r>
      <w:r>
        <w:rPr/>
        <w:commentReference w:id="25"/>
      </w:r>
      <w:r>
        <w:rPr>
          <w:rFonts w:eastAsia="Arial" w:cs="Arial"/>
          <w:color w:val="000000"/>
        </w:rPr>
        <w:t>the relevant vegetation type indicated. (mMax_tair: mean monthly maximum air temperature, mMax_tground: mean monthly maximum ground temperature, swdown: incident shortwave radiation, Mg (%): percentage proportion of magnesium in soil composition, veg: ground vegetation cover, Ca: free calcium ions in soil, Ca (%): percentage proportion of calcium in soil composition, pH (Kcl): pH of the soil, mMax_precip: mean monthly maximum precipitation, relhum: relative humidity).</w:t>
      </w:r>
    </w:p>
    <w:p>
      <w:pPr>
        <w:pStyle w:val="Normal"/>
        <w:spacing w:lineRule="auto" w:line="360" w:before="0" w:after="140"/>
        <w:jc w:val="both"/>
        <w:rPr>
          <w:ins w:id="331" w:author="Unknown Author" w:date="2026-04-05T05:45:29Z"/>
        </w:rPr>
      </w:pPr>
      <w:r>
        <w:rPr>
          <w:rFonts w:eastAsia="Arial" w:cs="Arial"/>
          <w:color w:val="000000"/>
        </w:rPr>
        <w:t>When considering the 2022 sample alone, the first two canonical axes together explained 37% of the variance observed when comparing the sample and environment (Axis 1: F = 31.0864, P &lt; 0.001; Axis 2: F = 30.2172, P &lt; 0.001). A total of eight explanatory factors were selected to significantly explain the variance in beetle abundance across all the identified species (R</w:t>
      </w:r>
      <w:r>
        <w:rPr>
          <w:rFonts w:eastAsia="Arial" w:cs="Arial"/>
          <w:color w:val="000000"/>
          <w:vertAlign w:val="superscript"/>
        </w:rPr>
        <w:t>2</w:t>
      </w:r>
      <w:r>
        <w:rPr>
          <w:rFonts w:eastAsia="Arial" w:cs="Arial"/>
          <w:color w:val="000000"/>
        </w:rPr>
        <w:t xml:space="preserve"> = 0.59). The first axis is represented mostly by an increase in the percentage proportion of magnesium in the soil and is represented to a much lesser extent by the ground vegetation cover. The second axis is represented by an increase in the percentage proportion of sodium in the mineral composition of the soil, the pH of the soil, and a decrease in the mean monthly air temperature, monthly range of the ground temperature, and the mean monthly precipitation (Figure </w:t>
      </w:r>
      <w:r>
        <w:rPr>
          <w:rFonts w:eastAsia="Arial" w:cs="Arial"/>
        </w:rPr>
        <w:t>1</w:t>
      </w:r>
      <w:ins w:id="329" w:author="Unknown Author" w:date="2026-04-05T05:43:18Z">
        <w:r>
          <w:rPr>
            <w:rFonts w:eastAsia="Arial" w:cs="Arial"/>
          </w:rPr>
          <w:t>6</w:t>
        </w:r>
      </w:ins>
      <w:del w:id="330" w:author="Unknown Author" w:date="2026-04-05T05:43:18Z">
        <w:r>
          <w:rPr>
            <w:rFonts w:eastAsia="Arial" w:cs="Arial"/>
          </w:rPr>
          <w:delText>9</w:delText>
        </w:r>
      </w:del>
      <w:r>
        <w:rPr>
          <w:rFonts w:eastAsia="Arial" w:cs="Arial"/>
          <w:color w:val="000000"/>
        </w:rPr>
        <w:t>).</w:t>
      </w:r>
    </w:p>
    <w:p>
      <w:pPr>
        <w:pStyle w:val="Normal"/>
        <w:spacing w:lineRule="auto" w:line="360" w:before="0" w:after="140"/>
        <w:jc w:val="both"/>
        <w:rPr/>
      </w:pPr>
      <w:r>
        <w:rPr>
          <w:rFonts w:eastAsia="Arial" w:cs="Arial"/>
          <w:b/>
          <w:bCs/>
          <w:color w:val="000000"/>
        </w:rPr>
        <w:t>Figure 1</w:t>
      </w:r>
      <w:ins w:id="332" w:author="Unknown Author" w:date="2026-04-05T05:43:08Z">
        <w:r>
          <w:rPr>
            <w:rFonts w:eastAsia="Arial" w:cs="Arial"/>
            <w:b/>
            <w:bCs/>
            <w:color w:val="000000"/>
          </w:rPr>
          <w:t>6</w:t>
        </w:r>
      </w:ins>
      <w:del w:id="333" w:author="Unknown Author" w:date="2026-04-05T05:43:08Z">
        <w:r>
          <w:rPr>
            <w:rFonts w:eastAsia="Arial" w:cs="Arial"/>
            <w:b/>
            <w:bCs/>
            <w:color w:val="000000"/>
          </w:rPr>
          <w:delText>9</w:delText>
        </w:r>
      </w:del>
      <w:r>
        <w:rPr>
          <w:rFonts w:eastAsia="Arial" w:cs="Arial"/>
          <w:b/>
          <w:bCs/>
          <w:color w:val="000000"/>
        </w:rPr>
        <w:t xml:space="preserve">: </w:t>
      </w:r>
      <w:r>
        <w:rPr>
          <w:rFonts w:eastAsia="Arial" w:cs="Arial"/>
          <w:b w:val="false"/>
          <w:bCs w:val="false"/>
          <w:color w:val="000000"/>
          <w:sz w:val="24"/>
          <w:lang w:val="en-ZA" w:eastAsia="zh-CN" w:bidi="hi-IN"/>
          <w:rPrChange w:id="0" w:author="Unknown Author" w:date="2026-04-05T05:46:10Z">
            <w:rPr>
              <w:b/>
              <w:kern w:val="2"/>
              <w:szCs w:val="24"/>
              <w:bCs/>
            </w:rPr>
          </w:rPrChange>
        </w:rPr>
        <w:t xml:space="preserve">Biplot showing the factors that most significantly explained the variance </w:t>
      </w:r>
      <w:del w:id="335" w:author="Unknown Author" w:date="2026-04-05T05:20:39Z">
        <w:r>
          <w:rPr>
            <w:rFonts w:eastAsia="Arial" w:cs="Arial"/>
            <w:b w:val="false"/>
            <w:bCs w:val="false"/>
            <w:color w:val="000000"/>
            <w:sz w:val="24"/>
            <w:lang w:val="en-ZA" w:eastAsia="zh-CN" w:bidi="hi-IN"/>
            <w:rPrChange w:id="0" w:author="Unknown Author" w:date="2026-04-05T05:46:10Z"/>
          </w:rPr>
          <w:delText xml:space="preserve">of the three focal beetle species </w:delText>
        </w:r>
      </w:del>
      <w:ins w:id="337" w:author="Unknown Author" w:date="2026-04-05T05:20:44Z">
        <w:r>
          <w:rPr>
            <w:rFonts w:eastAsia="Arial" w:cs="Arial"/>
            <w:b w:val="false"/>
            <w:bCs w:val="false"/>
            <w:color w:val="000000"/>
          </w:rPr>
          <w:t xml:space="preserve">of all of the identified beetle species </w:t>
        </w:r>
      </w:ins>
      <w:r>
        <w:rPr>
          <w:rFonts w:eastAsia="Arial" w:cs="Arial"/>
          <w:b w:val="false"/>
          <w:bCs w:val="false"/>
          <w:color w:val="000000"/>
          <w:sz w:val="24"/>
          <w:lang w:val="en-ZA" w:eastAsia="zh-CN" w:bidi="hi-IN"/>
          <w:rPrChange w:id="0" w:author="Unknown Author" w:date="2026-04-05T05:46:10Z">
            <w:rPr>
              <w:b/>
              <w:kern w:val="2"/>
              <w:szCs w:val="24"/>
              <w:bCs/>
            </w:rPr>
          </w:rPrChange>
        </w:rPr>
        <w:t>from the October 2022 sampling</w:t>
      </w:r>
      <w:r>
        <w:rPr>
          <w:rPrChange w:id="0" w:author="Unknown Author" w:date="2026-04-05T05:46:10Z">
            <w:rPr>
              <w:b/>
              <w:kern w:val="2"/>
              <w:szCs w:val="24"/>
              <w:bCs/>
            </w:rPr>
          </w:rPrChange>
        </w:rPr>
        <w:commentReference w:id="26"/>
      </w:r>
      <w:r>
        <w:drawing>
          <wp:anchor distT="0" distB="0" distL="114300" distR="114300" simplePos="0" relativeHeight="14"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5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7.png"/>
                    <pic:cNvPicPr>
                      <a:picLocks noChangeAspect="1" noChangeArrowheads="1"/>
                    </pic:cNvPicPr>
                  </pic:nvPicPr>
                  <pic:blipFill>
                    <a:blip r:embed="rId45"/>
                    <a:stretch>
                      <a:fillRect/>
                    </a:stretch>
                  </pic:blipFill>
                  <pic:spPr bwMode="auto">
                    <a:xfrm>
                      <a:off x="0" y="0"/>
                      <a:ext cx="6120130" cy="3782695"/>
                    </a:xfrm>
                    <a:prstGeom prst="rect">
                      <a:avLst/>
                    </a:prstGeom>
                    <a:noFill/>
                  </pic:spPr>
                </pic:pic>
              </a:graphicData>
            </a:graphic>
          </wp:anchor>
        </w:drawing>
      </w:r>
      <w:r>
        <w:rPr>
          <w:rFonts w:eastAsia="Arial" w:cs="Arial"/>
          <w:b w:val="false"/>
          <w:bCs w:val="false"/>
          <w:color w:val="000000"/>
          <w:sz w:val="24"/>
          <w:lang w:val="en-ZA" w:eastAsia="zh-CN" w:bidi="hi-IN"/>
          <w:rPrChange w:id="0" w:author="Unknown Author" w:date="2026-04-05T05:46:10Z">
            <w:rPr>
              <w:b/>
              <w:kern w:val="2"/>
              <w:szCs w:val="24"/>
              <w:bCs/>
            </w:rPr>
          </w:rPrChange>
        </w:rPr>
        <w:t>. (Na (%): percentage proportion of sodium in soil composition, pH (Kcl): pH of the soil, veg: ground vegetation cover Mg (%): percentage proportion of magnesium in soil composition, m_tair: mean monthly air temperature, range_tground: monthly range of ground temperature, mMax_precip: mean monthly maximum precipitation)</w:t>
      </w:r>
      <w:ins w:id="342" w:author="Unknown Author" w:date="2026-04-05T05:46:15Z">
        <w:r>
          <w:rPr>
            <w:rFonts w:eastAsia="Arial" w:cs="Arial"/>
            <w:b w:val="false"/>
            <w:bCs w:val="false"/>
            <w:color w:val="000000"/>
          </w:rPr>
          <w:t>.</w:t>
        </w:r>
      </w:ins>
      <w:r>
        <w:br w:type="page"/>
      </w:r>
    </w:p>
    <w:p>
      <w:pPr>
        <w:pStyle w:val="Heading1"/>
        <w:numPr>
          <w:ilvl w:val="0"/>
          <w:numId w:val="1"/>
        </w:numPr>
        <w:spacing w:lineRule="auto" w:line="360" w:before="0" w:after="120"/>
        <w:ind w:hanging="0" w:left="0"/>
        <w:rPr/>
      </w:pPr>
      <w:r>
        <w:rPr/>
        <w:t>Discussion</w:t>
      </w:r>
    </w:p>
    <w:p>
      <w:pPr>
        <w:pStyle w:val="Normal"/>
        <w:spacing w:lineRule="auto" w:line="360"/>
        <w:rPr/>
      </w:pPr>
      <w:r>
        <w:rPr>
          <w:rFonts w:eastAsia="Arial" w:cs="Arial"/>
          <w:color w:val="000000"/>
        </w:rPr>
        <w:t>In this study, beetle abundances</w:t>
      </w:r>
      <w:del w:id="343" w:author="Unknown Author" w:date="2026-04-05T05:23:00Z">
        <w:r>
          <w:rPr>
            <w:rFonts w:eastAsia="Arial" w:cs="Arial"/>
            <w:color w:val="000000"/>
          </w:rPr>
          <w:delText xml:space="preserve"> </w:delText>
        </w:r>
      </w:del>
      <w:r>
        <w:rPr>
          <w:rFonts w:eastAsia="Arial" w:cs="Arial"/>
          <w:color w:val="000000"/>
        </w:rPr>
        <w:t xml:space="preserve"> decreased by 97% between the October 2022 and March 2023 sampling events, which is comparable to past studies that have also observed similar levels of seasonal beetle population fluctuation </w:t>
      </w:r>
      <w:bookmarkStart w:id="71" w:name="ZOTERO_BREF_szsIS9oXpkXS"/>
      <w:r>
        <w:rPr>
          <w:rFonts w:eastAsia="Arial" w:cs="Arial"/>
          <w:color w:val="000000"/>
        </w:rPr>
        <w:t>(Ndozi, Gohole and Mapaure, 2025)</w:t>
      </w:r>
      <w:bookmarkEnd w:id="71"/>
      <w:r>
        <w:rPr>
          <w:rFonts w:eastAsia="Arial" w:cs="Arial"/>
          <w:color w:val="000000"/>
        </w:rPr>
        <w:t xml:space="preserve">. In other Southern Hemisphere studies the patterns of beetle abundance and prevalence followed a general trend with the difference in the seasonal samples observed in the Cederberg transect. Beetle abundances tend to have multiple seasonal peaks throughout the year with the one occurring in the warmer months, in late spring around September/October, being either the maximal peak or one of a few </w:t>
      </w:r>
      <w:bookmarkStart w:id="72" w:name="ZOTERO_BREF_vtggoTuFIrvQ"/>
      <w:r>
        <w:rPr>
          <w:b w:val="false"/>
          <w:caps w:val="false"/>
          <w:smallCaps w:val="false"/>
          <w:position w:val="0"/>
          <w:sz w:val="24"/>
          <w:u w:val="none"/>
          <w:vertAlign w:val="baseline"/>
        </w:rPr>
        <w:t xml:space="preserve">(Pinheiro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2002; Wardhaugh, Stone and Stork, 2018)</w:t>
      </w:r>
      <w:bookmarkEnd w:id="72"/>
      <w:r>
        <w:rPr>
          <w:rFonts w:eastAsia="Arial" w:cs="Arial"/>
          <w:color w:val="000000"/>
        </w:rPr>
        <w:t xml:space="preserve">. However when regarding all of these prior examples, the warm season is also the season with increased rainfall in the respective environments. Therefore evidence exists that much of the variation in increasing beetle abundance could be attributed to increasing rain in the warmer months along with the respective temperature changes </w:t>
      </w:r>
      <w:bookmarkStart w:id="73" w:name="ZOTERO_BREF_ty7PsFxGtFyf"/>
      <w:r>
        <w:rPr>
          <w:b w:val="false"/>
          <w:caps w:val="false"/>
          <w:smallCaps w:val="false"/>
          <w:position w:val="0"/>
          <w:sz w:val="24"/>
          <w:u w:val="none"/>
          <w:vertAlign w:val="baseline"/>
        </w:rPr>
        <w:t xml:space="preserve">(Wang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73"/>
      <w:r>
        <w:rPr/>
        <w:t>.</w:t>
      </w:r>
    </w:p>
    <w:p>
      <w:pPr>
        <w:pStyle w:val="Normal"/>
        <w:spacing w:lineRule="auto" w:line="360"/>
        <w:rPr/>
      </w:pPr>
      <w:r>
        <w:rPr>
          <w:rFonts w:eastAsia="Arial" w:cs="Arial"/>
          <w:color w:val="000000"/>
        </w:rPr>
        <w:t xml:space="preserve">Other possible reasons behind the large decrease in observed abundance and species richness between seasons could be due to many different species exhibiting reduced physical activity during the colder seasons. In other winter rainfall regions, there have been examples of Tenebrionidae that have periods of diapause as adults, such as the </w:t>
      </w:r>
      <w:r>
        <w:rPr>
          <w:rFonts w:eastAsia="Arial" w:cs="Arial"/>
          <w:i/>
          <w:iCs/>
          <w:color w:val="000000"/>
        </w:rPr>
        <w:t>Pimelia bipunctata</w:t>
      </w:r>
      <w:r>
        <w:rPr>
          <w:rFonts w:eastAsia="Arial" w:cs="Arial"/>
          <w:color w:val="000000"/>
        </w:rPr>
        <w:t xml:space="preserve"> </w:t>
      </w:r>
      <w:bookmarkStart w:id="74" w:name="ZOTERO_BREF_j0Vrn2sw8eYk"/>
      <w:r>
        <w:rPr>
          <w:rFonts w:eastAsia="Arial" w:cs="Arial"/>
          <w:color w:val="000000"/>
        </w:rPr>
        <w:t>(Fattorini, 2023)</w:t>
      </w:r>
      <w:bookmarkEnd w:id="74"/>
      <w:r>
        <w:rPr>
          <w:rFonts w:eastAsia="Arial" w:cs="Arial"/>
          <w:color w:val="000000"/>
        </w:rPr>
        <w:t xml:space="preserve">. Carabidae have also been shown to commonly undergo periods of seasonal diapause as adults </w:t>
      </w:r>
      <w:bookmarkStart w:id="75" w:name="ZOTERO_BREF_JacoaSRaI2uP"/>
      <w:r>
        <w:rPr>
          <w:rFonts w:eastAsia="Arial" w:cs="Arial"/>
          <w:color w:val="000000"/>
        </w:rPr>
        <w:t>(Hodek, 2012)</w:t>
      </w:r>
      <w:bookmarkEnd w:id="75"/>
      <w:r>
        <w:rPr>
          <w:rFonts w:eastAsia="Arial" w:cs="Arial"/>
          <w:color w:val="000000"/>
        </w:rPr>
        <w:t xml:space="preserve">. These observations can potentially explain the seasonal assemblage changes observed across this study as occurring due to sampling limitations rather than actual changes in the baseline assemblage for living beetles. </w:t>
      </w:r>
      <w:del w:id="344" w:author="Unknown Author" w:date="2026-04-06T04:23:19Z">
        <w:r>
          <w:rPr>
            <w:rFonts w:eastAsia="Arial" w:cs="Arial"/>
            <w:color w:val="000000"/>
          </w:rPr>
          <w:delText>Due to p</w:delText>
        </w:r>
      </w:del>
      <w:ins w:id="345" w:author="Unknown Author" w:date="2026-04-06T04:23:19Z">
        <w:r>
          <w:rPr>
            <w:rFonts w:eastAsia="Arial" w:cs="Arial"/>
            <w:color w:val="000000"/>
          </w:rPr>
          <w:t>P</w:t>
        </w:r>
      </w:ins>
      <w:r>
        <w:rPr>
          <w:rFonts w:eastAsia="Arial" w:cs="Arial"/>
          <w:color w:val="000000"/>
        </w:rPr>
        <w:t>itfall trap</w:t>
      </w:r>
      <w:ins w:id="346" w:author="Unknown Author" w:date="2026-04-06T04:23:21Z">
        <w:r>
          <w:rPr>
            <w:rFonts w:eastAsia="Arial" w:cs="Arial"/>
            <w:color w:val="000000"/>
          </w:rPr>
          <w:t>ping</w:t>
        </w:r>
      </w:ins>
      <w:r>
        <w:rPr>
          <w:rFonts w:eastAsia="Arial" w:cs="Arial"/>
          <w:color w:val="000000"/>
        </w:rPr>
        <w:t xml:space="preserve"> </w:t>
      </w:r>
      <w:del w:id="347" w:author="Unknown Author" w:date="2026-04-06T04:23:24Z">
        <w:r>
          <w:rPr>
            <w:rFonts w:eastAsia="Arial" w:cs="Arial"/>
            <w:color w:val="000000"/>
          </w:rPr>
          <w:delText xml:space="preserve">method that </w:delText>
        </w:r>
      </w:del>
      <w:r>
        <w:rPr>
          <w:rFonts w:eastAsia="Arial" w:cs="Arial"/>
          <w:color w:val="000000"/>
        </w:rPr>
        <w:t xml:space="preserve">captures active surface dwelling </w:t>
      </w:r>
      <w:del w:id="348" w:author="Unknown Author" w:date="2026-04-06T04:24:06Z">
        <w:r>
          <w:rPr>
            <w:rFonts w:eastAsia="Arial" w:cs="Arial"/>
            <w:color w:val="000000"/>
          </w:rPr>
          <w:delText>arhtropods</w:delText>
        </w:r>
      </w:del>
      <w:ins w:id="349" w:author="Unknown Author" w:date="2026-04-06T04:24:06Z">
        <w:r>
          <w:rPr>
            <w:rFonts w:eastAsia="Arial" w:cs="Arial"/>
            <w:color w:val="000000"/>
          </w:rPr>
          <w:t>arthropods</w:t>
        </w:r>
      </w:ins>
      <w:r>
        <w:rPr>
          <w:rFonts w:eastAsia="Arial" w:cs="Arial"/>
          <w:color w:val="000000"/>
        </w:rPr>
        <w:t xml:space="preserve">, </w:t>
      </w:r>
      <w:del w:id="350" w:author="Unknown Author" w:date="2026-04-06T04:24:09Z">
        <w:r>
          <w:rPr>
            <w:rFonts w:eastAsia="Arial" w:cs="Arial"/>
            <w:color w:val="000000"/>
          </w:rPr>
          <w:delText xml:space="preserve">the </w:delText>
        </w:r>
      </w:del>
      <w:ins w:id="351" w:author="Unknown Author" w:date="2026-04-06T04:24:09Z">
        <w:r>
          <w:rPr>
            <w:rFonts w:eastAsia="Arial" w:cs="Arial"/>
            <w:color w:val="000000"/>
          </w:rPr>
          <w:t xml:space="preserve">therefore </w:t>
        </w:r>
      </w:ins>
      <w:r>
        <w:rPr>
          <w:rFonts w:eastAsia="Arial" w:cs="Arial"/>
          <w:color w:val="000000"/>
        </w:rPr>
        <w:t xml:space="preserve">observed results of pitfall traps </w:t>
      </w:r>
      <w:del w:id="352" w:author="Unknown Author" w:date="2026-04-06T04:23:40Z">
        <w:r>
          <w:rPr>
            <w:rFonts w:eastAsia="Arial" w:cs="Arial"/>
            <w:color w:val="000000"/>
          </w:rPr>
          <w:delText>will</w:delText>
        </w:r>
      </w:del>
      <w:ins w:id="353" w:author="Unknown Author" w:date="2026-04-06T04:23:40Z">
        <w:r>
          <w:rPr>
            <w:rFonts w:eastAsia="Arial" w:cs="Arial"/>
            <w:color w:val="000000"/>
          </w:rPr>
          <w:t>usually</w:t>
        </w:r>
      </w:ins>
      <w:r>
        <w:rPr>
          <w:rFonts w:eastAsia="Arial" w:cs="Arial"/>
          <w:color w:val="000000"/>
        </w:rPr>
        <w:t xml:space="preserve"> only adequately represent species that are active in the season within which sampling is being carried out </w:t>
      </w:r>
      <w:bookmarkStart w:id="76" w:name="ZOTERO_BREF_PpPwkQIptt87"/>
      <w:r>
        <w:rPr>
          <w:b w:val="false"/>
          <w:caps w:val="false"/>
          <w:smallCaps w:val="false"/>
          <w:position w:val="0"/>
          <w:sz w:val="24"/>
          <w:u w:val="none"/>
          <w:vertAlign w:val="baseline"/>
        </w:rPr>
        <w:t xml:space="preserve">(Byeon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76"/>
      <w:r>
        <w:rPr/>
        <w:t>. Determining whether the seasonal presence or absence of certain species is due to sampling biases or because of generational turnover will require research into the phenology of the relevant species and whether or not they experience adult diapause or not.</w:t>
      </w:r>
    </w:p>
    <w:p>
      <w:pPr>
        <w:pStyle w:val="Normal"/>
        <w:spacing w:lineRule="auto" w:line="360"/>
        <w:rPr/>
      </w:pPr>
      <w:r>
        <w:rPr>
          <w:rFonts w:eastAsia="Arial" w:cs="Arial"/>
          <w:color w:val="000000"/>
        </w:rPr>
        <w:t xml:space="preserve">In other studies in summer rainfall regions, rainfall is less of a determining factor in beetle assemblage size and structure than previously thought </w:t>
      </w:r>
      <w:bookmarkStart w:id="77" w:name="ZOTERO_BREF_Yq3S0ljzN6bF"/>
      <w:r>
        <w:rPr>
          <w:rFonts w:eastAsia="Arial" w:cs="Arial"/>
          <w:color w:val="000000"/>
        </w:rPr>
        <w:t>(Grimbacher and Stork, 2009)</w:t>
      </w:r>
      <w:bookmarkEnd w:id="77"/>
      <w:r>
        <w:rPr>
          <w:rFonts w:eastAsia="Arial" w:cs="Arial"/>
          <w:color w:val="000000"/>
        </w:rPr>
        <w:t>. Other studies from winter</w:t>
      </w:r>
      <w:del w:id="354" w:author="Unknown Author" w:date="2026-04-06T04:24:35Z">
        <w:r>
          <w:rPr>
            <w:rFonts w:eastAsia="Arial" w:cs="Arial"/>
            <w:color w:val="000000"/>
          </w:rPr>
          <w:delText>fall</w:delText>
        </w:r>
      </w:del>
      <w:r>
        <w:rPr>
          <w:rFonts w:eastAsia="Arial" w:cs="Arial"/>
          <w:color w:val="000000"/>
        </w:rPr>
        <w:t xml:space="preserve"> rainfal</w:t>
      </w:r>
      <w:ins w:id="355" w:author="Unknown Author" w:date="2026-04-06T04:24:30Z">
        <w:r>
          <w:rPr>
            <w:rFonts w:eastAsia="Arial" w:cs="Arial"/>
            <w:color w:val="000000"/>
          </w:rPr>
          <w:t>l</w:t>
        </w:r>
      </w:ins>
      <w:r>
        <w:rPr>
          <w:rFonts w:eastAsia="Arial" w:cs="Arial"/>
          <w:color w:val="000000"/>
        </w:rPr>
        <w:t xml:space="preserve"> regions, including this study site, did not report any significant effects of precipitation on the beetle assemblages </w:t>
      </w:r>
      <w:bookmarkStart w:id="78" w:name="ZOTERO_BREF_zj26fWybEIB4"/>
      <w:r>
        <w:rPr>
          <w:b w:val="false"/>
          <w:i w:val="false"/>
          <w:caps w:val="false"/>
          <w:smallCaps w:val="false"/>
          <w:position w:val="0"/>
          <w:sz w:val="24"/>
          <w:u w:val="none"/>
          <w:vertAlign w:val="baseline"/>
        </w:rPr>
        <w:t>(Botes, McGeoch and Chown, 2007; Ramírez-Hernández, Micó and Galante, 2014)</w:t>
      </w:r>
      <w:bookmarkEnd w:id="78"/>
      <w:r>
        <w:rPr/>
        <w:t xml:space="preserve">. A potential reason for this might be that since these environments are generally arid compared to regions, thus </w:t>
      </w:r>
      <w:ins w:id="356" w:author="Unknown Author" w:date="2026-04-06T04:24:56Z">
        <w:r>
          <w:rPr/>
          <w:t>t</w:t>
        </w:r>
      </w:ins>
      <w:r>
        <w:rPr/>
        <w:t>he species present are less variable to assemblage changes due to precipitation. Despite this, the present study focusing on three focal beetle species used in the historical comparison had a positive relationship with increasing levels of maximum precipitation. This could be potentially due to the ecology of the beetle species in this study, especially the detritivorous species, being more affected by the availability and distribution of their preferred vegetative habitats.</w:t>
      </w:r>
    </w:p>
    <w:p>
      <w:pPr>
        <w:pStyle w:val="Normal"/>
        <w:spacing w:lineRule="auto" w:line="360"/>
        <w:rPr/>
      </w:pPr>
      <w:r>
        <w:rPr>
          <w:rFonts w:eastAsia="Arial" w:cs="Arial"/>
          <w:color w:val="000000"/>
        </w:rPr>
        <w:t xml:space="preserve">Vegetation diversity and biomass have been shown to be the primary driver of diversity and community structure in certain insect groups </w:t>
      </w:r>
      <w:bookmarkStart w:id="79" w:name="ZOTERO_BREF_fUCgtdU6l3th"/>
      <w:r>
        <w:rPr>
          <w:b w:val="false"/>
          <w:caps w:val="false"/>
          <w:smallCaps w:val="false"/>
          <w:position w:val="0"/>
          <w:sz w:val="24"/>
          <w:u w:val="none"/>
          <w:vertAlign w:val="baseline"/>
        </w:rPr>
        <w:t xml:space="preserve">(Gaona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79"/>
      <w:r>
        <w:rPr>
          <w:rFonts w:eastAsia="Arial" w:cs="Arial"/>
          <w:color w:val="000000"/>
        </w:rPr>
        <w:t xml:space="preserve">. Additionally, changes in distribution of vegetation can affect insects at various levels of ecological specificity. The distribution ranges of specialist species such as </w:t>
      </w:r>
      <w:r>
        <w:rPr>
          <w:rFonts w:eastAsia="Arial" w:cs="Arial"/>
          <w:i/>
          <w:iCs/>
          <w:color w:val="000000"/>
        </w:rPr>
        <w:t xml:space="preserve">Papilio cresphontes </w:t>
      </w:r>
      <w:r>
        <w:rPr>
          <w:rFonts w:eastAsia="Arial" w:cs="Arial"/>
          <w:color w:val="000000"/>
        </w:rPr>
        <w:t>(Papilionidae)</w:t>
      </w:r>
      <w:r>
        <w:rPr>
          <w:rFonts w:eastAsia="Arial" w:cs="Arial"/>
          <w:i/>
          <w:iCs/>
          <w:color w:val="000000"/>
        </w:rPr>
        <w:t xml:space="preserve"> </w:t>
      </w:r>
      <w:r>
        <w:rPr>
          <w:rFonts w:eastAsia="Arial" w:cs="Arial"/>
          <w:color w:val="000000"/>
        </w:rPr>
        <w:t xml:space="preserve">have been observed to expand rapidly as their host-plant has undergone a range expansion </w:t>
      </w:r>
      <w:bookmarkStart w:id="80" w:name="ZOTERO_BREF_6JhnFTiIuMAL"/>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80"/>
      <w:r>
        <w:rPr>
          <w:rFonts w:eastAsia="Arial" w:cs="Arial"/>
          <w:color w:val="000000"/>
        </w:rPr>
        <w:t xml:space="preserve">. In contrast, generalist species such as the leaf beetle </w:t>
      </w:r>
      <w:r>
        <w:rPr>
          <w:rFonts w:eastAsia="Arial" w:cs="Arial"/>
          <w:i/>
          <w:iCs/>
          <w:color w:val="000000"/>
        </w:rPr>
        <w:t xml:space="preserve">Cerotoma trifurcata </w:t>
      </w:r>
      <w:r>
        <w:rPr>
          <w:rFonts w:eastAsia="Arial" w:cs="Arial"/>
          <w:color w:val="000000"/>
        </w:rPr>
        <w:t>(Chrysomelidae)</w:t>
      </w:r>
      <w:del w:id="357" w:author="Unknown Author" w:date="2026-04-05T05:22:52Z">
        <w:r>
          <w:rPr>
            <w:rFonts w:eastAsia="Arial" w:cs="Arial"/>
            <w:i/>
            <w:iCs/>
            <w:color w:val="000000"/>
          </w:rPr>
          <w:delText xml:space="preserve"> </w:delText>
        </w:r>
      </w:del>
      <w:r>
        <w:rPr>
          <w:rFonts w:eastAsia="Arial" w:cs="Arial"/>
          <w:i/>
          <w:iCs/>
          <w:color w:val="000000"/>
        </w:rPr>
        <w:t xml:space="preserve"> </w:t>
      </w:r>
      <w:r>
        <w:rPr>
          <w:rFonts w:eastAsia="Arial" w:cs="Arial"/>
          <w:color w:val="000000"/>
        </w:rPr>
        <w:t xml:space="preserve">have been modelled to indicate their ranges can be heavily restricted by the soybean plants that they consume as their preferred host-plants </w:t>
      </w:r>
      <w:bookmarkStart w:id="81" w:name="ZOTERO_BREF_MCVieAhywHXX"/>
      <w:r>
        <w:rPr>
          <w:b w:val="false"/>
          <w:caps w:val="false"/>
          <w:smallCaps w:val="false"/>
          <w:position w:val="0"/>
          <w:sz w:val="24"/>
          <w:u w:val="none"/>
          <w:vertAlign w:val="baseline"/>
        </w:rPr>
        <w:t xml:space="preserve">(Berzitis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81"/>
      <w:r>
        <w:rPr/>
        <w:t>. The prevalence of the soybean plants that they mostly feed on has meant that the mass availability of food allows the species to have a large distr</w:t>
      </w:r>
      <w:ins w:id="358" w:author="Unknown Author" w:date="2026-04-06T04:25:08Z">
        <w:r>
          <w:rPr/>
          <w:t>i</w:t>
        </w:r>
      </w:ins>
      <w:del w:id="359" w:author="Unknown Author" w:date="2026-04-06T04:25:09Z">
        <w:r>
          <w:rPr/>
          <w:delText>u</w:delText>
        </w:r>
      </w:del>
      <w:r>
        <w:rPr/>
        <w:t>b</w:t>
      </w:r>
      <w:ins w:id="360" w:author="Unknown Author" w:date="2026-04-06T04:25:11Z">
        <w:r>
          <w:rPr/>
          <w:t>u</w:t>
        </w:r>
      </w:ins>
      <w:r>
        <w:rPr/>
        <w:t>tion range that it currently inhabits.</w:t>
      </w:r>
    </w:p>
    <w:p>
      <w:pPr>
        <w:pStyle w:val="Normal"/>
        <w:spacing w:lineRule="auto" w:line="360"/>
        <w:rPr/>
      </w:pPr>
      <w:r>
        <w:rPr>
          <w:rFonts w:eastAsia="Arial" w:cs="Arial"/>
          <w:color w:val="000000"/>
        </w:rPr>
        <w:t>The ecology of the most abundant beetle in this study’s transect (</w:t>
      </w:r>
      <w:r>
        <w:rPr>
          <w:rFonts w:eastAsia="Arial" w:cs="Arial"/>
          <w:i/>
          <w:iCs/>
          <w:color w:val="000000"/>
        </w:rPr>
        <w:t>Zophosis gracilicornis</w:t>
      </w:r>
      <w:r>
        <w:rPr>
          <w:rFonts w:eastAsia="Arial" w:cs="Arial"/>
          <w:color w:val="000000"/>
        </w:rPr>
        <w:t xml:space="preserve">) is relatively unknown, however whether they are generalists or specialists, environmental vegetation changes might explain why they have undergone an intense loss of abundance and altitudinal range shift. Increasing temperatures have also generally indicated an increase in vegetation and an expansion of vegetation into higher altitudes as temperature conditions make it suitable for them </w:t>
      </w:r>
      <w:bookmarkStart w:id="82" w:name="ZOTERO_BREF_joRNQzs0UvMf"/>
      <w:r>
        <w:rPr>
          <w:b w:val="false"/>
          <w:caps w:val="false"/>
          <w:smallCaps w:val="false"/>
          <w:position w:val="0"/>
          <w:sz w:val="24"/>
          <w:u w:val="none"/>
          <w:vertAlign w:val="baseline"/>
        </w:rPr>
        <w:t xml:space="preserve">(Zu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82"/>
      <w:r>
        <w:rPr>
          <w:rFonts w:eastAsia="Arial" w:cs="Arial"/>
          <w:color w:val="000000"/>
        </w:rPr>
        <w:t xml:space="preserve">. As seen in this study, vegetation cover has increased in general across all altitudinal bands, meaning that plant species from different elevations could be shifting in range into altitudes in which they were previously not present. These vegetative altitudinal range shifts come with an associated increase in competition and a restructuring of the vegetative communities in the relevant environments. Even with increased vegetation cover and range for vegetation in general, the specific host-plants for certain species might be under competitive pressure </w:t>
      </w:r>
      <w:bookmarkStart w:id="83" w:name="ZOTERO_BREF_RX9KVgpgoCUR"/>
      <w:r>
        <w:rPr>
          <w:rFonts w:eastAsia="Arial" w:cs="Arial"/>
          <w:color w:val="000000"/>
        </w:rPr>
        <w:t>(Harvey and Malcicka, 2015)</w:t>
      </w:r>
      <w:bookmarkEnd w:id="83"/>
      <w:r>
        <w:rPr>
          <w:rFonts w:eastAsia="Arial" w:cs="Arial"/>
          <w:color w:val="000000"/>
        </w:rPr>
        <w:t xml:space="preserve">. As the </w:t>
      </w:r>
      <w:r>
        <w:rPr>
          <w:rFonts w:eastAsia="Arial" w:cs="Arial"/>
          <w:i/>
          <w:iCs/>
          <w:color w:val="000000"/>
        </w:rPr>
        <w:t xml:space="preserve">Zophosis gracilicornis </w:t>
      </w:r>
      <w:r>
        <w:rPr>
          <w:rFonts w:eastAsia="Arial" w:cs="Arial"/>
          <w:color w:val="000000"/>
        </w:rPr>
        <w:t>is found mostly in Ericaceous Fynbos sites, a particular type of vegetation found within those sites could be a major determining factor as to their distribution and ideal habitat.</w:t>
      </w:r>
    </w:p>
    <w:p>
      <w:pPr>
        <w:pStyle w:val="Normal"/>
        <w:spacing w:lineRule="auto" w:line="360"/>
        <w:rPr/>
      </w:pPr>
      <w:r>
        <w:rPr>
          <w:rFonts w:eastAsia="Arial" w:cs="Arial"/>
          <w:color w:val="000000"/>
        </w:rPr>
        <w:t>One particular site (1300m (E)), exhibited a beetle assemblage that did not match the trends observed in the sites with the same vegetation type as it on the Eastern aspect of the mountain, or the trends in diversity and observed species in general. This site was mostly dominated by a single species—</w:t>
      </w:r>
      <w:r>
        <w:rPr>
          <w:rFonts w:eastAsia="Arial" w:cs="Arial"/>
          <w:i/>
          <w:iCs/>
          <w:color w:val="000000"/>
        </w:rPr>
        <w:t>Cicindela lurida—</w:t>
      </w:r>
      <w:r>
        <w:rPr>
          <w:rFonts w:eastAsia="Arial" w:cs="Arial"/>
          <w:color w:val="000000"/>
        </w:rPr>
        <w:t xml:space="preserve">and a few of small abundances of herbivorous beetles. </w:t>
      </w:r>
      <w:r>
        <w:rPr>
          <w:rFonts w:eastAsia="Arial" w:cs="Arial"/>
          <w:i/>
          <w:iCs/>
          <w:color w:val="000000"/>
        </w:rPr>
        <w:t xml:space="preserve">Cicindela lurida </w:t>
      </w:r>
      <w:r>
        <w:rPr>
          <w:rFonts w:eastAsia="Arial" w:cs="Arial"/>
        </w:rPr>
        <w:t>was also found</w:t>
      </w:r>
      <w:r>
        <w:rPr>
          <w:rFonts w:eastAsia="Arial" w:cs="Arial"/>
          <w:color w:val="000000"/>
        </w:rPr>
        <w:t xml:space="preserve"> in high abundances in another site (1900m). This dominance of a single predatory species is not a recent phenomenon. The October 2002-2003 sample also had this same trend. A possible reason for this site having a unique composition of beetles could include vegetation differences that were not recorded in this study. Another possible reason that could explain the lack of predatory Carabidae specifically are the aforementioned observations that they as a family specifically seem to be affected by interspecific competition by other predators and availability of prey, especially if they are both preying on the same groups </w:t>
      </w:r>
      <w:bookmarkStart w:id="84" w:name="ZOTERO_BREF_G65DwL4H5Gra"/>
      <w:r>
        <w:rPr>
          <w:b w:val="false"/>
          <w:caps w:val="false"/>
          <w:smallCaps w:val="false"/>
          <w:position w:val="0"/>
          <w:sz w:val="24"/>
          <w:u w:val="none"/>
          <w:vertAlign w:val="baseline"/>
        </w:rPr>
        <w:t xml:space="preserve">(Niemelä, 1993; Lövei and Sunderland, 1996;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84"/>
      <w:r>
        <w:rPr/>
        <w:t>.</w:t>
      </w:r>
    </w:p>
    <w:p>
      <w:pPr>
        <w:pStyle w:val="Normal"/>
        <w:spacing w:lineRule="auto" w:line="360"/>
        <w:rPr/>
      </w:pPr>
      <w:r>
        <w:rPr>
          <w:rFonts w:eastAsia="Arial" w:cs="Arial"/>
          <w:color w:val="000000"/>
        </w:rPr>
        <w:t xml:space="preserve">There was a consistent 0.19°C increase in air temperatures across the entire transect. However, the changes observed at microclimate level temperatures were not similarly consistent between the different altitudinal sites. Some of the sites exhibited ground temperature changes that fluctuated in line with the air temperature changes that were also calculated over time. However in certain sites (such as the 700m (W) example), there was a steady increase of soil microclimate temperatures. There are many different factors that could potentially explain this relationship of greatly increased ground temperatures. Past studies have shown that the greatest increases in soil temperature were usually found in dry environments with sparse vegetation </w:t>
      </w:r>
      <w:bookmarkStart w:id="85" w:name="ZOTERO_BREF_jfRFrIttPY52"/>
      <w:r>
        <w:rPr>
          <w:b w:val="false"/>
          <w:caps w:val="false"/>
          <w:smallCaps w:val="false"/>
          <w:position w:val="0"/>
          <w:sz w:val="24"/>
          <w:u w:val="none"/>
          <w:vertAlign w:val="baseline"/>
        </w:rPr>
        <w:t xml:space="preserve">(Harte </w:t>
      </w:r>
      <w:r>
        <w:rPr>
          <w:b w:val="false"/>
          <w:i/>
          <w:caps w:val="false"/>
          <w:smallCaps w:val="false"/>
          <w:position w:val="0"/>
          <w:sz w:val="24"/>
          <w:u w:val="none"/>
          <w:vertAlign w:val="baseline"/>
        </w:rPr>
        <w:t>et al.</w:t>
      </w:r>
      <w:r>
        <w:rPr>
          <w:b w:val="false"/>
          <w:caps w:val="false"/>
          <w:smallCaps w:val="false"/>
          <w:position w:val="0"/>
          <w:sz w:val="24"/>
          <w:u w:val="none"/>
          <w:vertAlign w:val="baseline"/>
        </w:rPr>
        <w:t>, 1995)</w:t>
      </w:r>
      <w:bookmarkEnd w:id="85"/>
      <w:r>
        <w:rPr>
          <w:rFonts w:eastAsia="Arial" w:cs="Arial"/>
          <w:color w:val="000000"/>
        </w:rPr>
        <w:t xml:space="preserve">. However the vegetation found at these sites were not significantly different from any other site. Another possible reason is due to which direction the slope of the site faces irrespective of the aspect of the mountain that it was situated on </w:t>
      </w:r>
      <w:bookmarkStart w:id="86" w:name="ZOTERO_BREF_7YbRAhOyRV28"/>
      <w:r>
        <w:rPr>
          <w:rFonts w:eastAsia="Arial" w:cs="Arial"/>
          <w:color w:val="000000"/>
        </w:rPr>
        <w:t>(Adams, 2010)</w:t>
      </w:r>
      <w:bookmarkEnd w:id="86"/>
      <w:r>
        <w:rPr>
          <w:rFonts w:eastAsia="Arial" w:cs="Arial"/>
          <w:color w:val="000000"/>
        </w:rPr>
        <w:t>. Whatever the case may be for why the soil temperatures in certain sites are increasing in this way, it will result in some taxa being able to shift to these sites as the temperatures there become more suitable for them, while other taxa will not be able to inhabit those areas due their or other species in the ecosystem that they rely on critical ther</w:t>
      </w:r>
      <w:ins w:id="361" w:author="Unknown Author" w:date="2026-04-06T04:25:21Z">
        <w:r>
          <w:rPr>
            <w:rFonts w:eastAsia="Arial" w:cs="Arial"/>
            <w:color w:val="000000"/>
          </w:rPr>
          <w:t>m</w:t>
        </w:r>
      </w:ins>
      <w:del w:id="362" w:author="Unknown Author" w:date="2026-04-06T04:25:20Z">
        <w:r>
          <w:rPr>
            <w:rFonts w:eastAsia="Arial" w:cs="Arial"/>
            <w:color w:val="000000"/>
          </w:rPr>
          <w:delText>n</w:delText>
        </w:r>
      </w:del>
      <w:r>
        <w:rPr>
          <w:rFonts w:eastAsia="Arial" w:cs="Arial"/>
          <w:color w:val="000000"/>
        </w:rPr>
        <w:t xml:space="preserve">al limits being exceeded, </w:t>
      </w:r>
      <w:bookmarkStart w:id="87" w:name="ZOTERO_BREF_o68HFo6PwM0m"/>
      <w:r>
        <w:rPr>
          <w:rFonts w:eastAsia="Arial" w:cs="Arial"/>
          <w:color w:val="000000"/>
        </w:rPr>
        <w:t>(Harvey and Malcicka, 2015)</w:t>
      </w:r>
      <w:bookmarkEnd w:id="87"/>
      <w:r>
        <w:rPr>
          <w:rFonts w:eastAsia="Arial" w:cs="Arial"/>
          <w:color w:val="000000"/>
        </w:rPr>
        <w:t xml:space="preserve">. For ectotherms, an increase in temperature up to a certain point also means an increase in metabolic activity </w:t>
      </w:r>
      <w:bookmarkStart w:id="88" w:name="ZOTERO_BREF_EmsBJSZHNzKU"/>
      <w:r>
        <w:rPr>
          <w:b w:val="false"/>
          <w:caps w:val="false"/>
          <w:smallCaps w:val="false"/>
          <w:position w:val="0"/>
          <w:sz w:val="24"/>
          <w:u w:val="none"/>
          <w:vertAlign w:val="baseline"/>
        </w:rPr>
        <w:t xml:space="preserve">(Riemer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2018)</w:t>
      </w:r>
      <w:bookmarkEnd w:id="88"/>
      <w:r>
        <w:rPr>
          <w:rFonts w:eastAsia="Arial" w:cs="Arial"/>
          <w:color w:val="000000"/>
        </w:rPr>
        <w:t xml:space="preserve">. Previous studies have shown that there is an asymmetrical effect of increased metabolic activity on organisms depending on their trophic level. Increased metabolic activity in predators results in </w:t>
      </w:r>
      <w:r>
        <w:rPr>
          <w:rFonts w:eastAsia="Arial" w:cs="Arial"/>
        </w:rPr>
        <w:t>a spike</w:t>
      </w:r>
      <w:r>
        <w:rPr>
          <w:rFonts w:eastAsia="Arial" w:cs="Arial"/>
          <w:color w:val="000000"/>
        </w:rPr>
        <w:t xml:space="preserve"> of predatory attacks on herbivores and a disproportionately higher </w:t>
      </w:r>
      <w:r>
        <w:rPr>
          <w:rFonts w:eastAsia="Arial" w:cs="Arial"/>
        </w:rPr>
        <w:t>number</w:t>
      </w:r>
      <w:r>
        <w:rPr>
          <w:rFonts w:eastAsia="Arial" w:cs="Arial"/>
          <w:color w:val="000000"/>
        </w:rPr>
        <w:t xml:space="preserve"> of herbivores dying to predation </w:t>
      </w:r>
      <w:bookmarkStart w:id="89" w:name="ZOTERO_BREF_cd160O43zagr"/>
      <w:r>
        <w:rPr>
          <w:rFonts w:eastAsia="Arial" w:cs="Arial"/>
          <w:color w:val="000000"/>
        </w:rPr>
        <w:t>(Rudolf and Roman, 2018)</w:t>
      </w:r>
      <w:bookmarkEnd w:id="89"/>
      <w:r>
        <w:rPr>
          <w:rFonts w:eastAsia="Arial" w:cs="Arial"/>
          <w:color w:val="000000"/>
        </w:rPr>
        <w:t>.</w:t>
      </w:r>
    </w:p>
    <w:p>
      <w:pPr>
        <w:pStyle w:val="Normal"/>
        <w:spacing w:lineRule="auto" w:line="360"/>
        <w:rPr>
          <w:del w:id="365" w:author="Unknown Author" w:date="2026-04-05T05:25:09Z"/>
        </w:rPr>
      </w:pPr>
      <w:r>
        <w:rPr>
          <w:rFonts w:eastAsia="Arial" w:cs="Arial"/>
          <w:color w:val="000000"/>
        </w:rPr>
        <w:t xml:space="preserve">The fluctuations observed in the trends for temperature and precipitation from the seasonal decomposition models lined up closely with the timeline of historical ENSO events that have been recorded (Figure </w:t>
      </w:r>
      <w:ins w:id="363" w:author="Unknown Author" w:date="2026-04-05T05:26:20Z">
        <w:r>
          <w:rPr>
            <w:rFonts w:eastAsia="Arial" w:cs="Arial"/>
            <w:color w:val="000000"/>
          </w:rPr>
          <w:t>S13</w:t>
        </w:r>
      </w:ins>
      <w:del w:id="364" w:author="Unknown Author" w:date="2026-04-05T05:26:19Z">
        <w:r>
          <w:rPr>
            <w:rFonts w:eastAsia="Arial" w:cs="Arial"/>
            <w:color w:val="000000"/>
          </w:rPr>
          <w:delText>20</w:delText>
        </w:r>
      </w:del>
      <w:r>
        <w:rPr>
          <w:rFonts w:eastAsia="Arial" w:cs="Arial"/>
          <w:color w:val="000000"/>
        </w:rPr>
        <w:t xml:space="preserve">) </w:t>
      </w:r>
      <w:bookmarkStart w:id="90" w:name="ZOTERO_BREF_zpzfA2n8E0dO"/>
      <w:r>
        <w:rPr>
          <w:rFonts w:eastAsia="Arial" w:cs="Arial"/>
          <w:color w:val="000000"/>
        </w:rPr>
        <w:t>(National Oceanic and Atmospheric Administration, 2026)</w:t>
      </w:r>
      <w:bookmarkEnd w:id="90"/>
      <w:r>
        <w:rPr>
          <w:rFonts w:eastAsia="Arial" w:cs="Arial"/>
          <w:color w:val="000000"/>
        </w:rPr>
        <w:t xml:space="preserve">. The temperature increases that were recorded from the beginning of the study show a sharp increase in temperature that coincides with the 2002-2003 ENSO event. However, the temperature that was observed from that point afterwards never reduced below the thresholds reached after that period. The historcal study (October 2002) occurred just before an El Niño, and there was a great increase in the abundance of </w:t>
      </w:r>
      <w:r>
        <w:rPr>
          <w:rFonts w:eastAsia="Arial" w:cs="Arial"/>
        </w:rPr>
        <w:t>beetles</w:t>
      </w:r>
      <w:r>
        <w:rPr>
          <w:rFonts w:eastAsia="Arial" w:cs="Arial"/>
          <w:color w:val="000000"/>
        </w:rPr>
        <w:t xml:space="preserve"> in just one year, with the October 2003 sample having more than double the beetles sampled in 2002 (</w:t>
      </w:r>
      <w:r>
        <w:rPr>
          <w:rFonts w:eastAsia="Arial" w:cs="Arial"/>
        </w:rPr>
        <w:t>Table S2</w:t>
      </w:r>
      <w:r>
        <w:rPr>
          <w:rFonts w:eastAsia="Arial" w:cs="Arial"/>
          <w:color w:val="000000"/>
        </w:rPr>
        <w:t xml:space="preserve">). The rapid environmental changes caused by the ENSO could be a potential reason why such high abundances were observed. A potential reason for this is that insect sampling may be more determined by insect activity than true population abundance, and ENSO events have been shown to affect the phenology timelines of other insect species </w:t>
      </w:r>
      <w:bookmarkStart w:id="91" w:name="ZOTERO_BREF_l9YrIc0XQnYp"/>
      <w:r>
        <w:rPr>
          <w:b w:val="false"/>
          <w:caps w:val="false"/>
          <w:smallCaps w:val="false"/>
          <w:position w:val="0"/>
          <w:sz w:val="24"/>
          <w:u w:val="none"/>
          <w:vertAlign w:val="baseline"/>
        </w:rPr>
        <w:t xml:space="preserve">(Srygley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2010)</w:t>
      </w:r>
      <w:bookmarkEnd w:id="91"/>
      <w:r>
        <w:rPr/>
        <w:t xml:space="preserve">. There was an El Niño event that started in mid-2023 </w:t>
      </w:r>
      <w:bookmarkStart w:id="92" w:name="ZOTERO_BREF_psNMr9M3Sgm6"/>
      <w:r>
        <w:rPr/>
        <w:t>(Hagen and Azevedo, 2024)</w:t>
      </w:r>
      <w:bookmarkEnd w:id="92"/>
      <w:r>
        <w:rPr/>
        <w:t>. Although this El Niño was not particularly intense, fully identifying the beetle samples that were collected in October 2023 could have allowed for an informative explanation regarding rapid responses by the beetle assemblages to environmental changes and a potential comparison to the October 2003 sampling event.</w:t>
      </w:r>
    </w:p>
    <w:p>
      <w:pPr>
        <w:pStyle w:val="Normal"/>
        <w:widowControl/>
        <w:suppressAutoHyphens w:val="true"/>
        <w:overflowPunct w:val="true"/>
        <w:bidi w:val="0"/>
        <w:spacing w:lineRule="auto" w:line="276" w:before="0" w:after="142"/>
        <w:jc w:val="both"/>
        <w:rPr/>
      </w:pPr>
      <w:del w:id="366" w:author="Unknown Author" w:date="2026-04-05T05:25:09Z">
        <w:r>
          <w:rPr>
            <w:b/>
            <w:bCs/>
          </w:rPr>
          <w:delText xml:space="preserve">Figure 20: </w:delText>
        </w:r>
      </w:del>
      <w:del w:id="367" w:author="Unknown Author" w:date="2026-04-05T05:25:09Z">
        <w:r>
          <w:rPr/>
          <w:delText>Timeline of El Niño and La Niña events over time. Indices that exceed the red intercept line (y = 1) indicate periods of El Niño, and indices that exceed the blue intercept line (y = -1) indicate periods of La Niña‍</w:delText>
        </w:r>
      </w:del>
      <w:del w:id="368" w:author="Unknown Author" w:date="2026-04-05T05:25:09Z">
        <w:r>
          <w:drawing>
            <wp:anchor distT="0" distB="0" distL="114300" distR="114300" simplePos="0" relativeHeight="0" behindDoc="0" locked="0" layoutInCell="1" allowOverlap="1">
              <wp:simplePos x="0" y="0"/>
              <wp:positionH relativeFrom="column">
                <wp:posOffset>195580</wp:posOffset>
              </wp:positionH>
              <wp:positionV relativeFrom="paragraph">
                <wp:posOffset>79375</wp:posOffset>
              </wp:positionV>
              <wp:extent cx="5728970" cy="3540760"/>
              <wp:effectExtent l="0" t="0" r="0" b="0"/>
              <wp:wrapSquare wrapText="bothSides"/>
              <wp:docPr id="5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png"/>
                      <pic:cNvPicPr>
                        <a:picLocks noChangeAspect="1" noChangeArrowheads="1"/>
                      </pic:cNvPicPr>
                    </pic:nvPicPr>
                    <pic:blipFill>
                      <a:blip r:embed="rId46"/>
                      <a:stretch>
                        <a:fillRect/>
                      </a:stretch>
                    </pic:blipFill>
                    <pic:spPr bwMode="auto">
                      <a:xfrm>
                        <a:off x="0" y="0"/>
                        <a:ext cx="5728970" cy="3540760"/>
                      </a:xfrm>
                      <a:prstGeom prst="rect">
                        <a:avLst/>
                      </a:prstGeom>
                    </pic:spPr>
                  </pic:pic>
                </a:graphicData>
              </a:graphic>
            </wp:anchor>
          </w:drawing>
        </w:r>
      </w:del>
      <w:del w:id="369" w:author="Unknown Author" w:date="2026-04-05T05:25:09Z">
        <w:r>
          <w:rPr/>
          <w:delText>‍.</w:delText>
        </w:r>
      </w:del>
      <w:del w:id="370" w:author="Unknown Author" w:date="2026-04-05T05:25:09Z">
        <w:r>
          <w:rPr/>
          <w:commentReference w:id="27"/>
        </w:r>
      </w:del>
    </w:p>
    <w:p>
      <w:pPr>
        <w:pStyle w:val="Normal"/>
        <w:spacing w:lineRule="auto" w:line="360"/>
        <w:rPr/>
      </w:pPr>
      <w:r>
        <w:rPr>
          <w:rFonts w:eastAsia="Arial" w:cs="Arial"/>
          <w:color w:val="000000"/>
        </w:rPr>
        <w:t xml:space="preserve">The precipitation changes that were observed as a baseline trend showed no particular pattern over time. ENSO events have been correlated with droughts in the Western Cape previously </w:t>
      </w:r>
      <w:bookmarkStart w:id="93" w:name="ZOTERO_BREF_qn6WAqkLc3ne"/>
      <w:r>
        <w:rPr>
          <w:rFonts w:eastAsia="Arial" w:cs="Arial"/>
          <w:color w:val="000000"/>
        </w:rPr>
        <w:t>(Dube, Nhamo and Chikodzi, 2022)</w:t>
      </w:r>
      <w:bookmarkEnd w:id="93"/>
      <w:r>
        <w:rPr/>
        <w:t>.</w:t>
      </w:r>
      <w:r>
        <w:rPr>
          <w:rFonts w:eastAsia="Arial" w:cs="Arial"/>
          <w:color w:val="000000"/>
        </w:rPr>
        <w:t xml:space="preserve"> However, there has been no direct relationship determined between the effects of ENSO and winter rainfall, even though it reduces summer rainfall across South Africa </w:t>
      </w:r>
      <w:bookmarkStart w:id="94" w:name="ZOTERO_BREF_yQIgYppyASt3"/>
      <w:r>
        <w:rPr>
          <w:rFonts w:eastAsia="Arial" w:cs="Arial"/>
          <w:color w:val="000000"/>
        </w:rPr>
        <w:t>(Mahlalela, Blamey and Reason, 2019)</w:t>
      </w:r>
      <w:bookmarkEnd w:id="94"/>
      <w:r>
        <w:rPr>
          <w:rFonts w:eastAsia="Arial" w:cs="Arial"/>
          <w:color w:val="000000"/>
        </w:rPr>
        <w:t xml:space="preserve">. The Cape Floristic Region is expected to experience more frequent and intense droughts from the effects of climate change as it progresses </w:t>
      </w:r>
      <w:bookmarkStart w:id="95" w:name="ZOTERO_BREF_R1RXV59uLDvl"/>
      <w:r>
        <w:rPr>
          <w:b w:val="false"/>
          <w:caps w:val="false"/>
          <w:smallCaps w:val="false"/>
          <w:position w:val="0"/>
          <w:sz w:val="24"/>
          <w:u w:val="none"/>
          <w:vertAlign w:val="baseline"/>
        </w:rPr>
        <w:t xml:space="preserve">(Midgley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2003; Hannah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2005)</w:t>
      </w:r>
      <w:bookmarkEnd w:id="95"/>
      <w:r>
        <w:rPr>
          <w:rFonts w:eastAsia="Arial" w:cs="Arial"/>
          <w:color w:val="000000"/>
        </w:rPr>
        <w:t xml:space="preserve">, and Southern Africa in general is also expected to become increasingly more arid from climate change in general </w:t>
      </w:r>
      <w:bookmarkStart w:id="96" w:name="ZOTERO_BREF_2tr4pcvHOo03"/>
      <w:r>
        <w:rPr>
          <w:b w:val="false"/>
          <w:caps w:val="false"/>
          <w:smallCaps w:val="false"/>
          <w:position w:val="0"/>
          <w:sz w:val="24"/>
          <w:u w:val="none"/>
          <w:vertAlign w:val="baseline"/>
        </w:rPr>
        <w:t xml:space="preserve">(Munday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96"/>
      <w:r>
        <w:rPr>
          <w:rFonts w:eastAsia="Arial" w:cs="Arial"/>
          <w:color w:val="000000"/>
        </w:rPr>
        <w:t xml:space="preserve">. These projected changes compounded with more intense and frequent ENSO events </w:t>
      </w:r>
      <w:bookmarkStart w:id="97" w:name="ZOTERO_BREF_kDWAEBCFcwKq"/>
      <w:r>
        <w:rPr>
          <w:b w:val="false"/>
          <w:caps w:val="false"/>
          <w:smallCaps w:val="false"/>
          <w:position w:val="0"/>
          <w:sz w:val="24"/>
          <w:u w:val="none"/>
          <w:vertAlign w:val="baseline"/>
        </w:rPr>
        <w:t xml:space="preserve">(Wang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bookmarkEnd w:id="97"/>
      <w:r>
        <w:rPr>
          <w:rFonts w:eastAsia="Arial" w:cs="Arial"/>
          <w:color w:val="000000"/>
        </w:rPr>
        <w:t xml:space="preserve"> could result in extreme levels of drought and precipitation loss in the CFR. Effects of climate change combined with extreme climate phenomena means that the insect decline currently observed in this environment could increase </w:t>
      </w:r>
      <w:bookmarkStart w:id="98" w:name="ZOTERO_BREF_MfUIH8jJedqp"/>
      <w:r>
        <w:rPr>
          <w:b w:val="false"/>
          <w:caps w:val="false"/>
          <w:smallCaps w:val="false"/>
          <w:position w:val="0"/>
          <w:sz w:val="24"/>
          <w:u w:val="none"/>
          <w:vertAlign w:val="baseline"/>
        </w:rPr>
        <w:t xml:space="preserve">(Sharp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98"/>
      <w:r>
        <w:rPr/>
        <w:t xml:space="preserve"> due to all of the direct and indirect effects.</w:t>
      </w:r>
    </w:p>
    <w:p>
      <w:pPr>
        <w:pStyle w:val="Heading2"/>
        <w:numPr>
          <w:ilvl w:val="0"/>
          <w:numId w:val="1"/>
        </w:numPr>
        <w:spacing w:lineRule="auto" w:line="360"/>
        <w:ind w:hanging="0" w:left="0"/>
        <w:rPr/>
      </w:pPr>
      <w:r>
        <w:rPr/>
        <w:t>Current limitations and future considerations</w:t>
      </w:r>
    </w:p>
    <w:p>
      <w:pPr>
        <w:pStyle w:val="Normal"/>
        <w:spacing w:lineRule="auto" w:line="360"/>
        <w:rPr/>
      </w:pPr>
      <w:r>
        <w:rPr>
          <w:rFonts w:eastAsia="Arial" w:cs="Arial"/>
          <w:color w:val="000000"/>
        </w:rPr>
        <w:t xml:space="preserve">In previous studies that examined how the functional groups that are made up of Tenebrionidae and Carabidae interact with their environment in arid landscapes, local vegetation biomass and vegetation species richness were determined to be two important factors that explained the diversity and abundance of the beetles </w:t>
      </w:r>
      <w:bookmarkStart w:id="99" w:name="ZOTERO_BREF_74bDphIehTxb"/>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99"/>
      <w:r>
        <w:rPr>
          <w:rFonts w:eastAsia="Arial" w:cs="Arial"/>
          <w:color w:val="000000"/>
        </w:rPr>
        <w:t xml:space="preserve">. These two environmental variables were not measured in this study. Therefore a great portion of possible variation that could have been explained by those might be unrepresented in the final results. Identifying the vegetation present within sampling locations could also provide evidence that the host-plant driven insect distributions that have been described in past studies also apply to this transect </w:t>
      </w:r>
      <w:bookmarkStart w:id="100" w:name="ZOTERO_BREF_agdHSO01Q35r"/>
      <w:r>
        <w:rPr>
          <w:b w:val="false"/>
          <w:caps w:val="false"/>
          <w:smallCaps w:val="false"/>
          <w:position w:val="0"/>
          <w:sz w:val="24"/>
          <w:u w:val="none"/>
          <w:vertAlign w:val="baseline"/>
        </w:rPr>
        <w:t xml:space="preserve">(Berzitis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2014; 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Gaona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100"/>
      <w:r>
        <w:rPr>
          <w:rFonts w:eastAsia="Arial" w:cs="Arial"/>
        </w:rPr>
        <w:t xml:space="preserve">(Berzitis </w:t>
      </w:r>
      <w:r>
        <w:rPr>
          <w:rFonts w:eastAsia="Arial" w:cs="Arial"/>
          <w:i/>
          <w:iCs/>
        </w:rPr>
        <w:t>et al.</w:t>
      </w:r>
      <w:r>
        <w:rPr>
          <w:rFonts w:eastAsia="Arial" w:cs="Arial"/>
        </w:rPr>
        <w:t xml:space="preserve">, 2014; Wilson </w:t>
      </w:r>
      <w:r>
        <w:rPr>
          <w:rFonts w:eastAsia="Arial" w:cs="Arial"/>
          <w:i/>
          <w:iCs/>
        </w:rPr>
        <w:t>et al.</w:t>
      </w:r>
      <w:r>
        <w:rPr>
          <w:rFonts w:eastAsia="Arial" w:cs="Arial"/>
        </w:rPr>
        <w:t xml:space="preserve">, 2021; Gaona </w:t>
      </w:r>
      <w:r>
        <w:rPr>
          <w:rFonts w:eastAsia="Arial" w:cs="Arial"/>
          <w:i/>
          <w:iCs/>
        </w:rPr>
        <w:t>et al.</w:t>
      </w:r>
      <w:r>
        <w:rPr>
          <w:rFonts w:eastAsia="Arial" w:cs="Arial"/>
        </w:rPr>
        <w:t>, 2025)</w:t>
      </w:r>
      <w:r>
        <w:rPr>
          <w:rFonts w:eastAsia="Arial" w:cs="Arial"/>
          <w:color w:val="000000"/>
        </w:rPr>
        <w:t>.</w:t>
      </w:r>
    </w:p>
    <w:p>
      <w:pPr>
        <w:pStyle w:val="Normal"/>
        <w:spacing w:lineRule="auto" w:line="360"/>
        <w:rPr/>
      </w:pPr>
      <w:r>
        <w:rPr>
          <w:rFonts w:eastAsia="Arial" w:cs="Arial"/>
          <w:color w:val="000000"/>
        </w:rPr>
        <w:t xml:space="preserve">The phenology or ecology of </w:t>
      </w:r>
      <w:r>
        <w:rPr>
          <w:rFonts w:eastAsia="Arial" w:cs="Arial"/>
          <w:i/>
          <w:iCs/>
          <w:color w:val="000000"/>
        </w:rPr>
        <w:t>Zophosis gracilicornis</w:t>
      </w:r>
      <w:r>
        <w:rPr>
          <w:rFonts w:eastAsia="Arial" w:cs="Arial"/>
          <w:color w:val="000000"/>
        </w:rPr>
        <w:t xml:space="preserve">, Is not well known, despite being the most abundant beetle in this environment. Knowing whether it has a generalist or specialist diet, how and when it reproduces, or its habitat choices, would help to better understand its extreme loss of abundance. Currently, even though RDA shows that it is negatively affected by increasingly extreme maximum air and ground temperatures, along with sun intensity, it is not clear what effect this has on the species itself. The increased temperatures could be resulting in exceeding of its thermal limits or </w:t>
      </w:r>
      <w:r>
        <w:rPr>
          <w:rFonts w:eastAsia="Arial" w:cs="Arial"/>
        </w:rPr>
        <w:t>desiccation</w:t>
      </w:r>
      <w:r>
        <w:rPr>
          <w:rFonts w:eastAsia="Arial" w:cs="Arial"/>
          <w:color w:val="000000"/>
        </w:rPr>
        <w:t xml:space="preserve"> resistance. Other studies have proposed that certain species may be responsive to external biotic triggers such as vegetation flowering and leaf flushes in order to advance through their own life stages </w:t>
      </w:r>
      <w:bookmarkStart w:id="101" w:name="ZOTERO_BREF_sgM297tJ2IXr"/>
      <w:r>
        <w:rPr>
          <w:rFonts w:eastAsia="Arial" w:cs="Arial"/>
          <w:color w:val="000000"/>
        </w:rPr>
        <w:t>(Basset, 2003)</w:t>
      </w:r>
      <w:bookmarkEnd w:id="101"/>
      <w:r>
        <w:rPr>
          <w:rFonts w:eastAsia="Arial" w:cs="Arial"/>
          <w:color w:val="000000"/>
        </w:rPr>
        <w:t xml:space="preserve">. This suggests that the observed changes in abundance in the beetle sampling could be due to the peak abundance and periods of activity for this species might have shifted temporally due to changing vegetation characteristics from changing environmental factors </w:t>
      </w:r>
      <w:bookmarkStart w:id="102" w:name="ZOTERO_BREF_Ho1uNlgOVmCh"/>
      <w:r>
        <w:rPr>
          <w:rFonts w:eastAsia="Arial" w:cs="Arial"/>
          <w:color w:val="000000"/>
        </w:rPr>
        <w:t>(Grimbacher and Stork, 2009)</w:t>
      </w:r>
      <w:bookmarkEnd w:id="102"/>
      <w:r>
        <w:rPr>
          <w:rFonts w:eastAsia="Arial" w:cs="Arial"/>
          <w:color w:val="000000"/>
        </w:rPr>
        <w:t>.</w:t>
      </w:r>
    </w:p>
    <w:p>
      <w:pPr>
        <w:pStyle w:val="Normal"/>
        <w:spacing w:lineRule="auto" w:line="360"/>
        <w:rPr/>
      </w:pPr>
      <w:r>
        <w:rPr>
          <w:rFonts w:eastAsia="Arial" w:cs="Arial"/>
          <w:color w:val="000000"/>
        </w:rPr>
        <w:t xml:space="preserve">The beetles in the original study were also identified to morphospecies </w:t>
      </w:r>
      <w:bookmarkStart w:id="103" w:name="ZOTERO_BREF_xlKL7Ifj65PJ"/>
      <w:r>
        <w:rPr>
          <w:rFonts w:eastAsia="Arial" w:cs="Arial"/>
          <w:color w:val="000000"/>
        </w:rPr>
        <w:t>(Botes, McGeoch and Chown, 2007)</w:t>
      </w:r>
      <w:bookmarkEnd w:id="103"/>
      <w:r>
        <w:rPr>
          <w:rFonts w:eastAsia="Arial" w:cs="Arial"/>
        </w:rPr>
        <w:t>, although could not be compared to the species in this study</w:t>
      </w:r>
      <w:r>
        <w:rPr>
          <w:rFonts w:eastAsia="Arial" w:cs="Arial"/>
          <w:color w:val="000000"/>
        </w:rPr>
        <w:t xml:space="preserve">. This meant that the historical comparisons had to be limited to the three species that were extremely abundant and also easily identifiable in the current samples without much difficulty. Not being able to compare all species from the recent study to the historical study meant that the historical comparisons were not able to consider diversity and could only compare abundance. Being able to access and identify the historical </w:t>
      </w:r>
      <w:r>
        <w:rPr>
          <w:rFonts w:eastAsia="Arial" w:cs="Arial"/>
        </w:rPr>
        <w:t>samples</w:t>
      </w:r>
      <w:r>
        <w:rPr>
          <w:rFonts w:eastAsia="Arial" w:cs="Arial"/>
          <w:color w:val="000000"/>
        </w:rPr>
        <w:t xml:space="preserve"> would allow for diversity comparisons to greatly improve the explanatory extent of this study.</w:t>
      </w:r>
    </w:p>
    <w:p>
      <w:pPr>
        <w:pStyle w:val="BodyText"/>
        <w:spacing w:lineRule="auto" w:line="360"/>
        <w:rPr/>
      </w:pPr>
      <w:r>
        <w:rPr/>
        <w:t xml:space="preserve">There is evidence that there may be some level of declining abundance of beetles that has occurred over the past 20 years. However, most of this decline currently seems to be as a result of one specific prolific species (Zophosis gracilicornis) </w:t>
      </w:r>
      <w:del w:id="371" w:author="Unknown Author" w:date="2026-04-06T04:25:33Z">
        <w:r>
          <w:rPr/>
          <w:delText>drecreasing</w:delText>
        </w:r>
      </w:del>
      <w:ins w:id="372" w:author="Unknown Author" w:date="2026-04-06T04:25:33Z">
        <w:r>
          <w:rPr/>
          <w:t>decreasing</w:t>
        </w:r>
      </w:ins>
      <w:r>
        <w:rPr/>
        <w:t xml:space="preserve"> by 66%. Currently, there can not be any conclusive statement made regarding whether or not there is biodiversity decline occurring in conjunction with the abundance decline. A definitive conclusion on whether the beetle populations of the Cederberg are declining can be determined if the limitations mentioned in this study are addressed. In future studies, the vegetation in the sampling sites need to be recorded in more detail, including species of vegetation present, biomass, and diversity of vegetation. Additionally, the beetles that were sampled in the October 2002 and October 2003 samples that were not identified to species level would need to be identified fully so that direct species diversity and assemblage comparisons can be made between historical and current data. Finally, the sampling and identification of beetles could be expanded to include other beetle families aside from the three that are already being considered, in order to get a better knowledge base of the order as a whole.</w:t>
      </w:r>
    </w:p>
    <w:p>
      <w:pPr>
        <w:pStyle w:val="Normal"/>
        <w:spacing w:lineRule="auto" w:line="360" w:before="0" w:after="140"/>
        <w:jc w:val="both"/>
        <w:rPr/>
      </w:pPr>
      <w:r>
        <w:rPr>
          <w:rFonts w:eastAsia="Arial" w:cs="Arial"/>
          <w:b/>
          <w:bCs/>
          <w:color w:val="000000"/>
        </w:rPr>
        <w:t>Conclusions</w:t>
      </w:r>
      <w:r>
        <w:rPr/>
        <w:commentReference w:id="28"/>
      </w:r>
    </w:p>
    <w:p>
      <w:pPr>
        <w:pStyle w:val="Normal"/>
        <w:spacing w:lineRule="auto" w:line="360" w:before="0" w:after="140"/>
        <w:jc w:val="both"/>
        <w:rPr>
          <w:ins w:id="381" w:author="Unknown Author" w:date="2026-04-06T03:56:51Z"/>
        </w:rPr>
      </w:pPr>
      <w:ins w:id="373" w:author="Unknown Author" w:date="2026-04-06T03:47:14Z">
        <w:r>
          <w:rPr/>
          <w:t>There have been a great number of changes in the Cederberg over the 20 years in which this study was performed and repeated. There</w:t>
        </w:r>
      </w:ins>
      <w:ins w:id="374" w:author="Unknown Author" w:date="2026-04-06T03:48:15Z">
        <w:r>
          <w:rPr/>
          <w:t xml:space="preserve"> has been a compositional change in ground </w:t>
        </w:r>
      </w:ins>
      <w:ins w:id="375" w:author="Unknown Author" w:date="2026-04-06T03:49:57Z">
        <w:r>
          <w:rPr/>
          <w:t xml:space="preserve">cover across the altitudinal gradient, with vegetative factors such as live vegetation cover and plant litter increasing, while bare ground and rock cover has decreased. </w:t>
        </w:r>
      </w:ins>
      <w:ins w:id="376" w:author="Unknown Author" w:date="2026-04-06T03:51:18Z">
        <w:r>
          <w:rPr/>
          <w:t>The baseline temperature is increasing over time across the entire transect, however some sites are increasing at faster rates than others and not flu</w:t>
        </w:r>
      </w:ins>
      <w:ins w:id="377" w:author="Unknown Author" w:date="2026-04-06T03:52:19Z">
        <w:r>
          <w:rPr/>
          <w:t>ctuating. Additionally, extreme c</w:t>
        </w:r>
      </w:ins>
      <w:ins w:id="378" w:author="Unknown Author" w:date="2026-04-06T03:53:20Z">
        <w:r>
          <w:rPr/>
          <w:t xml:space="preserve">limatic phenomena such as ENSO have noticeable effects on the baseline temperature fluctuations over time, however spikes in temperature correlated with ENSO events do not always </w:t>
        </w:r>
      </w:ins>
      <w:ins w:id="379" w:author="Unknown Author" w:date="2026-04-06T03:54:40Z">
        <w:r>
          <w:rPr/>
          <w:t>result in the temperature reducing back down to prior levels. Al</w:t>
        </w:r>
      </w:ins>
      <w:ins w:id="380" w:author="Unknown Author" w:date="2026-04-06T03:55:41Z">
        <w:r>
          <w:rPr/>
          <w:t>ong with baseline trend changes, the seasonal fluctuations for both temperature and precipitation are becoming more extreme over time.</w:t>
        </w:r>
      </w:ins>
    </w:p>
    <w:p>
      <w:pPr>
        <w:pStyle w:val="Normal"/>
        <w:bidi w:val="0"/>
        <w:spacing w:lineRule="auto" w:line="360" w:before="0" w:after="140"/>
        <w:jc w:val="both"/>
        <w:rPr/>
      </w:pPr>
      <w:ins w:id="382" w:author="Unknown Author" w:date="2026-04-06T03:56:51Z">
        <w:r>
          <w:rPr/>
          <w:t xml:space="preserve">The seasonal comparison of </w:t>
        </w:r>
      </w:ins>
      <w:ins w:id="383" w:author="Unknown Author" w:date="2026-04-06T03:59:07Z">
        <w:r>
          <w:rPr/>
          <w:t xml:space="preserve">beetle samples showed </w:t>
        </w:r>
      </w:ins>
      <w:ins w:id="384" w:author="Unknown Author" w:date="2026-04-06T04:00:38Z">
        <w:r>
          <w:rPr/>
          <w:t xml:space="preserve">greatly reduced diversity and abundance in the March 2023 sample in comparison to the October 2022 sample. </w:t>
        </w:r>
      </w:ins>
      <w:ins w:id="385" w:author="Unknown Author" w:date="2026-04-06T04:02:20Z">
        <w:r>
          <w:rPr/>
          <w:t>The various most abundant species exhibited altitudinal range shift</w:t>
        </w:r>
      </w:ins>
      <w:ins w:id="386" w:author="Unknown Author" w:date="2026-04-06T04:03:21Z">
        <w:r>
          <w:rPr/>
          <w:t>s between seasons. Both upper limits and lower limits contracted between</w:t>
        </w:r>
      </w:ins>
      <w:ins w:id="387" w:author="Unknown Author" w:date="2026-04-06T04:04:22Z">
        <w:r>
          <w:rPr/>
          <w:t xml:space="preserve"> the different species in the March 2023 sample.</w:t>
        </w:r>
      </w:ins>
      <w:ins w:id="388" w:author="Unknown Author" w:date="2026-04-06T04:07:08Z">
        <w:r>
          <w:rPr/>
          <w:t xml:space="preserve"> For the historical comparison, there was a great decline in abundance in one of the three focus species (</w:t>
        </w:r>
      </w:ins>
      <w:ins w:id="389" w:author="Unknown Author" w:date="2026-04-06T04:07:08Z">
        <w:r>
          <w:rPr>
            <w:i/>
            <w:iCs/>
          </w:rPr>
          <w:t>Zophosis gracilicornis</w:t>
        </w:r>
      </w:ins>
      <w:ins w:id="390" w:author="Unknown Author" w:date="2026-04-06T04:07:08Z">
        <w:r>
          <w:rPr>
            <w:i w:val="false"/>
            <w:iCs w:val="false"/>
          </w:rPr>
          <w:t xml:space="preserve">). </w:t>
        </w:r>
      </w:ins>
      <w:ins w:id="391" w:author="Unknown Author" w:date="2026-04-06T04:08:09Z">
        <w:r>
          <w:rPr>
            <w:i w:val="false"/>
            <w:iCs w:val="false"/>
          </w:rPr>
          <w:t>Along with this decline in abundance</w:t>
        </w:r>
      </w:ins>
      <w:ins w:id="392" w:author="Unknown Author" w:date="2026-04-06T04:09:47Z">
        <w:r>
          <w:rPr>
            <w:i w:val="false"/>
            <w:iCs w:val="false"/>
          </w:rPr>
          <w:t xml:space="preserve"> the proportionate peaks of abundance had shifted to be further downslope</w:t>
        </w:r>
      </w:ins>
      <w:ins w:id="393" w:author="Unknown Author" w:date="2026-04-06T04:11:43Z">
        <w:r>
          <w:rPr>
            <w:i w:val="false"/>
            <w:iCs w:val="false"/>
          </w:rPr>
          <w:t xml:space="preserve">. The changes in beetle abundance and diversity in both the seasonal and historical comparisons were attributed to a number of the measured environmental variables, with air temperature, ground temperature, and </w:t>
        </w:r>
      </w:ins>
      <w:ins w:id="394" w:author="Unknown Author" w:date="2026-04-06T04:12:48Z">
        <w:r>
          <w:rPr>
            <w:i w:val="false"/>
            <w:iCs w:val="false"/>
          </w:rPr>
          <w:t>soil contents being consistent significant predictors for both measures of population status.</w:t>
        </w:r>
      </w:ins>
      <w:r>
        <w:br w:type="page"/>
      </w:r>
    </w:p>
    <w:p>
      <w:pPr>
        <w:pStyle w:val="Heading1"/>
        <w:numPr>
          <w:ilvl w:val="0"/>
          <w:numId w:val="1"/>
        </w:numPr>
        <w:spacing w:lineRule="auto" w:line="360" w:before="0" w:after="120"/>
        <w:ind w:hanging="0" w:left="0"/>
        <w:rPr/>
      </w:pPr>
      <w:r>
        <w:rPr/>
        <w:t>References</w:t>
      </w:r>
    </w:p>
    <w:p>
      <w:pPr>
        <w:pStyle w:val="Bibliography1"/>
        <w:spacing w:lineRule="auto" w:line="360"/>
        <w:rPr/>
      </w:pPr>
      <w:bookmarkStart w:id="104" w:name="ZOTERO_BREF_mCBSiosNTOYt"/>
      <w:r>
        <w:rPr/>
        <w:t xml:space="preserve">Adams, J. (2010) ‘Microclimates and vegetation’, in J. Adams, </w:t>
      </w:r>
      <w:r>
        <w:rPr>
          <w:i/>
        </w:rPr>
        <w:t>Vegetation—Climate Interaction</w:t>
      </w:r>
      <w:r>
        <w:rPr/>
        <w:t>. Berlin, Heidelberg: Springer Berlin Heidelberg, pp. 97–119. DOI: https://doi.org/10.1007/978-3-642-00881-8_4.</w:t>
      </w:r>
    </w:p>
    <w:p>
      <w:pPr>
        <w:pStyle w:val="Bibliography1"/>
        <w:spacing w:lineRule="auto" w:line="360"/>
        <w:rPr/>
      </w:pPr>
      <w:r>
        <w:rPr/>
        <w:t xml:space="preserve">Barratt, B.I.P., Derraik, J.G.B., Rufaut, C.G., Goodman, A.J. and Dickinson, K.J.M. (2003) ‘Morphospecies as a substitute for Coleoptera species identification, and the value of experience in improving accuracy’, </w:t>
      </w:r>
      <w:r>
        <w:rPr>
          <w:i/>
        </w:rPr>
        <w:t>Journal of the Royal Society of New Zealand</w:t>
      </w:r>
      <w:r>
        <w:rPr/>
        <w:t>, 33(2), pp. 583–590. DOI: https://doi.org/10.1080/03014223.2003.9517746.</w:t>
      </w:r>
    </w:p>
    <w:p>
      <w:pPr>
        <w:pStyle w:val="Bibliography1"/>
        <w:spacing w:lineRule="auto" w:line="360"/>
        <w:rPr/>
      </w:pPr>
      <w:r>
        <w:rPr/>
        <w:t xml:space="preserve">Basset, Y. (ed.) (2003) </w:t>
      </w:r>
      <w:r>
        <w:rPr>
          <w:i/>
        </w:rPr>
        <w:t>Arthropods of tropical forests: spatio-temporal dynamics and resource use in the canopy</w:t>
      </w:r>
      <w:r>
        <w:rPr/>
        <w:t>. Cambridge, U.K. ; New York: Cambridge University Press.</w:t>
      </w:r>
    </w:p>
    <w:p>
      <w:pPr>
        <w:pStyle w:val="Bibliography1"/>
        <w:spacing w:lineRule="auto" w:line="360"/>
        <w:rPr/>
      </w:pPr>
      <w:r>
        <w:rPr/>
        <w:t xml:space="preserve">Bates, D., Mächler, M., Bolker, B. and Walker, S. (2015) ‘Fitting Linear Mixed-Effects Models Using lme4’, </w:t>
      </w:r>
      <w:r>
        <w:rPr>
          <w:i/>
        </w:rPr>
        <w:t>Journal of Statistical Software</w:t>
      </w:r>
      <w:r>
        <w:rPr/>
        <w:t>, 67(1), pp. 1–48. DOI: https://doi.org/10.18637/jss.v067.i01.</w:t>
      </w:r>
    </w:p>
    <w:p>
      <w:pPr>
        <w:pStyle w:val="Bibliography1"/>
        <w:spacing w:lineRule="auto" w:line="360"/>
        <w:rPr/>
      </w:pPr>
      <w:r>
        <w:rPr/>
        <w:t xml:space="preserve">Berzitis, E.A., Minigan, J.N., Hallett, R.H. and Newman, J.A. (2014) ‘Climate and host plant availability impact the future distribution of the bean leaf beetle (Cerotoma trifurcata)’, </w:t>
      </w:r>
      <w:r>
        <w:rPr>
          <w:i/>
        </w:rPr>
        <w:t>Global Change Biology</w:t>
      </w:r>
      <w:r>
        <w:rPr/>
        <w:t>, 20(9), pp. 2778–2792. DOI: https://doi.org/10.1111/gcb.12557.</w:t>
      </w:r>
    </w:p>
    <w:p>
      <w:pPr>
        <w:pStyle w:val="Bibliography1"/>
        <w:spacing w:lineRule="auto" w:line="360"/>
        <w:rPr/>
      </w:pPr>
      <w:r>
        <w:rPr/>
        <w:t xml:space="preserve">Bishop, T.R. and Robertson, M.P. (2024) ‘Mountain habitats for insect conservation’, </w:t>
      </w:r>
      <w:r>
        <w:rPr>
          <w:i/>
        </w:rPr>
        <w:t>Routledge Handbook of Insect Conservation</w:t>
      </w:r>
      <w:r>
        <w:rPr/>
        <w:t>. Routledge.</w:t>
      </w:r>
    </w:p>
    <w:p>
      <w:pPr>
        <w:pStyle w:val="Bibliography1"/>
        <w:spacing w:lineRule="auto" w:line="360"/>
        <w:rPr/>
      </w:pPr>
      <w:r>
        <w:rPr/>
        <w:t xml:space="preserve">Botes, A., McGeoch, M.A. and Chown, S.L. (2007) ‘Ground-dwelling beetle assemblages in the northern Cape Floristic Region: Patterns, correlates and implications’, </w:t>
      </w:r>
      <w:r>
        <w:rPr>
          <w:i/>
        </w:rPr>
        <w:t>Austral Ecology</w:t>
      </w:r>
      <w:r>
        <w:rPr/>
        <w:t>, 32(2), pp. 210–224. DOI: https://doi.org/10.1111/j.1442-9993.2007.01681.x.</w:t>
      </w:r>
    </w:p>
    <w:p>
      <w:pPr>
        <w:pStyle w:val="Bibliography1"/>
        <w:spacing w:lineRule="auto" w:line="360"/>
        <w:rPr/>
      </w:pPr>
      <w:r>
        <w:rPr/>
        <w:t xml:space="preserve">Botes, A., McGeoch, M.A., Robertson, H.G., Niekerk, A., Davids, H.P. and Chown, S.L. (2006) ‘Ants, altitude and change in the northern Cape Floristic Region’, </w:t>
      </w:r>
      <w:r>
        <w:rPr>
          <w:i/>
        </w:rPr>
        <w:t>Journal of Biogeography</w:t>
      </w:r>
      <w:r>
        <w:rPr/>
        <w:t>, 33(1), pp. 71–90. DOI: https://doi.org/10.1111/j.1365-2699.2005.01336.x.</w:t>
      </w:r>
    </w:p>
    <w:p>
      <w:pPr>
        <w:pStyle w:val="Bibliography1"/>
        <w:spacing w:lineRule="auto" w:line="360"/>
        <w:rPr/>
      </w:pPr>
      <w:r>
        <w:rPr/>
        <w:t xml:space="preserve">Boutaud, E., Nolte, D., Harry, I., Assmann, T. and Drees, C. (2022) ‘Conservation value of semi-open habitats for ground beetles (Coleoptera: Carabidae, Cicindelidae) in Central Europe’, </w:t>
      </w:r>
      <w:r>
        <w:rPr>
          <w:i/>
        </w:rPr>
        <w:t>Biodiversity and Conservation</w:t>
      </w:r>
      <w:r>
        <w:rPr/>
        <w:t>, 31(5–6), pp. 1469–1489. DOI: https://doi.org/10.1007/s10531-022-02402-z.</w:t>
      </w:r>
    </w:p>
    <w:p>
      <w:pPr>
        <w:pStyle w:val="Bibliography1"/>
        <w:spacing w:lineRule="auto" w:line="360"/>
        <w:rPr/>
      </w:pPr>
      <w:r>
        <w:rPr/>
        <w:t xml:space="preserve">Brooks, D.R., Bater, J.E., Clark, S.J., Monteith, D.T., Andrews, C., Corbett, S.J., Beaumont, D.A. and Chapman, J.W. (2012) ‘Large carabid beetle declines in a United Kingdom monitoring network increases evidence for a widespread loss in insect biodiversity’, </w:t>
      </w:r>
      <w:r>
        <w:rPr>
          <w:i/>
        </w:rPr>
        <w:t>Journal of Applied Ecology</w:t>
      </w:r>
      <w:r>
        <w:rPr/>
        <w:t>, 49(5), pp. 1009–1019. DOI: https://doi.org/10.1111/j.1365-2664.2012.02194.x.</w:t>
      </w:r>
    </w:p>
    <w:p>
      <w:pPr>
        <w:pStyle w:val="Bibliography1"/>
        <w:spacing w:lineRule="auto" w:line="360"/>
        <w:rPr/>
      </w:pPr>
      <w:r>
        <w:rPr/>
        <w:t xml:space="preserve">Byeon, U.-J., Lee, S.-I., Park, S.-J., Kim, A.-Y. and Park, J.-S. (2022) ‘Winter sampling and seasonal variation in litter-dwelling beetle assemblages using a sifting method’, </w:t>
      </w:r>
      <w:r>
        <w:rPr>
          <w:i/>
        </w:rPr>
        <w:t>The Canadian Entomologist</w:t>
      </w:r>
      <w:r>
        <w:rPr/>
        <w:t>, 154(1), p. e6. DOI: https://doi.org/10.4039/tce.2021.54.</w:t>
      </w:r>
    </w:p>
    <w:p>
      <w:pPr>
        <w:pStyle w:val="Bibliography1"/>
        <w:spacing w:lineRule="auto" w:line="360"/>
        <w:rPr/>
      </w:pPr>
      <w:r>
        <w:rPr/>
        <w:t xml:space="preserve">Cai, W., Ng, B., Geng, T., Jia, F., Wu, L., Wang, G., Liu, Yu, Gan, B., Yang, K., Santoso, A., Lin, X., Li, Z., Liu, Yi, Yang, Y., Jin, F.-F., Collins, M. and McPhaden, M.J. (2023) ‘Anthropogenic impacts on twentieth-century ENSO variability changes’, </w:t>
      </w:r>
      <w:r>
        <w:rPr>
          <w:i/>
        </w:rPr>
        <w:t>Nature Reviews Earth &amp; Environment</w:t>
      </w:r>
      <w:r>
        <w:rPr/>
        <w:t>, 4(6), pp. 407–418. DOI: https://doi.org/10.1038/s43017-023-00427-8.</w:t>
      </w:r>
    </w:p>
    <w:p>
      <w:pPr>
        <w:pStyle w:val="Bibliography1"/>
        <w:spacing w:lineRule="auto" w:line="360"/>
        <w:rPr/>
      </w:pPr>
      <w:r>
        <w:rPr/>
        <w:t xml:space="preserve">Calvin, K., Dasgupta, D., Krinner, G., Mukherji, A., Thorne, P.W., Trisos, C., Romero, J., Aldunce, P., Barrett, K., Blanco, G., Cheung, W.W.L., Connors, S., Denton, F., Diongue-Niang, A., Dodman, D., Garschagen, M., Geden, O., Hayward, B., Jones, C., Jotzo, F., Krug, T., Lasco, R., Lee, Y.-Y., Masson-Delmotte, V., Meinshausen, M., Mintenbeck, K., Mokssit, A., Otto, F.E.L., Pathak, M., Pirani, A., Poloczanska, E., Pörtner, H.-O., Revi, A., Roberts, D.C., Roy, J., Ruane, A.C., Skea, J., Shukla, P.R., Slade, R., Slangen, A., Sokona, Y., Sörensson, A.A., Tignor, M., Van Vuuren, D., Wei, Y.-M., Winkler, H., Zhai, P., Zommers, Z., Hourcade, J.-C., Johnson, F.X., Pachauri, S., Simpson, N.P., Singh, C., Thomas, A., Totin, E., Alegría, A., Armour, K., Bednar-Friedl, B., Blok, K., Cissé, G., Dentener, F., Eriksen, S., Fischer, E., Garner, G., Guivarch, C., Haasnoot, M., Hansen, G., Hauser, M., Hawkins, E., Hermans, T., Kopp, R., Leprince-Ringuet, N., Lewis, J., Ley, D., Ludden, C., Niamir, L., Nicholls, Z., Some, S., Szopa, S., Trewin, B., Van Der Wijst, K.-I., Winter, G., Witting, M., Birt, A. and Ha, M. (2023) </w:t>
      </w:r>
      <w:r>
        <w:rPr>
          <w:i/>
        </w:rPr>
        <w:t>IPCC, 2023: Climate Change 2023: Synthesis Report. Contribution of Working Groups I, II and III to the Sixth Assessment Report of the Intergovernmental Panel on Climate Change [Core Writing Team, H. Lee and J. Romero (eds.)]. IPCC, Geneva, Switzerland.</w:t>
      </w:r>
      <w:r>
        <w:rPr/>
        <w:t xml:space="preserve"> First. Edited by P. Arias, M. Bustamante, I. Elgizouli, G. Flato, M. Howden, C. Méndez-Vallejo, J.J. Pereira, R. Pichs-Madruga, S.K. Rose, Y. Saheb, R. Sánchez Rodríguez, D. Ürge-Vorsatz, C. Xiao, N. Yassaa, J. Romero, J. Kim, E.F. Haites, Y. Jung, R. Stavins, A. Birt, M. Ha, D.J.A. Orendain, L. Ignon, S. Park, Y. Park, A. Reisinger, D. Cammaramo, A. Fischlin, J.S. Fuglestvedt, G. Hansen, C. Ludden, V. Masson-Delmotte, J.B.R. Matthews, K. Mintenbeck, A. Pirani, E. Poloczanska, N. Leprince-Ringuet, and C. Péan. Intergovernmental Panel on Climate Change (IPCC). DOI: https://doi.org/10.59327/IPCC/AR6-9789291691647.</w:t>
      </w:r>
    </w:p>
    <w:p>
      <w:pPr>
        <w:pStyle w:val="Bibliography1"/>
        <w:spacing w:lineRule="auto" w:line="360"/>
        <w:rPr/>
      </w:pPr>
      <w:r>
        <w:rPr/>
        <w: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t>
      </w:r>
      <w:r>
        <w:rPr>
          <w:i/>
        </w:rPr>
        <w:t>Biological Conservation</w:t>
      </w:r>
      <w:r>
        <w:rPr/>
        <w:t>, 242, p. 108426. DOI: https://doi.org/10.1016/j.biocon.2020.108426.</w:t>
      </w:r>
    </w:p>
    <w:p>
      <w:pPr>
        <w:pStyle w:val="Bibliography1"/>
        <w:spacing w:lineRule="auto" w:line="360"/>
        <w:rPr/>
      </w:pPr>
      <w:r>
        <w:rPr/>
        <w:t xml:space="preserve">Carpaneto, G., M. and Fattorini, S. (2002) ‘Flightlessness in psammophilous beetles inhabiting a Mediterranean coastal area: ecological and biogeographical implications’, </w:t>
      </w:r>
      <w:r>
        <w:rPr>
          <w:i/>
        </w:rPr>
        <w:t>Biogeographia – The Journal of Integrative Biogeography</w:t>
      </w:r>
      <w:r>
        <w:rPr/>
        <w:t>, 23. DOI: https://doi.org/10.21426/B6110050.</w:t>
      </w:r>
    </w:p>
    <w:p>
      <w:pPr>
        <w:pStyle w:val="Bibliography1"/>
        <w:spacing w:lineRule="auto" w:line="360"/>
        <w:rPr/>
      </w:pPr>
      <w:r>
        <w:rPr/>
        <w:t xml:space="preserve">Cheli, G.H., Bosco, T. and Flores, G.E. (2022) ‘The role of </w:t>
      </w:r>
      <w:r>
        <w:rPr>
          <w:i/>
        </w:rPr>
        <w:t>Nyctelia circumundata</w:t>
      </w:r>
      <w:r>
        <w:rPr/>
        <w:t xml:space="preserve"> (Coleoptera: Tenebrionidae) on litter fragmentation processes and soil fertility in northeastern arid patagonia’, </w:t>
      </w:r>
      <w:r>
        <w:rPr>
          <w:i/>
        </w:rPr>
        <w:t>Geoderma</w:t>
      </w:r>
      <w:r>
        <w:rPr/>
        <w:t>, 415, p. 115770. DOI: https://doi.org/10.1016/j.geoderma.2022.115770.</w:t>
      </w:r>
    </w:p>
    <w:p>
      <w:pPr>
        <w:pStyle w:val="Bibliography1"/>
        <w:spacing w:lineRule="auto" w:line="360"/>
        <w:rPr/>
      </w:pPr>
      <w:r>
        <w:rPr/>
        <w:t xml:space="preserve">Cheli, G.H., Carrara, R., Bandieri, L. and Flores, G.E. (2021) ‘Distribution and environmental determinants of darkling beetles assemblages (Coleoptera: Tenebrionidae) in Península Valdés (Argentinean Patagonia)’, </w:t>
      </w:r>
      <w:r>
        <w:rPr>
          <w:i/>
        </w:rPr>
        <w:t>Anais da Academia Brasileira de Ciências</w:t>
      </w:r>
      <w:r>
        <w:rPr/>
        <w:t>, 93(3), p. e20201282. DOI: https://doi.org/10.1590/0001-3765202120201282.</w:t>
      </w:r>
    </w:p>
    <w:p>
      <w:pPr>
        <w:pStyle w:val="Bibliography1"/>
        <w:spacing w:lineRule="auto" w:line="360"/>
        <w:rPr/>
      </w:pPr>
      <w:r>
        <w:rPr/>
        <w:t xml:space="preserve">Chen, I., Hill, J.K., Shiu, H., Holloway, J.D., Benedick, S., Chey, V.K., Barlow, H.S. and Thomas, C.D. (2011) ‘Asymmetric boundary shifts of tropical montane Lepidoptera over four decades of climate warming’, </w:t>
      </w:r>
      <w:r>
        <w:rPr>
          <w:i/>
        </w:rPr>
        <w:t>Global Ecology and Biogeography</w:t>
      </w:r>
      <w:r>
        <w:rPr/>
        <w:t>, 20(1), pp. 34–45. DOI: https://doi.org/10.1111/j.1466-8238.2010.00594.x.</w:t>
      </w:r>
    </w:p>
    <w:p>
      <w:pPr>
        <w:pStyle w:val="Bibliography1"/>
        <w:spacing w:lineRule="auto" w:line="360"/>
        <w:rPr/>
      </w:pPr>
      <w:r>
        <w:rPr/>
        <w:t xml:space="preserve">Dokumentov, A. and Hyndman, R.J. (2022) ‘STR: Seasonal-Trend Decomposition Using Regression’, </w:t>
      </w:r>
      <w:r>
        <w:rPr>
          <w:i/>
        </w:rPr>
        <w:t>INFORMS Journal on Data Science</w:t>
      </w:r>
      <w:r>
        <w:rPr/>
        <w:t>, 1(1), pp. 50–62. DOI: https://doi.org/10.1287/ijds.2021.0004.</w:t>
      </w:r>
    </w:p>
    <w:p>
      <w:pPr>
        <w:pStyle w:val="Bibliography1"/>
        <w:spacing w:lineRule="auto" w:line="360"/>
        <w:rPr/>
      </w:pPr>
      <w:r>
        <w:rPr/>
        <w:t xml:space="preserve">Duan, M., Liu, Y., Yu, Z., Li, L., Wang, C. and Axmacher, J.C. (2016) ‘Environmental factors acting at multiple scales determine assemblages of insects and plants in agricultural mountain landscapes of northern China’, </w:t>
      </w:r>
      <w:r>
        <w:rPr>
          <w:i/>
        </w:rPr>
        <w:t>Agriculture, Ecosystems &amp; Environment</w:t>
      </w:r>
      <w:r>
        <w:rPr/>
        <w:t>, 224, pp. 86–94. DOI: https://doi.org/10.1016/j.agee.2016.03.025.</w:t>
      </w:r>
    </w:p>
    <w:p>
      <w:pPr>
        <w:pStyle w:val="Bibliography1"/>
        <w:spacing w:lineRule="auto" w:line="360"/>
        <w:rPr/>
      </w:pPr>
      <w:r>
        <w:rPr/>
        <w:t xml:space="preserve">Dube, K., Nhamo, G. and Chikodzi, D. (2022) ‘Climate change-induced droughts and tourism: Impacts and responses of Western Cape province, South Africa’, </w:t>
      </w:r>
      <w:r>
        <w:rPr>
          <w:i/>
        </w:rPr>
        <w:t>Journal of Outdoor Recreation and Tourism</w:t>
      </w:r>
      <w:r>
        <w:rPr/>
        <w:t>, 39, p. 100319. DOI: https://doi.org/10.1016/j.jort.2020.100319.</w:t>
      </w:r>
    </w:p>
    <w:p>
      <w:pPr>
        <w:pStyle w:val="Bibliography1"/>
        <w:spacing w:lineRule="auto" w:line="360"/>
        <w:rPr/>
      </w:pPr>
      <w:r>
        <w:rPr/>
        <w:t xml:space="preserve">Fattorini, S. (2023) ‘Adaptations of tenebrionid beetles to Mediterranean sand dune environments and the impact of climate change (Coleoptera: Tenebrionidae)’, </w:t>
      </w:r>
      <w:r>
        <w:rPr>
          <w:i/>
        </w:rPr>
        <w:t>Fragmenta entomologica</w:t>
      </w:r>
      <w:r>
        <w:rPr/>
        <w:t>, p. Vol. 55 No. 1 (2023). DOI: https://doi.org/10.13133/2284-4880/1496.</w:t>
      </w:r>
    </w:p>
    <w:p>
      <w:pPr>
        <w:pStyle w:val="Bibliography1"/>
        <w:spacing w:lineRule="auto" w:line="360"/>
        <w:rPr/>
      </w:pPr>
      <w:r>
        <w:rPr/>
        <w:t xml:space="preserve">Forister, M.L., Pelton, E.M. and Black, S.H. (2019) ‘Declines in insect abundance and diversity: We know enough to act now’, </w:t>
      </w:r>
      <w:r>
        <w:rPr>
          <w:i/>
        </w:rPr>
        <w:t>Conservation Science and Practice</w:t>
      </w:r>
      <w:r>
        <w:rPr/>
        <w:t>, 1(8), p. e80. DOI: https://doi.org/10.1111/csp2.80.</w:t>
      </w:r>
    </w:p>
    <w:p>
      <w:pPr>
        <w:pStyle w:val="Bibliography1"/>
        <w:spacing w:lineRule="auto" w:line="360"/>
        <w:rPr/>
      </w:pPr>
      <w:r>
        <w:rPr/>
        <w:t>Forsyth, T. (2023) ‘CapeNature. 2023. CapeNature Fire scars - end June 2023. [All_Fires_22_23_gw.shp] Spatial Coverage. Biodiversity Intelligence. CapeNature.’ URL: https://bgis.sanbi.org/SpatialDataset/Detail/7721.</w:t>
      </w:r>
    </w:p>
    <w:p>
      <w:pPr>
        <w:pStyle w:val="Bibliography1"/>
        <w:spacing w:lineRule="auto" w:line="360"/>
        <w:rPr/>
      </w:pPr>
      <w:r>
        <w:rPr/>
        <w:t xml:space="preserve">Gaona, F.P., Delabye, S., Potocký, P., Govorov, V., Čuda, J., Foxcroft, L.C., Garlacz, R., Hejda, M., MacFadyen, S., Pyrcz, T., Pyšková, K., Sedláček, O., Storch, D., Pyšek, P. and Tropek, R. (2025) ‘Climate-Driven Vegetation Characteristics Shape Phytophagous and Carnivorous Insect Diversity in South African Savannahs’, </w:t>
      </w:r>
      <w:r>
        <w:rPr>
          <w:i/>
        </w:rPr>
        <w:t>Journal of Biogeography</w:t>
      </w:r>
      <w:r>
        <w:rPr/>
        <w:t>, 52(4), p. e15076. DOI: https://doi.org/10.1111/jbi.15076.</w:t>
      </w:r>
    </w:p>
    <w:p>
      <w:pPr>
        <w:pStyle w:val="Bibliography1"/>
        <w:spacing w:lineRule="auto" w:line="360"/>
        <w:rPr/>
      </w:pPr>
      <w:r>
        <w:rPr/>
        <w:t xml:space="preserve">Gonçalves, F., Carlos, C., Crespo, L., Zina, V., Oliveira, A., Salvação, J., Pereira, J.A. and Torres, L. (2021) ‘Soil Arthropods in the Douro Demarcated Region Vineyards: General Characteristics and Ecosystem Services Provided’, </w:t>
      </w:r>
      <w:r>
        <w:rPr>
          <w:i/>
        </w:rPr>
        <w:t>Sustainability</w:t>
      </w:r>
      <w:r>
        <w:rPr/>
        <w:t>, 13(14), p. 7837. DOI: https://doi.org/10.3390/su13147837.</w:t>
      </w:r>
    </w:p>
    <w:p>
      <w:pPr>
        <w:pStyle w:val="Bibliography1"/>
        <w:spacing w:lineRule="auto" w:line="360"/>
        <w:rPr/>
      </w:pPr>
      <w:r>
        <w:rPr/>
        <w:t xml:space="preserve">Gotelli, N.J. and Colwell, R.K. (2001) ‘Quantifying biodiversity: procedures and pitfalls in the measurement and comparison of species richness’, </w:t>
      </w:r>
      <w:r>
        <w:rPr>
          <w:i/>
        </w:rPr>
        <w:t>Ecology Letters</w:t>
      </w:r>
      <w:r>
        <w:rPr/>
        <w:t>, 4(4), pp. 379–391. DOI: https://doi.org/10.1046/j.1461-0248.2001.00230.x.</w:t>
      </w:r>
    </w:p>
    <w:p>
      <w:pPr>
        <w:pStyle w:val="Bibliography1"/>
        <w:spacing w:lineRule="auto" w:line="360"/>
        <w:rPr/>
      </w:pPr>
      <w:r>
        <w:rPr/>
        <w:t xml:space="preserve">Grimbacher, P.S. and Stork, N.E. (2009) ‘Seasonality of a Diverse Beetle Assemblage Inhabiting Lowland Tropical Rain Forest in Australia’, </w:t>
      </w:r>
      <w:r>
        <w:rPr>
          <w:i/>
        </w:rPr>
        <w:t>Biotropica</w:t>
      </w:r>
      <w:r>
        <w:rPr/>
        <w:t>, 41(3), pp. 328–337. DOI: https://doi.org/10.1111/j.1744-7429.2008.00477.x.</w:t>
      </w:r>
    </w:p>
    <w:p>
      <w:pPr>
        <w:pStyle w:val="Bibliography1"/>
        <w:spacing w:lineRule="auto" w:line="360"/>
        <w:rPr/>
      </w:pPr>
      <w:r>
        <w:rPr/>
        <w:t xml:space="preserve">Hadfield, J.D. (2010) ‘MCMC Methods for Multi-Response Generalized Linear Mixed Models: The MCMCglmm R Package’, </w:t>
      </w:r>
      <w:r>
        <w:rPr>
          <w:i/>
        </w:rPr>
        <w:t>Journal of Statistical Software</w:t>
      </w:r>
      <w:r>
        <w:rPr/>
        <w:t>, 33(2), pp. 1–22.</w:t>
      </w:r>
    </w:p>
    <w:p>
      <w:pPr>
        <w:pStyle w:val="Bibliography1"/>
        <w:spacing w:lineRule="auto" w:line="360"/>
        <w:rPr/>
      </w:pPr>
      <w:r>
        <w:rPr/>
        <w:t xml:space="preserve">Hagen, M. and Azevedo, A. (2024) ‘El Niño-Southern Oscillation (ENSO) Variations and Climate Changes Worldwide’, </w:t>
      </w:r>
      <w:r>
        <w:rPr>
          <w:i/>
        </w:rPr>
        <w:t>Atmospheric and Climate Sciences</w:t>
      </w:r>
      <w:r>
        <w:rPr/>
        <w:t>, 14(02), pp. 233–249. DOI: https://doi.org/10.4236/acs.2024.142015.</w:t>
      </w:r>
    </w:p>
    <w:p>
      <w:pPr>
        <w:pStyle w:val="Bibliography1"/>
        <w:spacing w:lineRule="auto" w:line="360"/>
        <w:rPr/>
      </w:pPr>
      <w:r>
        <w:rPr/>
        <w:t xml:space="preserve">Hannah, L., Midgley, G., Hughes, G. and Bomhard, B. (2005) ‘The View from the Cape: Extinction Risk, Protected Areas, and Climate Change’, </w:t>
      </w:r>
      <w:r>
        <w:rPr>
          <w:i/>
        </w:rPr>
        <w:t>BioScience</w:t>
      </w:r>
      <w:r>
        <w:rPr/>
        <w:t>, 55(3), pp. 231–242. DOI: https://doi.org/10.1641/0006-3568(2005)055%255B0231:TVFTCE%255D2.0.CO;2.</w:t>
      </w:r>
    </w:p>
    <w:p>
      <w:pPr>
        <w:pStyle w:val="Bibliography1"/>
        <w:spacing w:lineRule="auto" w:line="360"/>
        <w:rPr/>
      </w:pPr>
      <w:r>
        <w:rPr/>
        <w:t xml:space="preserve">Harte, J., Torn, M.S., Chang, F.-R., Feifarek, B., Kinzig, A.P., Shaw, R. and Shen, K. (1995) ‘Global Warming and Soil Microclimate: Results from a Meadow-Warming Experiment’, </w:t>
      </w:r>
      <w:r>
        <w:rPr>
          <w:i/>
        </w:rPr>
        <w:t>Ecological Applications</w:t>
      </w:r>
      <w:r>
        <w:rPr/>
        <w:t>, 5(1), pp. 132–150. DOI: https://doi.org/10.2307/1942058.</w:t>
      </w:r>
    </w:p>
    <w:p>
      <w:pPr>
        <w:pStyle w:val="Bibliography1"/>
        <w:spacing w:lineRule="auto" w:line="360"/>
        <w:rPr/>
      </w:pPr>
      <w:r>
        <w:rPr/>
        <w:t xml:space="preserve">Harvey, J.A. and Malcicka, M. (2015) ‘Climate Change, Range Shifts and Multitrophic Interactions’, </w:t>
      </w:r>
      <w:r>
        <w:rPr>
          <w:i/>
        </w:rPr>
        <w:t>Biodiversity in Ecosystems - Linking Structure and Function</w:t>
      </w:r>
      <w:r>
        <w:rPr/>
        <w:t>. IntechOpen. DOI: https://doi.org/10.5772/59269.</w:t>
      </w:r>
    </w:p>
    <w:p>
      <w:pPr>
        <w:pStyle w:val="Bibliography1"/>
        <w:spacing w:lineRule="auto" w:line="360"/>
        <w:rPr/>
      </w:pPr>
      <w:r>
        <w:rPr/>
        <w:t xml:space="preserve">Harvey, J.A., Tougeron, K., Gols, R., Heinen, R., Abarca, M., Abram, P.K., Basset, Y., Berg, M., Boggs, C., Brodeur, J., Cardoso, P., de Boer, J.G., De Snoo, G.R., Deacon, C., Dell, J.E., Desneux, N., Dillon, M.E., Duffy, G.A., Dyer, L.A., Ellers, J., Espíndola, A., Fordyce, J., Forister, M.L., Fukushima, C., Gage, M.J.G., García-Robledo, C., Gely, C., Gobbi, M., Hallmann, C., Hance, T., Harte, J., Hochkirch, A., Hof, C., Hoffmann, A.A., Kingsolver, J.G., Lamarre, G.P.A., Laurance, W.F., Lavandero, B., Leather, S.R., Lehmann, P., Le Lann, C., López-Uribe, M.M., Ma, C.-S., Ma, G., Moiroux, J., Monticelli, L., Nice, C., Ode, P.J., Pincebourde, S., Ripple, W.J., Rowe, M., Samways, M.J., Sentis, A., Shah, A.A., Stork, N., Terblanche, J.S., Thakur, M.P., Thomas, M.B., Tylianakis, J.M., Van Baaren, J., Van de Pol, M., Van der Putten, W.H., Van Dyck, H., Verberk, W.C.E.P., Wagner, D.L., Weisser, W.W., Wetzel, W.C., Woods, H.A., Wyckhuys, K.A.G. and Chown, S.L. (2023) ‘Scientists’ warning on climate change and insects’, </w:t>
      </w:r>
      <w:r>
        <w:rPr>
          <w:i/>
        </w:rPr>
        <w:t>Ecological Monographs</w:t>
      </w:r>
      <w:r>
        <w:rPr/>
        <w:t>, 93(1), p. e1553. DOI: https://doi.org/10.1002/ecm.1553.</w:t>
      </w:r>
    </w:p>
    <w:p>
      <w:pPr>
        <w:pStyle w:val="Bibliography1"/>
        <w:spacing w:lineRule="auto" w:line="360"/>
        <w:rPr/>
      </w:pPr>
      <w:r>
        <w:rPr/>
        <w:t xml:space="preserve">Hersbach, H., Bell, B., Berrisford, P., Hirahara, S., Horányi, A., Muñoz‐Sabater, J., Nicolas, J., Peubey, C., Radu, R., Schepers, D., Simmons, A., Soci, C., Abdalla, S., Abellan, X., Balsamo, G., Bechtold, P., Biavati, G., Bidlot, J., Bonavita, M., De Chiara, G., Dahlgren, P., Dee, D., Diamantakis, M., Dragani, R., Flemming, J., Forbes, R., Fuentes, M., Geer, A., Haimberger, L., Healy, S., Hogan, R.J., Hólm, E., Janisková, M., Keeley, S., Laloyaux, P., Lopez, P., Lupu, C., Radnoti, G., De Rosnay, P., Rozum, I., Vamborg, F., Villaume, S. and Thépaut, J. (2020) ‘The ERA5 global reanalysis’, </w:t>
      </w:r>
      <w:r>
        <w:rPr>
          <w:i/>
        </w:rPr>
        <w:t>Quarterly Journal of the Royal Meteorological Society</w:t>
      </w:r>
      <w:r>
        <w:rPr/>
        <w:t>, 146(730), pp. 1999–2049. DOI: https://doi.org/10.1002/qj.3803.</w:t>
      </w:r>
    </w:p>
    <w:p>
      <w:pPr>
        <w:pStyle w:val="Bibliography1"/>
        <w:spacing w:lineRule="auto" w:line="360"/>
        <w:rPr/>
      </w:pPr>
      <w:r>
        <w:rPr/>
        <w:t xml:space="preserve">Hodek, I. (2012) ‘Adult Diapause in Coleoptera’, </w:t>
      </w:r>
      <w:r>
        <w:rPr>
          <w:i/>
        </w:rPr>
        <w:t>Psyche: A Journal of Entomology</w:t>
      </w:r>
      <w:r>
        <w:rPr/>
        <w:t>, 2012, pp. 1–10. DOI: https://doi.org/10.1155/2012/249081.</w:t>
      </w:r>
    </w:p>
    <w:p>
      <w:pPr>
        <w:pStyle w:val="Bibliography1"/>
        <w:spacing w:lineRule="auto" w:line="360"/>
        <w:rPr/>
      </w:pPr>
      <w:r>
        <w:rPr/>
        <w:t xml:space="preserve">Hodkinson, I.D. (2005) ‘Terrestrial insects along elevation gradients: species and community responses to altitude’, </w:t>
      </w:r>
      <w:r>
        <w:rPr>
          <w:i/>
        </w:rPr>
        <w:t>Biological Reviews</w:t>
      </w:r>
      <w:r>
        <w:rPr/>
        <w:t>, 80(3), pp. 489–513. DOI: https://doi.org/10.1017/S1464793105006767.</w:t>
      </w:r>
    </w:p>
    <w:p>
      <w:pPr>
        <w:pStyle w:val="Bibliography1"/>
        <w:spacing w:lineRule="auto" w:line="360"/>
        <w:rPr/>
      </w:pPr>
      <w:r>
        <w:rPr/>
        <w:t xml:space="preserve">Holland, J.M. and Luff, M.L. (2000) ‘The Effects of Agricultural Practices on Carabidae in Temperate Agroecosystems’, </w:t>
      </w:r>
      <w:r>
        <w:rPr>
          <w:i/>
        </w:rPr>
        <w:t>Integrated Pest Management Reviews</w:t>
      </w:r>
      <w:r>
        <w:rPr/>
        <w:t>, 5(2), pp. 109–129. DOI: https://doi.org/10.1023/A:1009619309424.</w:t>
      </w:r>
    </w:p>
    <w:p>
      <w:pPr>
        <w:pStyle w:val="Bibliography1"/>
        <w:spacing w:lineRule="auto" w:line="360"/>
        <w:rPr/>
      </w:pPr>
      <w:r>
        <w:rPr/>
        <w:t xml:space="preserve">Homburg, K., Brandt, P., Drees, C. and Assmann, T. (2014) ‘Evolutionarily significant units in a flightless ground beetle show different climate niches and high extinction risk due to climate change’, </w:t>
      </w:r>
      <w:r>
        <w:rPr>
          <w:i/>
        </w:rPr>
        <w:t>Journal of Insect Conservation</w:t>
      </w:r>
      <w:r>
        <w:rPr/>
        <w:t>, 18(5), pp. 781–790. DOI: https://doi.org/10.1007/s10841-014-9685-x.</w:t>
      </w:r>
    </w:p>
    <w:p>
      <w:pPr>
        <w:pStyle w:val="Bibliography1"/>
        <w:spacing w:lineRule="auto" w:line="360"/>
        <w:rPr/>
      </w:pPr>
      <w:r>
        <w:rPr/>
        <w:t>Klinges, D.H., Duffy, J.P., Kearney, M.R. and Maclean, I.M.D. (2022) ‘</w:t>
      </w:r>
      <w:r>
        <w:rPr>
          <w:smallCaps/>
        </w:rPr>
        <w:t>mcera5</w:t>
      </w:r>
      <w:r>
        <w:rPr/>
        <w:t xml:space="preserve"> : Driving microclimate models with ERA5 global gridded climate data’, </w:t>
      </w:r>
      <w:r>
        <w:rPr>
          <w:i/>
        </w:rPr>
        <w:t>Methods in Ecology and Evolution</w:t>
      </w:r>
      <w:r>
        <w:rPr/>
        <w:t>, 13(7), pp. 1402–1411. DOI: https://doi.org/10.1111/2041-210X.13877.</w:t>
      </w:r>
    </w:p>
    <w:p>
      <w:pPr>
        <w:pStyle w:val="Bibliography1"/>
        <w:spacing w:lineRule="auto" w:line="360"/>
        <w:rPr/>
      </w:pPr>
      <w:r>
        <w:rPr/>
        <w:t xml:space="preserve">Kremen, C. and Chaplin-Kramer, R. (2007) ‘Insects as Providers of Ecosystem Services: Crop Pollination and Pest Control’, </w:t>
      </w:r>
      <w:r>
        <w:rPr>
          <w:i/>
        </w:rPr>
        <w:t>Insect Conservation Biology</w:t>
      </w:r>
      <w:r>
        <w:rPr/>
        <w:t>. UK: CAB International, pp. 349–382. DOI: https://doi.org/10.1079/9781845932541.0000.</w:t>
      </w:r>
    </w:p>
    <w:p>
      <w:pPr>
        <w:pStyle w:val="Bibliography1"/>
        <w:spacing w:lineRule="auto" w:line="360"/>
        <w:rPr/>
      </w:pPr>
      <w:r>
        <w:rPr/>
        <w:t xml:space="preserve">Lenoir, J., Gégout, J.C., Marquet, P.A., de Ruffray, P. and Brisse, H. (2008) ‘A Significant Upward Shift in Plant Species Optimum Elevation During the 20th Century’, </w:t>
      </w:r>
      <w:r>
        <w:rPr>
          <w:i/>
        </w:rPr>
        <w:t>Science</w:t>
      </w:r>
      <w:r>
        <w:rPr/>
        <w:t>, 320(5884), pp. 1768–1771. DOI: https://doi.org/10.1126/science.1156831.</w:t>
      </w:r>
    </w:p>
    <w:p>
      <w:pPr>
        <w:pStyle w:val="Bibliography1"/>
        <w:spacing w:lineRule="auto" w:line="360"/>
        <w:rPr/>
      </w:pPr>
      <w:r>
        <w:rPr/>
        <w:t xml:space="preserve">Liu, J.-L., Li, F.-R., Sun, T.-S., Ma, L.-F., Liu, L.-L. and Yang, K. (2016) ‘Interactive effects of vegetation and soil determine the composition and diversity of carabid and tenebrionid functional groups in an arid ecosystem’, </w:t>
      </w:r>
      <w:r>
        <w:rPr>
          <w:i/>
        </w:rPr>
        <w:t>Journal of Arid Environments</w:t>
      </w:r>
      <w:r>
        <w:rPr/>
        <w:t>, 128, pp. 80–90. DOI: https://doi.org/10.1016/j.jaridenv.2016.01.009.</w:t>
      </w:r>
    </w:p>
    <w:p>
      <w:pPr>
        <w:pStyle w:val="Bibliography1"/>
        <w:spacing w:lineRule="auto" w:line="360"/>
        <w:rPr/>
      </w:pPr>
      <w:r>
        <w:rPr/>
        <w:t xml:space="preserve">Liu, X., Wang, H., He, D., Wang, X. and Bai, M. (2021) ‘The Modeling and Forecasting of Carabid Beetle Distribution in Northwestern China’, </w:t>
      </w:r>
      <w:r>
        <w:rPr>
          <w:i/>
        </w:rPr>
        <w:t>Insects</w:t>
      </w:r>
      <w:r>
        <w:rPr/>
        <w:t>, 12(2), p. 168. DOI: https://doi.org/10.3390/insects12020168.</w:t>
      </w:r>
    </w:p>
    <w:p>
      <w:pPr>
        <w:pStyle w:val="Bibliography1"/>
        <w:spacing w:lineRule="auto" w:line="360"/>
        <w:rPr/>
      </w:pPr>
      <w:r>
        <w:rPr/>
        <w:t xml:space="preserve">Liu, X., Wang, H., Wang, X., Bai, M. and He, D. (2021) ‘Driving factors and their interactions of carabid beetle distribution based on the geographical detector method’, </w:t>
      </w:r>
      <w:r>
        <w:rPr>
          <w:i/>
        </w:rPr>
        <w:t>Ecological Indicators</w:t>
      </w:r>
      <w:r>
        <w:rPr/>
        <w:t>, 133, p. 108393. DOI: https://doi.org/10.1016/j.ecolind.2021.108393.</w:t>
      </w:r>
    </w:p>
    <w:p>
      <w:pPr>
        <w:pStyle w:val="Bibliography1"/>
        <w:spacing w:lineRule="auto" w:line="360"/>
        <w:rPr/>
      </w:pPr>
      <w:r>
        <w:rPr/>
        <w:t xml:space="preserve">Losey, J.E. and Vaughan, M. (2006) ‘The Economic Value of Ecological Services Provided by Insects’, </w:t>
      </w:r>
      <w:r>
        <w:rPr>
          <w:i/>
        </w:rPr>
        <w:t>BioScience</w:t>
      </w:r>
      <w:r>
        <w:rPr/>
        <w:t>, 56(4), p. 311. DOI: https://doi.org/10.1641/0006-3568(2006)56%255B311:TEVOES%255D2.0.CO;2.</w:t>
      </w:r>
    </w:p>
    <w:p>
      <w:pPr>
        <w:pStyle w:val="Bibliography1"/>
        <w:spacing w:lineRule="auto" w:line="360"/>
        <w:rPr/>
      </w:pPr>
      <w:r>
        <w:rPr/>
        <w:t xml:space="preserve">Lövei, G.L. and Sunderland, K.D. (1996) ‘Ecology and Behavior of Ground Beetles (Coleoptera: Carabidae)’, </w:t>
      </w:r>
      <w:r>
        <w:rPr>
          <w:i/>
        </w:rPr>
        <w:t>Annual Review of Entomology</w:t>
      </w:r>
      <w:r>
        <w:rPr/>
        <w:t>, 41(1), pp. 231–256. DOI: https://doi.org/10.1146/annurev.en.41.010196.001311.</w:t>
      </w:r>
    </w:p>
    <w:p>
      <w:pPr>
        <w:pStyle w:val="Bibliography1"/>
        <w:spacing w:lineRule="auto" w:line="360"/>
        <w:rPr/>
      </w:pPr>
      <w:r>
        <w:rPr/>
        <w:t xml:space="preserve">Maclean, I. (2025) </w:t>
      </w:r>
      <w:r>
        <w:rPr>
          <w:i/>
        </w:rPr>
        <w:t>micropoint: Below or within canopy point microclimate modelling with R</w:t>
      </w:r>
      <w:r>
        <w:rPr/>
        <w:t>. URL: https://github.com/ilyamaclean/micropoint.</w:t>
      </w:r>
    </w:p>
    <w:p>
      <w:pPr>
        <w:pStyle w:val="Bibliography1"/>
        <w:spacing w:lineRule="auto" w:line="360"/>
        <w:rPr/>
      </w:pPr>
      <w:r>
        <w:rPr/>
        <w:t xml:space="preserve">Mahlalela, P.T., Blamey, R.C. and Reason, C.J.C. (2019) ‘Mechanisms behind early winter rainfall variability in the southwestern Cape, South Africa’, </w:t>
      </w:r>
      <w:r>
        <w:rPr>
          <w:i/>
        </w:rPr>
        <w:t>Climate Dynamics</w:t>
      </w:r>
      <w:r>
        <w:rPr/>
        <w:t>, 53(1), pp. 21–39. DOI: https://doi.org/10.1007/s00382-018-4571-y.</w:t>
      </w:r>
    </w:p>
    <w:p>
      <w:pPr>
        <w:pStyle w:val="Bibliography1"/>
        <w:spacing w:lineRule="auto" w:line="360"/>
        <w:rPr/>
      </w:pPr>
      <w:r>
        <w:rPr/>
        <w:t xml:space="preserve">Makwela, M.M., Slotow, R. and Munyai, T.C. (2023) ‘Carabid Beetles (Coleoptera) as Indicators of Sustainability in Agroecosystems: A Systematic Review’, </w:t>
      </w:r>
      <w:r>
        <w:rPr>
          <w:i/>
        </w:rPr>
        <w:t>Sustainability</w:t>
      </w:r>
      <w:r>
        <w:rPr/>
        <w:t>, 15(5), p. 3936. DOI: https://doi.org/10.3390/su15053936.</w:t>
      </w:r>
    </w:p>
    <w:p>
      <w:pPr>
        <w:pStyle w:val="Bibliography1"/>
        <w:spacing w:lineRule="auto" w:line="360"/>
        <w:rPr/>
      </w:pPr>
      <w:r>
        <w:rPr/>
        <w:t xml:space="preserve">McCain, C.M. and Garfinkel, C.F. (2021) ‘Climate change and elevational range shifts in insects’, </w:t>
      </w:r>
      <w:r>
        <w:rPr>
          <w:i/>
        </w:rPr>
        <w:t>Current Opinion in Insect Science</w:t>
      </w:r>
      <w:r>
        <w:rPr/>
        <w:t>, 47, pp. 111–118. DOI: https://doi.org/10.1016/j.cois.2021.06.003.</w:t>
      </w:r>
    </w:p>
    <w:p>
      <w:pPr>
        <w:pStyle w:val="Bibliography1"/>
        <w:spacing w:lineRule="auto" w:line="360"/>
        <w:rPr/>
      </w:pPr>
      <w:r>
        <w:rPr/>
        <w:t xml:space="preserve">Menéndez, R., González-Megías, A., Jay-Robert, P. and Marquéz-Ferrando, R. (2014) ‘Climate change and elevational range shifts: evidence from dung beetles in two European mountain ranges’, </w:t>
      </w:r>
      <w:r>
        <w:rPr>
          <w:i/>
        </w:rPr>
        <w:t>Global Ecology and Biogeography</w:t>
      </w:r>
      <w:r>
        <w:rPr/>
        <w:t>, 23(6), pp. 646–657. DOI: https://doi.org/10.1111/geb.12142.</w:t>
      </w:r>
    </w:p>
    <w:p>
      <w:pPr>
        <w:pStyle w:val="Bibliography1"/>
        <w:spacing w:lineRule="auto" w:line="360"/>
        <w:rPr/>
      </w:pPr>
      <w:r>
        <w:rPr/>
        <w:t xml:space="preserve">Midgley, G.F., Hannah, L., Millar, D., Thuiller, W. and Booth, A. (2003) ‘Developing regional and species-level assessments of climate change impacts on biodiversity in the Cape Floristic Region’, </w:t>
      </w:r>
      <w:r>
        <w:rPr>
          <w:i/>
        </w:rPr>
        <w:t>Biological Conservation</w:t>
      </w:r>
      <w:r>
        <w:rPr/>
        <w:t>, 112(1), pp. 87–97. DOI: https://doi.org/10.1016/S0006-3207(02)00414-7.</w:t>
      </w:r>
    </w:p>
    <w:p>
      <w:pPr>
        <w:pStyle w:val="Bibliography1"/>
        <w:spacing w:lineRule="auto" w:line="360"/>
        <w:rPr/>
      </w:pPr>
      <w:r>
        <w:rPr/>
        <w:t xml:space="preserve">Mordkovich, V.G. and Afanas’ev, N.A. (1980) ‘Transformation of steppe litter by darkling-beetles (Coleoptera, Tenebrionidae).’, </w:t>
      </w:r>
      <w:r>
        <w:rPr>
          <w:i/>
        </w:rPr>
        <w:t>Ekologiya</w:t>
      </w:r>
      <w:r>
        <w:rPr/>
        <w:t>, 11(3), pp. 175–180.</w:t>
      </w:r>
    </w:p>
    <w:p>
      <w:pPr>
        <w:pStyle w:val="Bibliography1"/>
        <w:spacing w:lineRule="auto" w:line="360"/>
        <w:rPr/>
      </w:pPr>
      <w:r>
        <w:rPr/>
        <w:t xml:space="preserve">Mucina, L. and Rutherford, M.C. (eds) (2006) </w:t>
      </w:r>
      <w:r>
        <w:rPr>
          <w:i/>
        </w:rPr>
        <w:t>The vegetation of South Africa, Lesotho and Swaziland</w:t>
      </w:r>
      <w:r>
        <w:rPr/>
        <w:t>. Pretoria: South African National Biodiversity Institute (Strelitzia, 19).</w:t>
      </w:r>
    </w:p>
    <w:p>
      <w:pPr>
        <w:pStyle w:val="Bibliography1"/>
        <w:spacing w:lineRule="auto" w:line="360"/>
        <w:rPr/>
      </w:pPr>
      <w:r>
        <w:rPr/>
        <w:t xml:space="preserve">Munday, C., Washington, R., Engelstaedter, S., Zilli, M., Harbord, S., Knight, C., Attwood, K. and Hart, N. (2025) ‘Southern African Climate Change: Processes, Models, and Projections’, </w:t>
      </w:r>
      <w:r>
        <w:rPr>
          <w:i/>
        </w:rPr>
        <w:t>WIREs Climate Change</w:t>
      </w:r>
      <w:r>
        <w:rPr/>
        <w:t>, 16(5), p. e70025. DOI: https://doi.org/10.1002/wcc.70025.</w:t>
      </w:r>
    </w:p>
    <w:p>
      <w:pPr>
        <w:pStyle w:val="Bibliography1"/>
        <w:spacing w:lineRule="auto" w:line="360"/>
        <w:rPr/>
      </w:pPr>
      <w:r>
        <w:rPr/>
        <w:t xml:space="preserve">Musthafa, M.M., Abdullah, F., Martínez-Falcón, A.P. and de Bruyn, M. (2021) ‘How mountains and elevations shape the spatial distribution of beetles in Peninsular Malaysia’, </w:t>
      </w:r>
      <w:r>
        <w:rPr>
          <w:i/>
        </w:rPr>
        <w:t>Scientific Reports</w:t>
      </w:r>
      <w:r>
        <w:rPr/>
        <w:t>, 11(1), p. 5791. DOI: https://doi.org/10.1038/s41598-021-84965-5.</w:t>
      </w:r>
    </w:p>
    <w:p>
      <w:pPr>
        <w:pStyle w:val="Bibliography1"/>
        <w:spacing w:lineRule="auto" w:line="360"/>
        <w:rPr/>
      </w:pPr>
      <w:r>
        <w:rPr/>
        <w:t>NASA JPL (2013) ‘NASA Shuttle Radar Topography Mission Global 1 arc second’. NASA Land Processes Distributed Active Archive Center. DOI: https://doi.org/10.5067/MEASURES/SRTM/SRTMGL1.003.</w:t>
      </w:r>
    </w:p>
    <w:p>
      <w:pPr>
        <w:pStyle w:val="Bibliography1"/>
        <w:spacing w:lineRule="auto" w:line="360"/>
        <w:rPr/>
      </w:pPr>
      <w:r>
        <w:rPr/>
        <w:t xml:space="preserve">National Oceanic and Atmospheric Administration (2026) </w:t>
      </w:r>
      <w:r>
        <w:rPr>
          <w:i/>
        </w:rPr>
        <w:t>National Oceanic and Atmospheric Administration, Nation Weather Service Climate Prediction Center</w:t>
      </w:r>
      <w:r>
        <w:rPr/>
        <w:t>. URL: https://www.cpc.ncep.noaa.gov/products/analysis_monitoring/ensostuff/ONI_v5.php.</w:t>
      </w:r>
    </w:p>
    <w:p>
      <w:pPr>
        <w:pStyle w:val="Bibliography1"/>
        <w:spacing w:lineRule="auto" w:line="360"/>
        <w:rPr/>
      </w:pPr>
      <w:r>
        <w:rPr/>
        <w:t xml:space="preserve">Ndozi, M.H., Gohole, L. and Mapaure, I. (2025) ‘Seasonal Variations in Dung Beetle (Scarabaeidae: Scarabaeinae) Assemblage in Wildlife and Wildlife–Livestock Systems in North‐Eastern Namibia’, </w:t>
      </w:r>
      <w:r>
        <w:rPr>
          <w:i/>
        </w:rPr>
        <w:t>African Journal of Ecology</w:t>
      </w:r>
      <w:r>
        <w:rPr/>
        <w:t>, 63(6), p. e70083. DOI: https://doi.org/10.1111/aje.70083.</w:t>
      </w:r>
    </w:p>
    <w:p>
      <w:pPr>
        <w:pStyle w:val="Bibliography1"/>
        <w:spacing w:lineRule="auto" w:line="360"/>
        <w:rPr/>
      </w:pPr>
      <w:r>
        <w:rPr/>
        <w:t xml:space="preserve">Niemelä, J. (1993) ‘Interspecific Competition in Ground-Beetle Assemblages (Carabidae): What Have We Learned?’, </w:t>
      </w:r>
      <w:r>
        <w:rPr>
          <w:i/>
        </w:rPr>
        <w:t>Oikos</w:t>
      </w:r>
      <w:r>
        <w:rPr/>
        <w:t>, 66(2), p. 325. DOI: https://doi.org/10.2307/3544821.</w:t>
      </w:r>
    </w:p>
    <w:p>
      <w:pPr>
        <w:pStyle w:val="Bibliography1"/>
        <w:spacing w:lineRule="auto" w:line="360"/>
        <w:rPr/>
      </w:pPr>
      <w:r>
        <w:rPr/>
        <w:t xml:space="preserve">Oberhauser, K. and Guiney, M. (2009) ‘Insects as flagship conservation species’, </w:t>
      </w:r>
      <w:r>
        <w:rPr>
          <w:i/>
        </w:rPr>
        <w:t>Terrestrial Arthropod Reviews</w:t>
      </w:r>
      <w:r>
        <w:rPr/>
        <w:t>, 1(2), pp. 111–123. DOI: https://doi.org/10.1163/187498308X414733.</w:t>
      </w:r>
    </w:p>
    <w:p>
      <w:pPr>
        <w:pStyle w:val="Bibliography1"/>
        <w:spacing w:lineRule="auto" w:line="360"/>
        <w:rPr/>
      </w:pPr>
      <w:r>
        <w:rPr/>
        <w:t xml:space="preserve">Oksanen, J., Simpson, G.L., Blanchet, F.G., Kindt, R., Legendre, P., Minchin, P.R., O’Hara, R.B., Solymos, P., Stevens, M.H.H., Szoecs, E., Wagner, H., Barbour, M., Bedward, M., Bolker, B., Borcard, D., Borman, T., Carvalho, G., Chirico, M., Caceres, M.D., Durand, S., Evangelista, H.B.A., FitzJohn, R., Friendly, M., Furneaux, B., Hannigan, G., Hill, M.O., Lahti, L., Martino, C., McGlinn, D., Ouellette, M.-H., Cunha, E.R., Smith, T., Stier, A., Braak, C.J.F.T. and Weedon, J. (2025) </w:t>
      </w:r>
      <w:r>
        <w:rPr>
          <w:i/>
        </w:rPr>
        <w:t>vegan: Community Ecology Package</w:t>
      </w:r>
      <w:r>
        <w:rPr/>
        <w:t>. DOI: https://doi.org/10.32614/CRAN.package.vegan.</w:t>
      </w:r>
    </w:p>
    <w:p>
      <w:pPr>
        <w:pStyle w:val="Bibliography1"/>
        <w:spacing w:lineRule="auto" w:line="360"/>
        <w:rPr/>
      </w:pPr>
      <w:r>
        <w:rPr/>
        <w:t xml:space="preserve">Pebesma, E. and Bivand, R. (2023) </w:t>
      </w:r>
      <w:r>
        <w:rPr>
          <w:i/>
        </w:rPr>
        <w:t>Spatial Data Science: With Applications in R</w:t>
      </w:r>
      <w:r>
        <w:rPr/>
        <w:t>. 1st edn. New York: Chapman and Hall/CRC. DOI: https://doi.org/10.1201/9780429459016.</w:t>
      </w:r>
    </w:p>
    <w:p>
      <w:pPr>
        <w:pStyle w:val="Bibliography1"/>
        <w:spacing w:lineRule="auto" w:line="360"/>
        <w:rPr/>
      </w:pPr>
      <w:r>
        <w:rPr/>
        <w:t xml:space="preserve">Picker, M., Griffiths, C.L. and Weaving, A. (2019) </w:t>
      </w:r>
      <w:r>
        <w:rPr>
          <w:i/>
        </w:rPr>
        <w:t>Field guide to insects of South Africa</w:t>
      </w:r>
      <w:r>
        <w:rPr/>
        <w:t>. Third edition. Cape Town, South Africa: Struik Nature.</w:t>
      </w:r>
    </w:p>
    <w:p>
      <w:pPr>
        <w:pStyle w:val="Bibliography1"/>
        <w:spacing w:lineRule="auto" w:line="360"/>
        <w:rPr/>
      </w:pPr>
      <w:r>
        <w:rPr/>
        <w:t xml:space="preserve">Pinheiro, F., Diniz, I.R., Coelho, D. and Bandeira, M.P.S. (2002) ‘Seasonal pattern of insect abundance in the Brazilian cerrado’, </w:t>
      </w:r>
      <w:r>
        <w:rPr>
          <w:i/>
        </w:rPr>
        <w:t>Austral Ecology</w:t>
      </w:r>
      <w:r>
        <w:rPr/>
        <w:t>, 27(2), pp. 132–136. DOI: https://doi.org/10.1046/j.1442-9993.2002.01165.x.</w:t>
      </w:r>
    </w:p>
    <w:p>
      <w:pPr>
        <w:pStyle w:val="Bibliography1"/>
        <w:spacing w:lineRule="auto" w:line="360"/>
        <w:rPr/>
      </w:pPr>
      <w:r>
        <w:rPr/>
        <w:t xml:space="preserve">R Core Team (2026) </w:t>
      </w:r>
      <w:r>
        <w:rPr>
          <w:i/>
        </w:rPr>
        <w:t>R: A Language and Environment for Statistical Computing</w:t>
      </w:r>
      <w:r>
        <w:rPr/>
        <w:t>. Vienna, Austria: R Foundation for Statistical Computing. URL: https://www.R-project.org/.</w:t>
      </w:r>
    </w:p>
    <w:p>
      <w:pPr>
        <w:pStyle w:val="Bibliography1"/>
        <w:spacing w:lineRule="auto" w:line="360"/>
        <w:rPr/>
      </w:pPr>
      <w:r>
        <w:rPr/>
        <w:t xml:space="preserve">Ramírez-Hernández, A., Micó, E. and Galante, E. (2014) ‘Temporal variation in saproxylic beetle assemblages in a Mediterranean ecosystem’, </w:t>
      </w:r>
      <w:r>
        <w:rPr>
          <w:i/>
        </w:rPr>
        <w:t>Journal of Insect Conservation</w:t>
      </w:r>
      <w:r>
        <w:rPr/>
        <w:t>, 18(5), pp. 993–1007. DOI: https://doi.org/10.1007/s10841-014-9706-9.</w:t>
      </w:r>
    </w:p>
    <w:p>
      <w:pPr>
        <w:pStyle w:val="Bibliography1"/>
        <w:spacing w:lineRule="auto" w:line="360"/>
        <w:rPr/>
      </w:pPr>
      <w:r>
        <w:rPr/>
        <w:t xml:space="preserve">Ren, J., Zhao, W., He, Z., Wang, Y., Feng, Y., Niu, Y., Xin, W., Pan, C. and Liu, J. (2025) ‘Spatiotemporal variations of tenebrionid beetles (Coleoptera: Tenebrionidae) in the Gobi desert, Northwest China’, </w:t>
      </w:r>
      <w:r>
        <w:rPr>
          <w:i/>
        </w:rPr>
        <w:t>Journal of Arid Land</w:t>
      </w:r>
      <w:r>
        <w:rPr/>
        <w:t>, 17(1), pp. 112–129. DOI: https://doi.org/10.1007/s40333-025-0001-2.</w:t>
      </w:r>
    </w:p>
    <w:p>
      <w:pPr>
        <w:pStyle w:val="Bibliography1"/>
        <w:spacing w:lineRule="auto" w:line="360"/>
        <w:rPr/>
      </w:pPr>
      <w:r>
        <w:rPr/>
        <w:t xml:space="preserve">Riemer, K., Anderson-Teixeira, K.J., Smith, F.A., Harris, D.J. and Ernest, S.K.M. (2018) ‘Body size shifts influence effects of increasing temperatures on ectotherm metabolism’, </w:t>
      </w:r>
      <w:r>
        <w:rPr>
          <w:i/>
        </w:rPr>
        <w:t>Global Ecology and Biogeography</w:t>
      </w:r>
      <w:r>
        <w:rPr/>
        <w:t>, 27(8), pp. 958–967. DOI: https://doi.org/10.1111/geb.12757.</w:t>
      </w:r>
    </w:p>
    <w:p>
      <w:pPr>
        <w:pStyle w:val="Bibliography1"/>
        <w:spacing w:lineRule="auto" w:line="360"/>
        <w:rPr/>
      </w:pPr>
      <w:r>
        <w:rPr/>
        <w:t xml:space="preserve">Röder, J., Detsch, F., Otte, I., Appelhans, T., Nauss, T., Peters, M.K. and Brandl, R. (2017) ‘Heterogeneous patterns of abundance of epigeic arthropod taxa along a major elevation gradient’, </w:t>
      </w:r>
      <w:r>
        <w:rPr>
          <w:i/>
        </w:rPr>
        <w:t>Biotropica</w:t>
      </w:r>
      <w:r>
        <w:rPr/>
        <w:t>, 49(2), pp. 217–228. DOI: https://doi.org/10.1111/btp.12403.</w:t>
      </w:r>
    </w:p>
    <w:p>
      <w:pPr>
        <w:pStyle w:val="Bibliography1"/>
        <w:spacing w:lineRule="auto" w:line="360"/>
        <w:rPr/>
      </w:pPr>
      <w:r>
        <w:rPr/>
        <w:t xml:space="preserve">Rudolf, V.H.W. and Roman, A. (2018) ‘Trophic structure alters consequences of environmental warming’, </w:t>
      </w:r>
      <w:r>
        <w:rPr>
          <w:i/>
        </w:rPr>
        <w:t>Oikos</w:t>
      </w:r>
      <w:r>
        <w:rPr/>
        <w:t>, 127(11), pp. 1646–1656. DOI: https://doi.org/10.1111/oik.05535.</w:t>
      </w:r>
    </w:p>
    <w:p>
      <w:pPr>
        <w:pStyle w:val="Bibliography1"/>
        <w:spacing w:lineRule="auto" w:line="360"/>
        <w:rPr/>
      </w:pPr>
      <w:r>
        <w:rPr/>
        <w:t xml:space="preserve">Rutten, G., Ensslin, A., Hemp, A. and Fischer, M. (2015) ‘Vertical and Horizontal Vegetation Structure across Natural and Modified Habitat Types at Mount Kilimanjaro’, </w:t>
      </w:r>
      <w:r>
        <w:rPr>
          <w:i/>
        </w:rPr>
        <w:t>PLOS ONE</w:t>
      </w:r>
      <w:r>
        <w:rPr/>
        <w:t>. Edited by L.C.R. Silva, 10(9), p. e0138822. DOI: https://doi.org/10.1371/journal.pone.0138822.</w:t>
      </w:r>
    </w:p>
    <w:p>
      <w:pPr>
        <w:pStyle w:val="Bibliography1"/>
        <w:spacing w:lineRule="auto" w:line="360"/>
        <w:rPr/>
      </w:pPr>
      <w:r>
        <w:rPr/>
        <w:t xml:space="preserve">Samways, M. (2010) ‘Impacts of extreme weather and climate change on South African dragonflies’, </w:t>
      </w:r>
      <w:r>
        <w:rPr>
          <w:i/>
        </w:rPr>
        <w:t>BioRisk</w:t>
      </w:r>
      <w:r>
        <w:rPr/>
        <w:t>, 5, pp. 73–84. DOI: https://doi.org/10.3897/biorisk.5.843.</w:t>
      </w:r>
    </w:p>
    <w:p>
      <w:pPr>
        <w:pStyle w:val="Bibliography1"/>
        <w:spacing w:lineRule="auto" w:line="360"/>
        <w:rPr/>
      </w:pPr>
      <w:r>
        <w:rPr/>
        <w:t xml:space="preserve">Sánchez-Bayo, F. and Wyckhuys, K.A.G. (2019) ‘Worldwide decline of the entomofauna: A review of its drivers’, </w:t>
      </w:r>
      <w:r>
        <w:rPr>
          <w:i/>
        </w:rPr>
        <w:t>Biological Conservation</w:t>
      </w:r>
      <w:r>
        <w:rPr/>
        <w:t>, 232, pp. 8–27. DOI: https://doi.org/10.1016/j.biocon.2019.01.020.</w:t>
      </w:r>
    </w:p>
    <w:p>
      <w:pPr>
        <w:pStyle w:val="Bibliography1"/>
        <w:spacing w:lineRule="auto" w:line="360"/>
        <w:rPr/>
      </w:pPr>
      <w:r>
        <w:rPr/>
        <w:t xml:space="preserve">Santos, A. (2002) ‘Habitat selection and assemblage structure of darkling beetles (Col. Tenebrionidae) along environmental gradients on the island of Tenerife (Canary Islands)’, </w:t>
      </w:r>
      <w:r>
        <w:rPr>
          <w:i/>
        </w:rPr>
        <w:t>Journal of Arid Environments</w:t>
      </w:r>
      <w:r>
        <w:rPr/>
        <w:t>, 52(1), pp. 63–85. DOI: https://doi.org/10.1016/S0140-1963(01)90927-9.</w:t>
      </w:r>
    </w:p>
    <w:p>
      <w:pPr>
        <w:pStyle w:val="Bibliography1"/>
        <w:spacing w:lineRule="auto" w:line="360"/>
        <w:rPr/>
      </w:pPr>
      <w:r>
        <w:rPr/>
        <w:t xml:space="preserve">Scholtz, C.H. and Holm, E. (eds) (1985) </w:t>
      </w:r>
      <w:r>
        <w:rPr>
          <w:i/>
        </w:rPr>
        <w:t>Insects of southern Africa</w:t>
      </w:r>
      <w:r>
        <w:rPr/>
        <w:t>. Durban ; Stoneham, MA: Butterworths.</w:t>
      </w:r>
    </w:p>
    <w:p>
      <w:pPr>
        <w:pStyle w:val="Bibliography1"/>
        <w:spacing w:lineRule="auto" w:line="360"/>
        <w:rPr/>
      </w:pPr>
      <w:r>
        <w:rPr/>
        <w:t xml:space="preserve">Sharp, A.C., Boyle, M.J.W., Bonebrake, T.C., Guo, Y., Kitching, R.L., Stork, N.E., Zeng, X. and Ashton, L.A. (2025) ‘Stronger El Niños reduce tropical forest arthropod diversity and function’, </w:t>
      </w:r>
      <w:r>
        <w:rPr>
          <w:i/>
        </w:rPr>
        <w:t>Nature</w:t>
      </w:r>
      <w:r>
        <w:rPr/>
        <w:t>, 645(8082), pp. 946–951. DOI: https://doi.org/10.1038/s41586-025-09351-x.</w:t>
      </w:r>
    </w:p>
    <w:p>
      <w:pPr>
        <w:pStyle w:val="Bibliography1"/>
        <w:spacing w:lineRule="auto" w:line="360"/>
        <w:rPr/>
      </w:pPr>
      <w:r>
        <w:rPr/>
        <w:t xml:space="preserve">Soh, M.C.K., Mitchell, N.J., Ridley, A.R., Butler, C.W., Puan, C.L. and Peh, K.S.-H. (2019) ‘Impacts of Habitat Degradation on Tropical Montane Biodiversity and Ecosystem Services: A Systematic Map for Identifying Future Research Priorities’, </w:t>
      </w:r>
      <w:r>
        <w:rPr>
          <w:i/>
        </w:rPr>
        <w:t>Frontiers in Forests and Global Change</w:t>
      </w:r>
      <w:r>
        <w:rPr/>
        <w:t>, 2, p. 83. DOI: https://doi.org/10.3389/ffgc.2019.00083.</w:t>
      </w:r>
    </w:p>
    <w:p>
      <w:pPr>
        <w:pStyle w:val="Bibliography1"/>
        <w:spacing w:lineRule="auto" w:line="360"/>
        <w:rPr/>
      </w:pPr>
      <w:r>
        <w:rPr/>
        <w:t xml:space="preserve">Srygley, R.B., Dudley, R., Oliveira, E.G., Aizprúa, R., Pelaez, N.Z. and Riveros, A.J. (2010) ‘El Niño and dry season rainfall influence hostplant phenology and an annual butterfly migration from Neotropical wet to dry forests’, </w:t>
      </w:r>
      <w:r>
        <w:rPr>
          <w:i/>
        </w:rPr>
        <w:t>Global Change Biology</w:t>
      </w:r>
      <w:r>
        <w:rPr/>
        <w:t>, 16(3), pp. 936–945. DOI: https://doi.org/10.1111/j.1365-2486.2009.01986.x.</w:t>
      </w:r>
    </w:p>
    <w:p>
      <w:pPr>
        <w:pStyle w:val="Bibliography1"/>
        <w:spacing w:lineRule="auto" w:line="360"/>
        <w:rPr/>
      </w:pPr>
      <w:r>
        <w:rPr/>
        <w:t xml:space="preserve">Trichard, A., Ricci, B., Ducourtieux, C. and Petit, S. (2014) ‘The spatio-temporal distribution of weed seed predation differs between conservation agriculture and conventional tillage’, </w:t>
      </w:r>
      <w:r>
        <w:rPr>
          <w:i/>
        </w:rPr>
        <w:t>Agriculture, Ecosystems &amp; Environment</w:t>
      </w:r>
      <w:r>
        <w:rPr/>
        <w:t>, 188, pp. 40–47. DOI: https://doi.org/10.1016/j.agee.2014.01.031.</w:t>
      </w:r>
    </w:p>
    <w:p>
      <w:pPr>
        <w:pStyle w:val="Bibliography1"/>
        <w:spacing w:lineRule="auto" w:line="360"/>
        <w:rPr/>
      </w:pPr>
      <w:r>
        <w:rPr/>
        <w:t xml:space="preserve">Tsafack, N., Xie, Y., Wang, X. and Fattorini, S. (2019) ‘Influence of Climate and Local Habitat Characteristics on Carabid Beetle Abundance and Diversity in Northern Chinese Steppes’, </w:t>
      </w:r>
      <w:r>
        <w:rPr>
          <w:i/>
        </w:rPr>
        <w:t>Insects</w:t>
      </w:r>
      <w:r>
        <w:rPr/>
        <w:t>, 11(1), p. 19. DOI: https://doi.org/10.3390/insects11010019.</w:t>
      </w:r>
    </w:p>
    <w:p>
      <w:pPr>
        <w:pStyle w:val="Bibliography1"/>
        <w:spacing w:lineRule="auto" w:line="360"/>
        <w:rPr/>
      </w:pPr>
      <w:r>
        <w:rPr/>
        <w:t xml:space="preserve">Tyszecka, K., Zając, K. and Kadej, M. (2025) ‘Winter and summer conditions affect the mountain population of Carabus variolosus, a ground beetle of European conservation concern’, </w:t>
      </w:r>
      <w:r>
        <w:rPr>
          <w:i/>
        </w:rPr>
        <w:t>Science of The Total Environment</w:t>
      </w:r>
      <w:r>
        <w:rPr/>
        <w:t>, 972, p. 179149. DOI: https://doi.org/10.1016/j.scitotenv.2025.179149.</w:t>
      </w:r>
    </w:p>
    <w:p>
      <w:pPr>
        <w:pStyle w:val="Bibliography1"/>
        <w:spacing w:lineRule="auto" w:line="360"/>
        <w:rPr/>
      </w:pPr>
      <w:r>
        <w:rPr/>
        <w:t xml:space="preserve">Vetaas, O.R. (2021) ‘Mountain biodiversity and elevational gradients’, </w:t>
      </w:r>
      <w:r>
        <w:rPr>
          <w:i/>
        </w:rPr>
        <w:t>Frontiers of Biogeography</w:t>
      </w:r>
      <w:r>
        <w:rPr/>
        <w:t>, 13(3). DOI: https://doi.org/10.21425/F5FBG54146.</w:t>
      </w:r>
    </w:p>
    <w:p>
      <w:pPr>
        <w:pStyle w:val="Bibliography1"/>
        <w:spacing w:lineRule="auto" w:line="360"/>
        <w:rPr/>
      </w:pPr>
      <w:r>
        <w:rPr/>
        <w:t xml:space="preserve">Vodka, Š. and Cizek, L. (2013) ‘The effects of edge-interior and understorey-canopy gradients on the distribution of saproxylic beetles in a temperate lowland forest’, </w:t>
      </w:r>
      <w:r>
        <w:rPr>
          <w:i/>
        </w:rPr>
        <w:t>Forest Ecology and Management</w:t>
      </w:r>
      <w:r>
        <w:rPr/>
        <w:t>, 304, pp. 33–41. DOI: https://doi.org/10.1016/j.foreco.2013.04.007.</w:t>
      </w:r>
    </w:p>
    <w:p>
      <w:pPr>
        <w:pStyle w:val="Bibliography1"/>
        <w:spacing w:lineRule="auto" w:line="360"/>
        <w:rPr/>
      </w:pPr>
      <w:r>
        <w:rPr/>
        <w:t xml:space="preserve">Wang, B., Luo, X., Yang, Y.-M., Sun, W., Cane, M.A., Cai, W., Yeh, S.-W. and Liu, J. (2019) ‘Historical change of El Niño properties sheds light on future changes of extreme El Niño’, </w:t>
      </w:r>
      <w:r>
        <w:rPr>
          <w:i/>
        </w:rPr>
        <w:t>Proceedings of the National Academy of Sciences</w:t>
      </w:r>
      <w:r>
        <w:rPr/>
        <w:t>, 116(45), pp. 22512–22517. DOI: https://doi.org/10.1073/pnas.1911130116.</w:t>
      </w:r>
    </w:p>
    <w:p>
      <w:pPr>
        <w:pStyle w:val="Bibliography1"/>
        <w:spacing w:lineRule="auto" w:line="360"/>
        <w:rPr/>
      </w:pPr>
      <w:r>
        <w:rPr/>
        <w:t xml:space="preserve">Wang, Xiaowei, Müller, J., An, L., Ji, L., Liu, Y., Wang, Xugao and Hao, Z. (2014) ‘Intra-annual variations in abundance and species composition of carabid beetles in a temperate forest in Northeast China’, </w:t>
      </w:r>
      <w:r>
        <w:rPr>
          <w:i/>
        </w:rPr>
        <w:t>Journal of Insect Conservation</w:t>
      </w:r>
      <w:r>
        <w:rPr/>
        <w:t>, 18(1), pp. 85–98. DOI: https://doi.org/10.1007/s10841-014-9617-9.</w:t>
      </w:r>
    </w:p>
    <w:p>
      <w:pPr>
        <w:pStyle w:val="Bibliography1"/>
        <w:spacing w:lineRule="auto" w:line="360"/>
        <w:rPr/>
      </w:pPr>
      <w:r>
        <w:rPr/>
        <w:t xml:space="preserve">Wardhaugh, C.W., Stone, M.J. and Stork, N.E. (2018) ‘Seasonal variation in a diverse beetle assemblage along two elevational gradients in the Australian Wet Tropics’, </w:t>
      </w:r>
      <w:r>
        <w:rPr>
          <w:i/>
        </w:rPr>
        <w:t>Scientific Reports</w:t>
      </w:r>
      <w:r>
        <w:rPr/>
        <w:t>, 8(1), p. 8559. DOI: https://doi.org/10.1038/s41598-018-26216-8.</w:t>
      </w:r>
    </w:p>
    <w:p>
      <w:pPr>
        <w:pStyle w:val="Bibliography1"/>
        <w:spacing w:lineRule="auto" w:line="360"/>
        <w:rPr/>
      </w:pPr>
      <w:r>
        <w:rPr/>
        <w:t xml:space="preserve">Wilson, J.K., Casajus, N., Hutchinson, R.A., McFarland, K.P., Kerr, J.T., Berteaux, D., Larrivée, M. and Prudic, K.L. (2021) ‘Climate Change and Local Host Availability Drive the Northern Range Boundary in the Rapid Expansion of a Specialist Insect Herbivore, Papilio cresphontes’, </w:t>
      </w:r>
      <w:r>
        <w:rPr>
          <w:i/>
        </w:rPr>
        <w:t>Frontiers in Ecology and Evolution</w:t>
      </w:r>
      <w:r>
        <w:rPr/>
        <w:t>, 9. DOI: https://doi.org/10.3389/fevo.2021.579230.</w:t>
      </w:r>
    </w:p>
    <w:p>
      <w:pPr>
        <w:pStyle w:val="Bibliography1"/>
        <w:spacing w:lineRule="auto" w:line="360"/>
        <w:rPr/>
      </w:pPr>
      <w:r>
        <w:rPr/>
        <w:t xml:space="preserve">Wilson, R.J., Gutiérrez, D., Gutiérrez, J., Martínez, D., Agudo, R. and Monserrat, V.J. (2005) ‘Changes to the elevational limits and extent of species ranges associated with climate change’, </w:t>
      </w:r>
      <w:r>
        <w:rPr>
          <w:i/>
        </w:rPr>
        <w:t>Ecology Letters</w:t>
      </w:r>
      <w:r>
        <w:rPr/>
        <w:t>, 8(11), pp. 1138–1146. DOI: https://doi.org/10.1111/j.1461-0248.2005.00824.x.</w:t>
      </w:r>
    </w:p>
    <w:p>
      <w:pPr>
        <w:pStyle w:val="Bibliography1"/>
        <w:spacing w:lineRule="auto" w:line="360"/>
        <w:rPr/>
      </w:pPr>
      <w:r>
        <w:rPr/>
        <w:t xml:space="preserve">Zhu, P., Zhao, T., Meng, Y., Shi, H., Liang, H., Yang, C., Song, F., Zhou, J. and Huang, W. (2025) ‘Comparative and Phylogenetic Analyses of Mitochondrial Genomes in Carabidae (Coleoptera: Adephaga)’, </w:t>
      </w:r>
      <w:r>
        <w:rPr>
          <w:i/>
        </w:rPr>
        <w:t>Ecology and Evolution</w:t>
      </w:r>
      <w:r>
        <w:rPr/>
        <w:t>, 15(7), p. e71707. DOI: https://doi.org/10.1002/ece3.71707.</w:t>
      </w:r>
    </w:p>
    <w:p>
      <w:pPr>
        <w:pStyle w:val="Bibliography1"/>
        <w:spacing w:lineRule="auto" w:line="360"/>
        <w:rPr/>
      </w:pPr>
      <w:r>
        <w:rPr/>
        <w:t xml:space="preserve">Zu, K., Lenoir, J., Fang, J., Tang, Z., Shen, Z., Ji, C., Zheng, C., Luo, A., Song, W., Zimmermann, N.E., Pellissier, L. and Wang, Z. (2023) ‘Elevational shift in seed plant distributions in China’s mountains over the last 70 years’, </w:t>
      </w:r>
      <w:r>
        <w:rPr>
          <w:i/>
        </w:rPr>
        <w:t>Global Ecology and Biogeography</w:t>
      </w:r>
      <w:r>
        <w:rPr/>
        <w:t>, 32(7), pp. 1098–1112. DOI: https://doi.org/10.1111/geb.13692.</w:t>
      </w:r>
    </w:p>
    <w:p>
      <w:pPr>
        <w:pStyle w:val="Bibliography1"/>
        <w:spacing w:lineRule="auto" w:line="360" w:before="0" w:after="240"/>
        <w:rPr/>
      </w:pPr>
      <w:r>
        <w:rPr/>
        <w:t xml:space="preserve">Zu, K., Wang, Z., Zhu, X., Lenoir, J., Shrestha, N., Lyu, T., Luo, A., Li, Y., Ji, C., Peng, S., Meng, J. and Zhou, J. (2021) ‘Upward shift and elevational range contractions of subtropical mountain plants in response to climate change’, </w:t>
      </w:r>
      <w:r>
        <w:rPr>
          <w:i/>
        </w:rPr>
        <w:t>Science of The Total Environment</w:t>
      </w:r>
      <w:r>
        <w:rPr/>
        <w:t>, 783, p. 146896. DOI: https://doi.org/10.1016/j.scitotenv.2021.146896.</w:t>
      </w:r>
      <w:bookmarkEnd w:id="104"/>
    </w:p>
    <w:sectPr>
      <w:type w:val="nextPage"/>
      <w:pgSz w:w="11906" w:h="16838"/>
      <w:pgMar w:left="1136" w:right="1136" w:gutter="0" w:header="0" w:top="1136" w:footer="0" w:bottom="1136"/>
      <w:pgNumType w:fmt="decimal"/>
      <w:formProt w:val="false"/>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arlene Janion-Scheepers" w:date="2026-04-02T11:38:00Z" w:initials="CJ">
    <w:p w14:paraId="01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 xml:space="preserve">Check that order is same as for Results and that all results reported are also in methods (for example rarefaction curves missing from Methods). </w:t>
      </w:r>
    </w:p>
  </w:comment>
  <w:comment w:id="1" w:author="Charlene Janion-Scheepers" w:date="2026-04-02T11:48:00Z" w:initials="CJ">
    <w:p w14:paraId="02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how was this calculated?</w:t>
      </w:r>
    </w:p>
  </w:comment>
  <w:comment w:id="2" w:author="Charlene Janion-Scheepers" w:date="2026-04-02T11:04:00Z" w:initials="CJ">
    <w:p w14:paraId="03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can't see lines of the axes....</w:t>
      </w:r>
    </w:p>
  </w:comment>
  <w:comment w:id="3" w:author="Charlene Janion-Scheepers" w:date="2026-04-02T11:05:00Z" w:initials="CJ">
    <w:p w14:paraId="04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w:t>
      </w:r>
    </w:p>
  </w:comment>
  <w:comment w:id="4" w:author="Unknown Author" w:date="2026-04-04T00:52:22Z" w:initials="">
    <w:p>
      <w:pPr>
        <w:overflowPunct w:val="false"/>
        <w:spacing w:lineRule="auto" w:line="240" w:before="0" w:after="0"/>
        <w:jc w:val="left"/>
        <w:rPr/>
      </w:pPr>
      <w:r>
        <w:annotationRef/>
      </w:r>
      <w:r>
        <w:rPr>
          <w:rFonts w:ascii="Liberation Serif" w:hAnsi="Liberation Serif"/>
          <w:i/>
          <w:sz w:val="16"/>
        </w:rPr>
        <w:t>Reply to Charlene Janion-Scheepers (02/04/2026, 16:31): "..."</w:t>
      </w:r>
    </w:p>
    <w:p>
      <w:pPr>
        <w:overflowPunct w:val="false"/>
        <w:spacing w:lineRule="auto" w:line="240" w:before="0" w:after="0"/>
        <w:jc w:val="left"/>
        <w:rPr/>
      </w:pPr>
      <w:r>
        <w:rPr>
          <w:rFonts w:ascii="Liberation Serif" w:hAnsi="Liberation Serif"/>
        </w:rPr>
        <w:t>I am reporting the mean amounts of each ground cover parameter grouped by sampling period. I increased the decimal places so that the percentage change reported can be determined directly by the unrounded figures in the parentheses.</w:t>
      </w:r>
    </w:p>
  </w:comment>
  <w:comment w:id="5" w:author="Charlene Janion-Scheepers" w:date="2026-04-02T11:06:00Z" w:initials="CJ">
    <w:p w14:paraId="05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don't understand how you get these figures?</w:t>
      </w:r>
    </w:p>
  </w:comment>
  <w:comment w:id="6" w:author="Unknown Author" w:date="2026-04-04T01:00:08Z" w:initials="">
    <w:p>
      <w:pPr>
        <w:overflowPunct w:val="false"/>
        <w:spacing w:lineRule="auto" w:line="240" w:before="0" w:after="0"/>
        <w:jc w:val="left"/>
        <w:rPr/>
      </w:pPr>
      <w:r>
        <w:annotationRef/>
      </w:r>
      <w:r>
        <w:rPr>
          <w:rFonts w:ascii="Liberation Serif" w:hAnsi="Liberation Serif"/>
          <w:i/>
          <w:sz w:val="16"/>
        </w:rPr>
        <w:t>Reply to Charlene Janion-Scheepers (02/04/2026, 16:31): "..."</w:t>
      </w:r>
    </w:p>
    <w:p>
      <w:pPr>
        <w:overflowPunct w:val="false"/>
        <w:spacing w:lineRule="auto" w:line="240" w:before="0" w:after="0"/>
        <w:jc w:val="left"/>
        <w:rPr/>
      </w:pPr>
      <w:r>
        <w:rPr>
          <w:rFonts w:ascii="Liberation Serif" w:hAnsi="Liberation Serif"/>
        </w:rPr>
        <w:t>The figures are obtained from taking the average of each parameter grouped by sampling period. The percentage change is obtained from the model parameter estimates that were listed in Table S1.</w:t>
      </w:r>
    </w:p>
  </w:comment>
  <w:comment w:id="7" w:author="Charlene Janion-Scheepers" w:date="2026-04-02T11:06:00Z" w:initials="CJ">
    <w:p>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Lines needed! A and B not on figures.</w:t>
      </w:r>
    </w:p>
  </w:comment>
  <w:comment w:id="8" w:author="Charlene Janion-Scheepers" w:date="2026-04-02T11:10:00Z" w:initials="CJ">
    <w:p w14:paraId="06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rename B figures and tables to have an S  before, for Supplementary Material...</w:t>
      </w:r>
    </w:p>
  </w:comment>
  <w:comment w:id="9" w:author="Charlene Janion-Scheepers" w:date="2026-04-02T11:10:00Z" w:initials="CJ">
    <w:p w14:paraId="07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axes and include A and B</w:t>
      </w:r>
    </w:p>
  </w:comment>
  <w:comment w:id="10" w:author="Charlene Janion-Scheepers" w:date="2026-04-02T11:12:00Z" w:initials="CJ">
    <w:p w14:paraId="08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axes and include A and B</w:t>
      </w:r>
    </w:p>
  </w:comment>
  <w:comment w:id="11" w:author="Charlene Janion-Scheepers" w:date="2026-04-02T11:12:00Z" w:initials="CJ">
    <w:p>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axes and include A and B</w:t>
      </w:r>
    </w:p>
  </w:comment>
  <w:comment w:id="12" w:author="Charlene Janion-Scheepers" w:date="2026-04-02T11:15:00Z" w:initials="CJ">
    <w:p w14:paraId="09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Do you have table for the Supplementary of all the species?</w:t>
      </w:r>
    </w:p>
  </w:comment>
  <w:comment w:id="13" w:author="Charlene Janion-Scheepers" w:date="2026-04-02T11:20:00Z" w:initials="CJ">
    <w:p w14:paraId="0a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axes, include A and B. Same for all figures in chapter!</w:t>
      </w:r>
    </w:p>
  </w:comment>
  <w:comment w:id="14" w:author="Charlene Janion-Scheepers" w:date="2026-04-02T11:23:00Z" w:initials="CJ">
    <w:p w14:paraId="0b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Why not use boxplots for these and next figures and show statistical differences between them?</w:t>
      </w:r>
    </w:p>
  </w:comment>
  <w:comment w:id="15" w:author="Charlene Janion-Scheepers" w:date="2026-04-02T11:31:00Z" w:initials="CJ">
    <w:p w14:paraId="0c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remove figure heading. Make  legend bigger.</w:t>
      </w:r>
    </w:p>
  </w:comment>
  <w:comment w:id="16" w:author="Charlene Janion-Scheepers" w:date="2026-04-02T11:32:00Z" w:initials="CJ">
    <w:p w14:paraId="0d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 xml:space="preserve">Please add how you did this to the methods section. </w:t>
      </w:r>
    </w:p>
  </w:comment>
  <w:comment w:id="17" w:author="Charlene Janion-Scheepers" w:date="2026-04-02T11:32:00Z" w:initials="CJ">
    <w:p>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move to Supplementary materials</w:t>
      </w:r>
    </w:p>
  </w:comment>
  <w:comment w:id="18" w:author="Charlene Janion-Scheepers" w:date="2026-04-02T11:47:00Z" w:initials="CJ">
    <w:p w14:paraId="0e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Start this section by reminding the reader of the three species used in these analyses and why (as they were used historically).</w:t>
      </w:r>
    </w:p>
  </w:comment>
  <w:comment w:id="19" w:author="Charlene Janion-Scheepers" w:date="2026-04-02T11:42:00Z" w:initials="CJ">
    <w:p w14:paraId="0f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boxplot figures for each species will be easier to see this...</w:t>
      </w:r>
    </w:p>
  </w:comment>
  <w:comment w:id="20" w:author="Charlene Janion-Scheepers" w:date="2026-04-02T11:42:00Z" w:initials="CJ">
    <w:p>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move to supp</w:t>
      </w:r>
    </w:p>
  </w:comment>
  <w:comment w:id="21" w:author="Charlene Janion-Scheepers" w:date="2026-04-02T11:45:00Z" w:initials="CJ">
    <w:p w14:paraId="10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just three though?? I think you have to keep on being clear on this.</w:t>
      </w:r>
    </w:p>
  </w:comment>
  <w:comment w:id="22" w:author="Charlene Janion-Scheepers" w:date="2026-04-02T11:47:00Z" w:initials="CJ">
    <w:p>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Move to SUPP</w:t>
      </w:r>
    </w:p>
  </w:comment>
  <w:comment w:id="23" w:author="Charlene Janion-Scheepers" w:date="2026-04-02T11:49:00Z" w:initials="CJ">
    <w:p w14:paraId="11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of the three focal species combined?</w:t>
      </w:r>
    </w:p>
  </w:comment>
  <w:comment w:id="24" w:author="Charlene Janion-Scheepers" w:date="2026-04-02T11:49:00Z" w:initials="CJ">
    <w:p w14:paraId="12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of the three focal species combined?</w:t>
      </w:r>
    </w:p>
  </w:comment>
  <w:comment w:id="25" w:author="Charlene Janion-Scheepers" w:date="2026-04-02T11:53:00Z" w:initials="CJ">
    <w:p w14:paraId="13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Do you mean for the 2002/2003 sampling? Add to figure legend as you have added for Figure 19.</w:t>
      </w:r>
    </w:p>
  </w:comment>
  <w:comment w:id="26" w:author="Charlene Janion-Scheepers" w:date="2026-04-02T11:54:00Z" w:initials="CJ">
    <w:p w14:paraId="14000000">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again here for all species or just the three?</w:t>
      </w:r>
    </w:p>
  </w:comment>
  <w:comment w:id="27" w:author="Charlene Janion-Scheepers" w:date="2026-04-02T16:18:00Z" w:initials="CJ">
    <w:p>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move to Results section and how this was done to Methods section.</w:t>
      </w:r>
    </w:p>
  </w:comment>
  <w:comment w:id="28" w:author="Charlene Janion-Scheepers" w:date="2026-04-02T16:31:00Z" w:initials="CJ">
    <w:p>
      <w:pPr>
        <w:overflowPunct w:val="false"/>
        <w:spacing w:lineRule="auto" w:line="240" w:before="0" w:after="0"/>
        <w:jc w:val="left"/>
        <w:rPr/>
      </w:pPr>
      <w:r>
        <w:annotationRef/>
      </w:r>
      <w:r>
        <w:rPr>
          <w:rFonts w:eastAsia="Liberation Serif" w:cs="Liberation Serif" w:ascii="Liberation Serif" w:hAnsi="Liberation Serif"/>
          <w:kern w:val="0"/>
          <w:sz w:val="20"/>
          <w:szCs w:val="20"/>
          <w:lang w:val="en-GB" w:eastAsia="en-GB" w:bidi="ar-SA"/>
        </w:rPr>
        <w:t>insert paragraph summarising the findings.</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Ex w15:paraId="04000000" w15:done="1"/>
  <w15:commentEx w15:paraId="05000000" w15:done="1"/>
  <w15:commentEx w15:paraId="06000000" w15:done="1"/>
  <w15:commentEx w15:paraId="07000000" w15:done="1"/>
  <w15:commentEx w15:paraId="08000000" w15:done="1"/>
  <w15:commentEx w15:paraId="09000000" w15:done="1"/>
  <w15:commentEx w15:paraId="0a000000" w15:done="1"/>
  <w15:commentEx w15:paraId="0b000000" w15:done="1"/>
  <w15:commentEx w15:paraId="0c000000" w15:done="1"/>
  <w15:commentEx w15:paraId="0d000000" w15:done="1"/>
  <w15:commentEx w15:paraId="0e000000" w15:done="1"/>
  <w15:commentEx w15:paraId="0f000000" w15:done="1"/>
  <w15:commentEx w15:paraId="10000000" w15:done="1"/>
  <w15:commentEx w15:paraId="11000000" w15:done="1"/>
  <w15:commentEx w15:paraId="12000000" w15:done="1"/>
  <w15:commentEx w15:paraId="13000000" w15:done="1"/>
  <w15:commentEx w15:paraId="14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45"/>
  <w:revisionView w:insDel="0" w:formatting="0"/>
  <w:trackRevisions/>
  <w:defaultTabStop w:val="720"/>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ZA"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142"/>
      <w:jc w:val="both"/>
    </w:pPr>
    <w:rPr>
      <w:rFonts w:ascii="Arial" w:hAnsi="Arial" w:eastAsia="Noto Serif CJK SC" w:cs="Lohit Devanagari"/>
      <w:color w:val="auto"/>
      <w:kern w:val="2"/>
      <w:sz w:val="24"/>
      <w:szCs w:val="24"/>
      <w:lang w:val="en-ZA" w:eastAsia="zh-CN" w:bidi="hi-IN"/>
    </w:rPr>
  </w:style>
  <w:style w:type="paragraph" w:styleId="Heading1">
    <w:name w:val="heading 1"/>
    <w:basedOn w:val="Heading"/>
    <w:next w:val="BodyText"/>
    <w:qFormat/>
    <w:pPr>
      <w:numPr>
        <w:ilvl w:val="0"/>
        <w:numId w:val="1"/>
      </w:numPr>
      <w:spacing w:before="240" w:after="120"/>
      <w:outlineLvl w:val="0"/>
    </w:pPr>
    <w:rPr>
      <w:rFonts w:ascii="Arial" w:hAnsi="Arial"/>
      <w:b/>
      <w:bCs/>
      <w:sz w:val="26"/>
      <w:szCs w:val="26"/>
      <w:shd w:fill="auto" w:val="clear"/>
    </w:rPr>
  </w:style>
  <w:style w:type="paragraph" w:styleId="Heading2">
    <w:name w:val="heading 2"/>
    <w:basedOn w:val="Heading"/>
    <w:next w:val="BodyText"/>
    <w:qFormat/>
    <w:pPr>
      <w:numPr>
        <w:ilvl w:val="1"/>
        <w:numId w:val="1"/>
      </w:numPr>
      <w:spacing w:before="200" w:after="120"/>
      <w:outlineLvl w:val="1"/>
    </w:pPr>
    <w:rPr>
      <w:rFonts w:ascii="Arial" w:hAnsi="Arial"/>
      <w:b/>
      <w:bCs/>
      <w:sz w:val="24"/>
      <w:szCs w:val="24"/>
    </w:rPr>
  </w:style>
  <w:style w:type="character" w:styleId="NumberingSymbols">
    <w:name w:val="Numbering Symbols"/>
    <w:qFormat/>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character" w:styleId="Quotation">
    <w:name w:val="Quotation"/>
    <w:qFormat/>
    <w:rPr>
      <w:i/>
      <w:iCs/>
    </w:rPr>
  </w:style>
  <w:style w:type="character" w:styleId="SourceText">
    <w:name w:val="Source Text"/>
    <w:qFormat/>
    <w:rPr>
      <w:rFonts w:ascii="Liberation Mono" w:hAnsi="Liberation Mono" w:eastAsia="Noto Sans Mono CJK SC" w:cs="Liberation Mono"/>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Heading"/>
    <w:next w:val="BodyText"/>
    <w:qFormat/>
    <w:pPr>
      <w:jc w:val="both"/>
    </w:pPr>
    <w:rPr>
      <w:rFonts w:ascii="Arial" w:hAnsi="Arial"/>
      <w:b/>
      <w:bCs/>
      <w:sz w:val="28"/>
      <w:szCs w:val="56"/>
    </w:rPr>
  </w:style>
  <w:style w:type="paragraph" w:styleId="Subtitle">
    <w:name w:val="Subtitle"/>
    <w:basedOn w:val="Heading"/>
    <w:next w:val="BodyText"/>
    <w:qFormat/>
    <w:pPr>
      <w:spacing w:before="60" w:after="120"/>
      <w:jc w:val="both"/>
    </w:pPr>
    <w:rPr>
      <w:rFonts w:ascii="Arial" w:hAnsi="Arial"/>
      <w:sz w:val="26"/>
      <w:szCs w:val="36"/>
    </w:rPr>
  </w:style>
  <w:style w:type="paragraph" w:styleId="Bibliography1">
    <w:name w:val="Bibliography 1"/>
    <w:basedOn w:val="Index"/>
    <w:qFormat/>
    <w:pPr>
      <w:tabs>
        <w:tab w:val="clear" w:pos="720"/>
      </w:tabs>
      <w:spacing w:lineRule="atLeast" w:line="240" w:before="0" w:after="240"/>
      <w:ind w:hanging="0" w:left="0" w:right="0"/>
    </w:pPr>
    <w:rPr/>
  </w:style>
  <w:style w:type="paragraph" w:styleId="Standard">
    <w:name w:val="Standard"/>
    <w:qFormat/>
    <w:pPr>
      <w:widowControl/>
      <w:suppressAutoHyphens w:val="true"/>
      <w:overflowPunct w:val="true"/>
      <w:bidi w:val="0"/>
      <w:spacing w:before="0" w:after="0"/>
      <w:jc w:val="left"/>
      <w:textAlignment w:val="baseline"/>
    </w:pPr>
    <w:rPr>
      <w:rFonts w:ascii="Liberation Serif" w:hAnsi="Liberation Serif" w:eastAsia="Noto Serif CJK SC" w:cs="Lohit Devanagari"/>
      <w:color w:val="auto"/>
      <w:kern w:val="2"/>
      <w:sz w:val="24"/>
      <w:szCs w:val="24"/>
      <w:lang w:val="en-ZA" w:eastAsia="zh-CN" w:bidi="hi-IN"/>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5.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8.png"/><Relationship Id="rId16" Type="http://schemas.openxmlformats.org/officeDocument/2006/relationships/image" Target="media/image10.png"/><Relationship Id="rId17" Type="http://schemas.openxmlformats.org/officeDocument/2006/relationships/image" Target="media/image8.png"/><Relationship Id="rId18" Type="http://schemas.openxmlformats.org/officeDocument/2006/relationships/image" Target="media/image8.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comments" Target="comments.xml"/><Relationship Id="rId48" Type="http://schemas.microsoft.com/office/2011/relationships/commentsExtended" Target="commentsExtended.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Scientific Writing Template</Template>
  <TotalTime>830</TotalTime>
  <Application>LibreOffice/26.2.1.2$Linux_X86_64 LibreOffice_project/8399f6259d8c87f40e7255cdb3c9b958f5e08948</Application>
  <AppVersion>15.0000</AppVersion>
  <Pages>63</Pages>
  <Words>13600</Words>
  <Characters>79320</Characters>
  <CharactersWithSpaces>92524</CharactersWithSpaces>
  <Paragraphs>346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2026-04-03T19:11:31Z</dcterms:created>
  <dc:creator/>
  <dc:description/>
  <dc:language>en-GB</dc:language>
  <cp:lastModifiedBy/>
  <dcterms:modified xsi:type="dcterms:W3CDTF">2026-04-06T04:37:14Z</dcterms:modified>
  <cp:revision>138</cp:revision>
  <dc:subject/>
  <dc:title>Scientific Writing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1VmvI7K7Pzwr_1">
    <vt:lpwstr>ZOTERO_ITEM CSL_CITATION {"citationID":"QftU2BMR","properties":{"formattedCitation":"(Pebesma and Bivand, 2023)","plainCitation":"(Pebesma and Bivand, 2023)","noteIndex":0},"citationItems":[{"id":595,"uris":["http://zotero.org/users/9696131/items/V8FP963B</vt:lpwstr>
  </property>
  <property fmtid="{D5CDD505-2E9C-101B-9397-08002B2CF9AE}" pid="3" name="ZOTERO_BREF_1VmvI7K7Pzwr_2">
    <vt:lpwstr>"],"itemData":{"id":595,"type":"book","DOI":"10.1201/9780429459016","edition":"1","ISBN":"978-0-429-45901-6","language":"en","publisher":"Chapman and Hall/CRC","publisher-place":"New York","source":"DOI.org (Crossref)","title":"Spatial Data Science: With </vt:lpwstr>
  </property>
  <property fmtid="{D5CDD505-2E9C-101B-9397-08002B2CF9AE}" pid="4" name="ZOTERO_BREF_1VmvI7K7Pzwr_3">
    <vt:lpwstr>Applications in R","title-short":"Spatial Data Science","URL":"https://www.taylorfrancis.com/books/9780429459016","author":[{"family":"Pebesma","given":"Edzer"},{"family":"Bivand","given":"Roger"}],"accessed":{"date-parts":[["2026",1,31]]},"issued":{"date</vt:lpwstr>
  </property>
  <property fmtid="{D5CDD505-2E9C-101B-9397-08002B2CF9AE}" pid="5" name="ZOTERO_BREF_1VmvI7K7Pzwr_4">
    <vt:lpwstr>-parts":[["2023",5,10]]}}}],"schema":"https://github.com/citation-style-language/schema/raw/master/csl-citation.json"}</vt:lpwstr>
  </property>
  <property fmtid="{D5CDD505-2E9C-101B-9397-08002B2CF9AE}" pid="6" name="ZOTERO_BREF_2HJiu55q7aaN_1">
    <vt:lpwstr>ZOTERO_ITEM CSL_CITATION {"citationID":"d3dC6nPa","properties":{"formattedCitation":"(Botes {\\i{}et al.}, 2006)","plainCitation":"(Botes et al., 2006)","noteIndex":0},"citationItems":[{"id":68,"uris":["http://zotero.org/users/9696131/items/56X8TY3Y"],"it</vt:lpwstr>
  </property>
  <property fmtid="{D5CDD505-2E9C-101B-9397-08002B2CF9AE}" pid="7" name="ZOTERO_BREF_2HJiu55q7aaN_2">
    <vt:lpwstr>emData":{"id":68,"type":"article-journal","container-title":"Journal of Biogeography","DOI":"10.1111/j.1365-2699.2005.01336.x","ISSN":"0305-0270, 1365-2699","issue":"1","journalAbbreviation":"J Biogeography","language":"en","page":"71-90","source":"DOI.or</vt:lpwstr>
  </property>
  <property fmtid="{D5CDD505-2E9C-101B-9397-08002B2CF9AE}" pid="8" name="ZOTERO_BREF_2HJiu55q7aaN_3">
    <vt:lpwstr>g (Crossref)","title":"Ants, altitude and change in the northern Cape Floristic Region","volume":"33","author":[{"family":"Botes","given":"A."},{"family":"McGeoch","given":"M. A."},{"family":"Robertson","given":"H. G."},{"family":"Niekerk","given":"A."},{</vt:lpwstr>
  </property>
  <property fmtid="{D5CDD505-2E9C-101B-9397-08002B2CF9AE}" pid="9" name="ZOTERO_BREF_2HJiu55q7aaN_4">
    <vt:lpwstr>"family":"Davids","given":"H. P."},{"family":"Chown","given":"S. L."}],"issued":{"date-parts":[["2006",1]]}}}],"schema":"https://github.com/citation-style-language/schema/raw/master/csl-citation.json"}</vt:lpwstr>
  </property>
  <property fmtid="{D5CDD505-2E9C-101B-9397-08002B2CF9AE}" pid="10" name="ZOTERO_BREF_2Z2BlF4eM10k_1">
    <vt:lpwstr>ZOTERO_ITEM CSL_CITATION {"citationID":"9SIPVpgq","properties":{"formattedCitation":"(Mucina and Rutherford, 2006)","plainCitation":"(Mucina and Rutherford, 2006)","noteIndex":0},"citationItems":[{"id":730,"uris":["http://zotero.org/users/9696131/items/5Y</vt:lpwstr>
  </property>
  <property fmtid="{D5CDD505-2E9C-101B-9397-08002B2CF9AE}" pid="11" name="ZOTERO_BREF_2Z2BlF4eM10k_2">
    <vt:lpwstr>CDGF88"],"itemData":{"id":730,"type":"book","call-number":"QK394 .V444 2006","collection-number":"19","collection-title":"Strelitzia","ISBN":"978-1-919976-21-1","number-of-pages":"807","publisher":"South African National Biodiversity Institute","publisher</vt:lpwstr>
  </property>
  <property fmtid="{D5CDD505-2E9C-101B-9397-08002B2CF9AE}" pid="12" name="ZOTERO_BREF_2Z2BlF4eM10k_3">
    <vt:lpwstr>-place":"Pretoria","source":"Library of Congress ISBN","title":"The vegetation of South Africa, Lesotho and Swaziland","editor":[{"family":"Mucina","given":"L."},{"family":"Rutherford","given":"M. C."}],"issued":{"date-parts":[["2006"]]}}}],"schema":"http</vt:lpwstr>
  </property>
  <property fmtid="{D5CDD505-2E9C-101B-9397-08002B2CF9AE}" pid="13" name="ZOTERO_BREF_2Z2BlF4eM10k_4">
    <vt:lpwstr>s://github.com/citation-style-language/schema/raw/master/csl-citation.json"}</vt:lpwstr>
  </property>
  <property fmtid="{D5CDD505-2E9C-101B-9397-08002B2CF9AE}" pid="14" name="ZOTERO_BREF_2tr4pcvHOo03_1">
    <vt:lpwstr>ZOTERO_ITEM CSL_CITATION {"citationID":"ECIOZ6Ap","properties":{"formattedCitation":"(Munday {\\i{}et al.}, 2025)","plainCitation":"(Munday et al., 2025)","noteIndex":0},"citationItems":[{"id":601,"uris":["http://zotero.org/users/9696131/items/HIKFEA6M"],</vt:lpwstr>
  </property>
  <property fmtid="{D5CDD505-2E9C-101B-9397-08002B2CF9AE}" pid="15" name="ZOTERO_BREF_2tr4pcvHOo03_10">
    <vt:lpwstr>","source":"DOI.org (Crossref)","title":"Southern African Climate Change: Processes, Models, and Projections","title-short":"Southern African Climate Change","volume":"16","author":[{"family":"Munday","given":"Callum"},{"family":"Washington","given":"Rich</vt:lpwstr>
  </property>
  <property fmtid="{D5CDD505-2E9C-101B-9397-08002B2CF9AE}" pid="16" name="ZOTERO_BREF_2tr4pcvHOo03_11">
    <vt:lpwstr>ard"},{"family":"Engelstaedter","given":"Sebastian"},{"family":"Zilli","given":"Marcia"},{"family":"Harbord","given":"Sophie"},{"family":"Knight","given":"Charles"},{"family":"Attwood","given":"Kitty"},{"family":"Hart","given":"Neil"}],"issued":{"date-par</vt:lpwstr>
  </property>
  <property fmtid="{D5CDD505-2E9C-101B-9397-08002B2CF9AE}" pid="17" name="ZOTERO_BREF_2tr4pcvHOo03_12">
    <vt:lpwstr>ts":[["2025",9]]}}}],"schema":"https://github.com/citation-style-language/schema/raw/master/csl-citation.json"}</vt:lpwstr>
  </property>
  <property fmtid="{D5CDD505-2E9C-101B-9397-08002B2CF9AE}" pid="18" name="ZOTERO_BREF_2tr4pcvHOo03_2">
    <vt:lpwstr>"itemData":{"id":601,"type":"article-journal","abstract":"ABSTRACT\n            Southern Africa, along with the Mediterranean and eastern South America, is one of three major land regions projected to dry in the future. Confidence in the drying trend reli</vt:lpwstr>
  </property>
  <property fmtid="{D5CDD505-2E9C-101B-9397-08002B2CF9AE}" pid="19" name="ZOTERO_BREF_2tr4pcvHOo03_3">
    <vt:lpwstr>es on a clear understanding of the regional climate and evaluation of the climate models used for projections. This paper reviews our understanding of southern African climate and evaluates the performance of successive climate model generations. A key fi</vt:lpwstr>
  </property>
  <property fmtid="{D5CDD505-2E9C-101B-9397-08002B2CF9AE}" pid="20" name="ZOTERO_BREF_2tr4pcvHOo03_4">
    <vt:lpwstr>nding is improved confidence in projections of early summer drying. The drying results from a delayed seasonal cycle, with regional features such as the Congo Air Boundary and heat lows increasing in frequency in the future. Future drying is matched by em</vt:lpwstr>
  </property>
  <property fmtid="{D5CDD505-2E9C-101B-9397-08002B2CF9AE}" pid="21" name="ZOTERO_BREF_2tr4pcvHOo03_5">
    <vt:lpwstr>erging observed trends indicating large temperature increases and drying in early summer, in addition to projections of increases in extreme rainfall, heatwaves, and dry spells. There is greater uncertainty in climate changes in the core rainy season (Dec</vt:lpwstr>
  </property>
  <property fmtid="{D5CDD505-2E9C-101B-9397-08002B2CF9AE}" pid="22" name="ZOTERO_BREF_2tr4pcvHOo03_6">
    <vt:lpwstr>ember to February), in part due to systematic climate model biases in this season, which have worsened through model generations. Model biases are compounded by a lack of in situ observations of key regional climate features, including heat lows, tropical</vt:lpwstr>
  </property>
  <property fmtid="{D5CDD505-2E9C-101B-9397-08002B2CF9AE}" pid="23" name="ZOTERO_BREF_2tr4pcvHOo03_7">
    <vt:lpwstr> lows, and mesoscale convective systems. The review recommends a focus on quantifying changes in circulation features and rainfall systems, which are well known but lack comprehensive assessment of trends and future projections. The future of tropical cyc</vt:lpwstr>
  </property>
  <property fmtid="{D5CDD505-2E9C-101B-9397-08002B2CF9AE}" pid="24" name="ZOTERO_BREF_2tr4pcvHOo03_8">
    <vt:lpwstr>lone risk is a priority, especially given the increase in the frequency of intense tropical cyclones in the Mozambique Channel over the last 40 years.\n            \n              This article is categorized under:\n              \n                \n     </vt:lpwstr>
  </property>
  <property fmtid="{D5CDD505-2E9C-101B-9397-08002B2CF9AE}" pid="25" name="ZOTERO_BREF_2tr4pcvHOo03_9">
    <vt:lpwstr>             Paleoclimates and Current Trends &gt; Modern Climate Change","container-title":"WIREs Climate Change","DOI":"10.1002/wcc.70025","ISSN":"1757-7780, 1757-7799","issue":"5","journalAbbreviation":"WIREs Climate Change","language":"en","page":"e70025</vt:lpwstr>
  </property>
  <property fmtid="{D5CDD505-2E9C-101B-9397-08002B2CF9AE}" pid="26" name="ZOTERO_BREF_3QOudlvdJnDH_1">
    <vt:lpwstr>ZOTERO_ITEM CSL_CITATION {"citationID":"FH30l73g","properties":{"formattedCitation":"(Santos, 2002; Cheli {\\i{}et al.}, 2021; Ren {\\i{}et al.}, 2025)","plainCitation":"(Santos, 2002; Cheli et al., 2021; Ren et al., 2025)","noteIndex":0},"citationItems":</vt:lpwstr>
  </property>
  <property fmtid="{D5CDD505-2E9C-101B-9397-08002B2CF9AE}" pid="27" name="ZOTERO_BREF_3QOudlvdJnDH_10">
    <vt:lpwstr>[{"family":"Ren","given":"Jialong"},{"family":"Zhao","given":"Wenzhi"},{"family":"He","given":"Zhibin"},{"family":"Wang","given":"Yongzhen"},{"family":"Feng","given":"Yilin"},{"family":"Niu","given":"Yiping"},{"family":"Xin","given":"Weidong"},{"family":"</vt:lpwstr>
  </property>
  <property fmtid="{D5CDD505-2E9C-101B-9397-08002B2CF9AE}" pid="28" name="ZOTERO_BREF_3QOudlvdJnDH_11">
    <vt:lpwstr>Pan","given":"Chengchen"},{"family":"Liu","given":"Jiliang"}],"issued":{"date-parts":[["2025",1]]}}}],"schema":"https://github.com/citation-style-language/schema/raw/master/csl-citation.json"}</vt:lpwstr>
  </property>
  <property fmtid="{D5CDD505-2E9C-101B-9397-08002B2CF9AE}" pid="29" name="ZOTERO_BREF_3QOudlvdJnDH_2">
    <vt:lpwstr>[{"id":647,"uris":["http://zotero.org/users/9696131/items/K7UMSTDR"],"itemData":{"id":647,"type":"article-journal","container-title":"Journal of Arid Environments","DOI":"10.1016/S0140-1963(01)90927-9","ISSN":"01401963","issue":"1","license":"https://www.</vt:lpwstr>
  </property>
  <property fmtid="{D5CDD505-2E9C-101B-9397-08002B2CF9AE}" pid="30" name="ZOTERO_BREF_3QOudlvdJnDH_3">
    <vt:lpwstr>elsevier.com/tdm/userlicense/1.0/","page":"63-85","source":"DOI.org (Crossref)","title":"Habitat selection and assemblage structure of darkling beetles (Col. Tenebrionidae) along environmental gradients on the island of Tenerife (Canary Islands)","volume"</vt:lpwstr>
  </property>
  <property fmtid="{D5CDD505-2E9C-101B-9397-08002B2CF9AE}" pid="31" name="ZOTERO_BREF_3QOudlvdJnDH_4">
    <vt:lpwstr>:"52","author":[{"family":"Santos","given":"A"}],"issued":{"date-parts":[["2002",9]]}}},{"id":634,"uris":["http://zotero.org/users/9696131/items/QCWW3C77"],"itemData":{"id":634,"type":"article-journal","container-title":"Anais da Academia Brasileira de Ci</vt:lpwstr>
  </property>
  <property fmtid="{D5CDD505-2E9C-101B-9397-08002B2CF9AE}" pid="32" name="ZOTERO_BREF_3QOudlvdJnDH_5">
    <vt:lpwstr>ências","DOI":"10.1590/0001-3765202120201282","ISSN":"1678-2690, 0001-3765","issue":"3","journalAbbreviation":"An. Acad. Bras. Ciênc.","license":"http://creativecommons.org/licenses/by/4.0/","page":"e20201282","source":"DOI.org (Crossref)","title":"Distri</vt:lpwstr>
  </property>
  <property fmtid="{D5CDD505-2E9C-101B-9397-08002B2CF9AE}" pid="33" name="ZOTERO_BREF_3QOudlvdJnDH_6">
    <vt:lpwstr>bution and environmental determinants of darkling beetles assemblages (Coleoptera: Tenebrionidae) in Península Valdés (Argentinean Patagonia)","title-short":"Distribution and environmental determinants of darkling beetles assemblages (Coleoptera","volume"</vt:lpwstr>
  </property>
  <property fmtid="{D5CDD505-2E9C-101B-9397-08002B2CF9AE}" pid="34" name="ZOTERO_BREF_3QOudlvdJnDH_7">
    <vt:lpwstr>:"93","author":[{"family":"Cheli","given":"Germán H."},{"family":"Carrara","given":"Rodolfo"},{"family":"Bandieri","given":"Lucas"},{"family":"Flores","given":"Gustavo E."}],"issued":{"date-parts":[["2021"]]}}},{"id":644,"uris":["http://zotero.org/users/9</vt:lpwstr>
  </property>
  <property fmtid="{D5CDD505-2E9C-101B-9397-08002B2CF9AE}" pid="35" name="ZOTERO_BREF_3QOudlvdJnDH_8">
    <vt:lpwstr>696131/items/UT28WV8X"],"itemData":{"id":644,"type":"article-journal","container-title":"Journal of Arid Land","DOI":"10.1007/s40333-025-0001-2","ISSN":"1674-6767, 2194-7783","issue":"1","journalAbbreviation":"J. Arid Land","language":"en","page":"112-129</vt:lpwstr>
  </property>
  <property fmtid="{D5CDD505-2E9C-101B-9397-08002B2CF9AE}" pid="36" name="ZOTERO_BREF_3QOudlvdJnDH_9">
    <vt:lpwstr>","source":"DOI.org (Crossref)","title":"Spatiotemporal variations of tenebrionid beetles (Coleoptera: Tenebrionidae) in the Gobi desert, Northwest China","title-short":"Spatiotemporal variations of tenebrionid beetles (Coleoptera","volume":"17","author":</vt:lpwstr>
  </property>
  <property fmtid="{D5CDD505-2E9C-101B-9397-08002B2CF9AE}" pid="37" name="ZOTERO_BREF_5c5B032SUipH_1">
    <vt:lpwstr>ZOTERO_ITEM CSL_CITATION {"citationID":"qWElALPI","properties":{"formattedCitation":"(Hodkinson, 2005)","plainCitation":"(Hodkinson, 2005)","noteIndex":0},"citationItems":[{"id":35,"uris":["http://zotero.org/users/9696131/items/KU3XKWZC"],"itemData":{"id"</vt:lpwstr>
  </property>
  <property fmtid="{D5CDD505-2E9C-101B-9397-08002B2CF9AE}" pid="38" name="ZOTERO_BREF_5c5B032SUipH_10">
    <vt:lpwstr>ng elevation gradients: species and community responses to altitude","title-short":"Terrestrial insects along elevation gradients","volume":"80","author":[{"family":"Hodkinson","given":"Ian D."}],"issued":{"date-parts":[["2005",8]]}}}],"schema":"https://g</vt:lpwstr>
  </property>
  <property fmtid="{D5CDD505-2E9C-101B-9397-08002B2CF9AE}" pid="39" name="ZOTERO_BREF_5c5B032SUipH_11">
    <vt:lpwstr>ithub.com/citation-style-language/schema/raw/master/csl-citation.json"}</vt:lpwstr>
  </property>
  <property fmtid="{D5CDD505-2E9C-101B-9397-08002B2CF9AE}" pid="40" name="ZOTERO_BREF_5c5B032SUipH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41" name="ZOTERO_BREF_5c5B032SUipH_3">
    <vt:lpwstr>ess that such responses may serve as analogues for climate warming effects occurring at a particular fixed altitude or latitude over time. This review seeks, therefore, to synthesise information on the responses of insects and allied groups to increasing </vt:lpwstr>
  </property>
  <property fmtid="{D5CDD505-2E9C-101B-9397-08002B2CF9AE}" pid="42" name="ZOTERO_BREF_5c5B032SUipH_4">
    <vt:lpwstr>altitude and provide a platform for future research. It focuses on those functional aspects of insect biology that show positive or negative reaction to altitudinal changes but avoids emphasising adaptation to high altitude\n              per se\n        </vt:lpwstr>
  </property>
  <property fmtid="{D5CDD505-2E9C-101B-9397-08002B2CF9AE}" pid="43" name="ZOTERO_BREF_5c5B032SUipH_5">
    <vt:lpwstr>      .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44" name="ZOTERO_BREF_5c5B032SUipH_6">
    <vt:lpwstr> 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45" name="ZOTERO_BREF_5c5B032SUipH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46" name="ZOTERO_BREF_5c5B032SUipH_8">
    <vt:lpwstr> 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47" name="ZOTERO_BREF_5c5B032SUipH_9">
    <vt:lpwstr>","container-title":"Biological Reviews","DOI":"10.1017/S1464793105006767","ISSN":"1464-7931, 1469-185X","issue":"3","journalAbbreviation":"Biological Reviews","language":"en","page":"489-513","source":"DOI.org (Crossref)","title":"Terrestrial insects alo</vt:lpwstr>
  </property>
  <property fmtid="{D5CDD505-2E9C-101B-9397-08002B2CF9AE}" pid="48" name="ZOTERO_BREF_5tVZthofZZTQ_1">
    <vt:lpwstr>ZOTERO_ITEM CSL_CITATION {"citationID":"64UKQg22","properties":{"formattedCitation":"(Calvin {\\i{}et al.}, 2023)","plainCitation":"(Calvin et al., 2023)","noteIndex":0},"citationItems":[{"id":707,"uris":["http://zotero.org/users/9696131/items/EXV2JJYY"],</vt:lpwstr>
  </property>
  <property fmtid="{D5CDD505-2E9C-101B-9397-08002B2CF9AE}" pid="49" name="ZOTERO_BREF_5tVZthofZZTQ_10">
    <vt:lpwstr>ausen","given":"Malte"},{"family":"Mintenbeck","given":"Katja"},{"family":"Mokssit","given":"Abdalah"},{"family":"Otto","given":"Friederike E.L."},{"family":"Pathak","given":"Minal"},{"family":"Pirani","given":"Anna"},{"family":"Poloczanska","given":"Elvi</vt:lpwstr>
  </property>
  <property fmtid="{D5CDD505-2E9C-101B-9397-08002B2CF9AE}" pid="50" name="ZOTERO_BREF_5tVZthofZZTQ_11">
    <vt:lpwstr>ra"},{"family":"Pörtner","given":"Hans-Otto"},{"family":"Revi","given":"Aromar"},{"family":"Roberts","given":"Debra C."},{"family":"Roy","given":"Joyashree"},{"family":"Ruane","given":"Alex C."},{"family":"Skea","given":"Jim"},{"family":"Shukla","given":"</vt:lpwstr>
  </property>
  <property fmtid="{D5CDD505-2E9C-101B-9397-08002B2CF9AE}" pid="51" name="ZOTERO_BREF_5tVZthofZZTQ_12">
    <vt:lpwstr>Priyadarshi R."},{"family":"Slade","given":"Raphael"},{"family":"Slangen","given":"Aimée"},{"family":"Sokona","given":"Youba"},{"family":"Sörensson","given":"Anna A."},{"family":"Tignor","given":"Melinda"},{"family":"Van Vuuren","given":"Detlef"},{"family</vt:lpwstr>
  </property>
  <property fmtid="{D5CDD505-2E9C-101B-9397-08002B2CF9AE}" pid="52" name="ZOTERO_BREF_5tVZthofZZTQ_13">
    <vt:lpwstr>":"Wei","given":"Yi-Ming"},{"family":"Winkler","given":"Harald"},{"family":"Zhai","given":"Panmao"},{"family":"Zommers","given":"Zinta"},{"family":"Hourcade","given":"Jean-Charles"},{"family":"Johnson","given":"Francis X."},{"family":"Pachauri","given":"S</vt:lpwstr>
  </property>
  <property fmtid="{D5CDD505-2E9C-101B-9397-08002B2CF9AE}" pid="53" name="ZOTERO_BREF_5tVZthofZZTQ_14">
    <vt:lpwstr>honali"},{"family":"Simpson","given":"Nicholas P."},{"family":"Singh","given":"Chandni"},{"family":"Thomas","given":"Adelle"},{"family":"Totin","given":"Edmond"},{"family":"Alegría","given":"Andrés"},{"family":"Armour","given":"Kyle"},{"family":"Bednar-Fr</vt:lpwstr>
  </property>
  <property fmtid="{D5CDD505-2E9C-101B-9397-08002B2CF9AE}" pid="54" name="ZOTERO_BREF_5tVZthofZZTQ_15">
    <vt:lpwstr>iedl","given":"Birgit"},{"family":"Blok","given":"Kornelis"},{"family":"Cissé","given":"Guéladio"},{"family":"Dentener","given":"Frank"},{"family":"Eriksen","given":"Siri"},{"family":"Fischer","given":"Erich"},{"family":"Garner","given":"Gregory"},{"famil</vt:lpwstr>
  </property>
  <property fmtid="{D5CDD505-2E9C-101B-9397-08002B2CF9AE}" pid="55" name="ZOTERO_BREF_5tVZthofZZTQ_16">
    <vt:lpwstr>y":"Guivarch","given":"Céline"},{"family":"Haasnoot","given":"Marjolijn"},{"family":"Hansen","given":"Gerrit"},{"family":"Hauser","given":"Mathias"},{"family":"Hawkins","given":"Ed"},{"family":"Hermans","given":"Tim"},{"family":"Kopp","given":"Robert"},{"</vt:lpwstr>
  </property>
  <property fmtid="{D5CDD505-2E9C-101B-9397-08002B2CF9AE}" pid="56" name="ZOTERO_BREF_5tVZthofZZTQ_17">
    <vt:lpwstr>family":"Leprince-Ringuet","given":"Noëmie"},{"family":"Lewis","given":"Jared"},{"family":"Ley","given":"Debora"},{"family":"Ludden","given":"Chloé"},{"family":"Niamir","given":"Leila"},{"family":"Nicholls","given":"Zebedee"},{"family":"Some","given":"Shr</vt:lpwstr>
  </property>
  <property fmtid="{D5CDD505-2E9C-101B-9397-08002B2CF9AE}" pid="57" name="ZOTERO_BREF_5tVZthofZZTQ_18">
    <vt:lpwstr>eya"},{"family":"Szopa","given":"Sophie"},{"family":"Trewin","given":"Blair"},{"family":"Van Der Wijst","given":"Kaj-Ivar"},{"family":"Winter","given":"Gundula"},{"family":"Witting","given":"Maximilian"},{"family":"Birt","given":"Arlene"},{"family":"Ha","</vt:lpwstr>
  </property>
  <property fmtid="{D5CDD505-2E9C-101B-9397-08002B2CF9AE}" pid="58" name="ZOTERO_BREF_5tVZthofZZTQ_19">
    <vt:lpwstr>given":"Meeyoung"}],"editor":[{"family":"Arias","given":"Paola"},{"family":"Bustamante","given":"Mercedes"},{"family":"Elgizouli","given":"Ismail"},{"family":"Flato","given":"Gregory"},{"family":"Howden","given":"Mark"},{"family":"Méndez-Vallejo","given":</vt:lpwstr>
  </property>
  <property fmtid="{D5CDD505-2E9C-101B-9397-08002B2CF9AE}" pid="59" name="ZOTERO_BREF_5tVZthofZZTQ_2">
    <vt:lpwstr>"itemData":{"id":707,"type":"report","abstract":"The Synthesis Report (SYR) is a stand-alone synthesis of the most policy-relevant evidence from the scientific, technical, and socio-economic literature assessed in the Sixth Assessment Report (AR6) of the </vt:lpwstr>
  </property>
  <property fmtid="{D5CDD505-2E9C-101B-9397-08002B2CF9AE}" pid="60" name="ZOTERO_BREF_5tVZthofZZTQ_20">
    <vt:lpwstr>"Carlos"},{"family":"Pereira","given":"Joy Jacqueline"},{"family":"Pichs-Madruga","given":"Ramón"},{"family":"Rose","given":"Steven K."},{"family":"Saheb","given":"Yamina"},{"family":"Sánchez Rodríguez","given":"Roberto"},{"family":"Ürge-Vorsatz","given":</vt:lpwstr>
  </property>
  <property fmtid="{D5CDD505-2E9C-101B-9397-08002B2CF9AE}" pid="61" name="ZOTERO_BREF_5tVZthofZZTQ_21">
    <vt:lpwstr>"Diana"},{"family":"Xiao","given":"Cunde"},{"family":"Yassaa","given":"Noureddine"},{"family":"Romero","given":"José"},{"family":"Kim","given":"Jinmi"},{"family":"Haites","given":"Erik F."},{"family":"Jung","given":"Yonghun"},{"family":"Stavins","given":"</vt:lpwstr>
  </property>
  <property fmtid="{D5CDD505-2E9C-101B-9397-08002B2CF9AE}" pid="62" name="ZOTERO_BREF_5tVZthofZZTQ_22">
    <vt:lpwstr>Robert"},{"family":"Birt","given":"Arlene"},{"family":"Ha","given":"Meeyoung"},{"family":"Orendain","given":"Dan Jezreel A."},{"family":"Ignon","given":"Lance"},{"family":"Park","given":"Semin"},{"family":"Park","given":"Youngin"},{"family":"Reisinger","g</vt:lpwstr>
  </property>
  <property fmtid="{D5CDD505-2E9C-101B-9397-08002B2CF9AE}" pid="63" name="ZOTERO_BREF_5tVZthofZZTQ_23">
    <vt:lpwstr>iven":"Andy"},{"family":"Cammaramo","given":"Diego"},{"family":"Fischlin","given":"Andreas"},{"family":"Fuglestvedt","given":"Jan S."},{"family":"Hansen","given":"Gerrit"},{"family":"Ludden","given":"Chloé"},{"family":"Masson-Delmotte","given":"Valérie"},</vt:lpwstr>
  </property>
  <property fmtid="{D5CDD505-2E9C-101B-9397-08002B2CF9AE}" pid="64" name="ZOTERO_BREF_5tVZthofZZTQ_24">
    <vt:lpwstr>{"family":"Matthews","given":"J.B. Robin"},{"family":"Mintenbeck","given":"Katja"},{"family":"Pirani","given":"Anna"},{"family":"Poloczanska","given":"Elvira"},{"family":"Leprince-Ringuet","given":"Noëmie"},{"family":"Péan","given":"Clotilde"}],"accessed"</vt:lpwstr>
  </property>
  <property fmtid="{D5CDD505-2E9C-101B-9397-08002B2CF9AE}" pid="65" name="ZOTERO_BREF_5tVZthofZZTQ_25">
    <vt:lpwstr>:{"date-parts":[["2026",3,16]]},"issued":{"date-parts":[["2023",7,25]]}}}],"schema":"https://github.com/citation-style-language/schema/raw/master/csl-citation.json"}</vt:lpwstr>
  </property>
  <property fmtid="{D5CDD505-2E9C-101B-9397-08002B2CF9AE}" pid="66" name="ZOTERO_BREF_5tVZthofZZTQ_3">
    <vt:lpwstr>Intergovernmental Panel on Climate Change (IPCC). The SYR distils and integrates the main findings of the three reports of the Working Groups of the IPCC during the AR6, and the three AR6 Special Reports into a concise document. It consists of a Summary f</vt:lpwstr>
  </property>
  <property fmtid="{D5CDD505-2E9C-101B-9397-08002B2CF9AE}" pid="67" name="ZOTERO_BREF_5tVZthofZZTQ_4">
    <vt:lpwstr>or Policymakers and a longer report.","DOI":"10.59327/IPCC/AR6-9789291691647","note":"edition: First","publisher":"Intergovernmental Panel on Climate Change (IPCC)","source":"DOI.org (Crossref)","title":"IPCC, 2023: Climate Change 2023: Synthesis Report. </vt:lpwstr>
  </property>
  <property fmtid="{D5CDD505-2E9C-101B-9397-08002B2CF9AE}" pid="68" name="ZOTERO_BREF_5tVZthofZZTQ_5">
    <vt:lpwstr>Contribution of Working Groups I, II and III to the Sixth Assessment Report of the Intergovernmental Panel on Climate Change [Core Writing Team, H. Lee and J. Romero (eds.)]. IPCC, Geneva, Switzerland.","title-short":"IPCC, 2023","URL":"https://www.ipcc.c</vt:lpwstr>
  </property>
  <property fmtid="{D5CDD505-2E9C-101B-9397-08002B2CF9AE}" pid="69" name="ZOTERO_BREF_5tVZthofZZTQ_6">
    <vt:lpwstr>h/report/ar6/syr/","contributor":[{"family":"Lee","given":"Hoesung"}],"author":[{"family":"Calvin","given":"Katherine"},{"family":"Dasgupta","given":"Dipak"},{"family":"Krinner","given":"Gerhard"},{"family":"Mukherji","given":"Aditi"},{"family":"Thorne","</vt:lpwstr>
  </property>
  <property fmtid="{D5CDD505-2E9C-101B-9397-08002B2CF9AE}" pid="70" name="ZOTERO_BREF_5tVZthofZZTQ_7">
    <vt:lpwstr>given":"Peter W."},{"family":"Trisos","given":"Christopher"},{"family":"Romero","given":"José"},{"family":"Aldunce","given":"Paulina"},{"family":"Barrett","given":"Ko"},{"family":"Blanco","given":"Gabriel"},{"family":"Cheung","given":"William W.L."},{"fam</vt:lpwstr>
  </property>
  <property fmtid="{D5CDD505-2E9C-101B-9397-08002B2CF9AE}" pid="71" name="ZOTERO_BREF_5tVZthofZZTQ_8">
    <vt:lpwstr>ily":"Connors","given":"Sarah"},{"family":"Denton","given":"Fatima"},{"family":"Diongue-Niang","given":"Aïda"},{"family":"Dodman","given":"David"},{"family":"Garschagen","given":"Matthias"},{"family":"Geden","given":"Oliver"},{"family":"Hayward","given":"</vt:lpwstr>
  </property>
  <property fmtid="{D5CDD505-2E9C-101B-9397-08002B2CF9AE}" pid="72" name="ZOTERO_BREF_5tVZthofZZTQ_9">
    <vt:lpwstr>Bronwyn"},{"family":"Jones","given":"Christopher"},{"family":"Jotzo","given":"Frank"},{"family":"Krug","given":"Thelma"},{"family":"Lasco","given":"Rodel"},{"family":"Lee","given":"Yune-Yi"},{"family":"Masson-Delmotte","given":"Valérie"},{"family":"Meinsh</vt:lpwstr>
  </property>
  <property fmtid="{D5CDD505-2E9C-101B-9397-08002B2CF9AE}" pid="73" name="ZOTERO_BREF_6JhnFTiIuMAL_1">
    <vt:lpwstr>ZOTERO_ITEM CSL_CITATION {"citationID":"qTjyKJfL","properties":{"formattedCitation":"(Wilson {\\i{}et al.}, 2021)","plainCitation":"(Wilson et al., 2021)","noteIndex":0},"citationItems":[{"id":747,"uris":["http://zotero.org/users/9696131/items/8B9F2JL7"],</vt:lpwstr>
  </property>
  <property fmtid="{D5CDD505-2E9C-101B-9397-08002B2CF9AE}" pid="74" name="ZOTERO_BREF_6JhnFTiIuMAL_10">
    <vt:lpwstr>","source":"Frontiers","title":"Climate Change and Local Host Availability Drive the Northern Range Boundary in the Rapid Expansion of a Specialist Insect Herbivore, Papilio cresphontes","URL":"https://www.frontiersin.org/journals/ecology-and-evolution/ar</vt:lpwstr>
  </property>
  <property fmtid="{D5CDD505-2E9C-101B-9397-08002B2CF9AE}" pid="75" name="ZOTERO_BREF_6JhnFTiIuMAL_11">
    <vt:lpwstr>ticles/10.3389/fevo.2021.579230/full","volume":"9","author":[{"family":"Wilson","given":"J. Keaton"},{"family":"Casajus","given":"Nicolas"},{"family":"Hutchinson","given":"Rebecca A."},{"family":"McFarland","given":"Kent P."},{"family":"Kerr","given":"Jer</vt:lpwstr>
  </property>
  <property fmtid="{D5CDD505-2E9C-101B-9397-08002B2CF9AE}" pid="76" name="ZOTERO_BREF_6JhnFTiIuMAL_12">
    <vt:lpwstr>emy T."},{"family":"Berteaux","given":"Dominique"},{"family":"Larrivée","given":"Maxim"},{"family":"Prudic","given":"Kathleen L."}],"accessed":{"date-parts":[["2026",3,30]]},"issued":{"date-parts":[["2021",3,2]]}}}],"schema":"https://github.com/citation-s</vt:lpwstr>
  </property>
  <property fmtid="{D5CDD505-2E9C-101B-9397-08002B2CF9AE}" pid="77" name="ZOTERO_BREF_6JhnFTiIuMAL_13">
    <vt:lpwstr>tyle-language/schema/raw/master/csl-citation.json"}</vt:lpwstr>
  </property>
  <property fmtid="{D5CDD505-2E9C-101B-9397-08002B2CF9AE}" pid="78" name="ZOTERO_BREF_6JhnFTiIuMAL_2">
    <vt:lpwstr>"itemData":{"id":747,"type":"article-journal","abstract":"Species distributions, abundance, and interactions have always been influenced by human activity and are currently experiencing rapid change. Biodiversity benchmark surveys traditionally require in</vt:lpwstr>
  </property>
  <property fmtid="{D5CDD505-2E9C-101B-9397-08002B2CF9AE}" pid="79" name="ZOTERO_BREF_6JhnFTiIuMAL_3">
    <vt:lpwstr>tense human labor inputs to find, identify, and record organisms limiting the rate and impact of scientific enquiry and discovery. Recent emergence and advancement of monitoring technologies have improved biodiversity data collection to a scale and scope </vt:lpwstr>
  </property>
  <property fmtid="{D5CDD505-2E9C-101B-9397-08002B2CF9AE}" pid="80" name="ZOTERO_BREF_6JhnFTiIuMAL_4">
    <vt:lpwstr>previously unimaginable. Community science web platforms, smartphone applications, and technology assisted identification have expedited the speed and enhanced the volume of observational data all while providing open access to these data worldwide. How t</vt:lpwstr>
  </property>
  <property fmtid="{D5CDD505-2E9C-101B-9397-08002B2CF9AE}" pid="81" name="ZOTERO_BREF_6JhnFTiIuMAL_5">
    <vt:lpwstr>o integrate and leverage the data into valuable information on how species are changing in space and time requires new best practices in computational and analytical approaches. Here we integrate data from three community science repositories to explore h</vt:lpwstr>
  </property>
  <property fmtid="{D5CDD505-2E9C-101B-9397-08002B2CF9AE}" pid="82" name="ZOTERO_BREF_6JhnFTiIuMAL_6">
    <vt:lpwstr>ow a specialist herbivore distribution changes in relation to host plant distributions and other environmental factors. We generate a series of temporally-explicit species distribution models to generate range predictions for a specialist insect herbivore</vt:lpwstr>
  </property>
  <property fmtid="{D5CDD505-2E9C-101B-9397-08002B2CF9AE}" pid="83" name="ZOTERO_BREF_6JhnFTiIuMAL_7">
    <vt:lpwstr> (Papilio cresphontes) and three predominant host-plant species. We find that this insect species has experienced rapid northern range expansion, likely due to a combination of the range of its larval host plants and climate changes in winter. This case s</vt:lpwstr>
  </property>
  <property fmtid="{D5CDD505-2E9C-101B-9397-08002B2CF9AE}" pid="84" name="ZOTERO_BREF_6JhnFTiIuMAL_8">
    <vt:lpwstr>tudy shows rapid data collection through large scale community science endeavors can be leveraged through thoughtful data integration and transparent analytic pipelines to inform how environmental change impacts where species are and their interactions fo</vt:lpwstr>
  </property>
  <property fmtid="{D5CDD505-2E9C-101B-9397-08002B2CF9AE}" pid="85" name="ZOTERO_BREF_6JhnFTiIuMAL_9">
    <vt:lpwstr>r a more cost effective method of biodiversity benchmarking.","container-title":"Frontiers in Ecology and Evolution","DOI":"10.3389/fevo.2021.579230","ISSN":"2296-701X","journalAbbreviation":"Front. Ecol. Evol.","language":"English","publisher":"Frontiers</vt:lpwstr>
  </property>
  <property fmtid="{D5CDD505-2E9C-101B-9397-08002B2CF9AE}" pid="86" name="ZOTERO_BREF_6ij6Ecm4PTQF_1">
    <vt:lpwstr>ZOTERO_ITEM CSL_CITATION {"citationID":"miiNXtVF","properties":{"formattedCitation":"(Maclean, 2025)","plainCitation":"(Maclean, 2025)","noteIndex":0},"citationItems":[{"id":592,"uris":["http://zotero.org/users/9696131/items/EPYBV4IT"],"itemData":{"id":59</vt:lpwstr>
  </property>
  <property fmtid="{D5CDD505-2E9C-101B-9397-08002B2CF9AE}" pid="87" name="ZOTERO_BREF_6ij6Ecm4PTQF_2">
    <vt:lpwstr>2,"type":"book","title":"micropoint: Below or within canopy point microclimate modelling with R","URL":"https://github.com/ilyamaclean/micropoint","author":[{"family":"Maclean","given":"Ilya"}],"issued":{"date-parts":[["2025"]]}}}],"schema":"https://githu</vt:lpwstr>
  </property>
  <property fmtid="{D5CDD505-2E9C-101B-9397-08002B2CF9AE}" pid="88" name="ZOTERO_BREF_6ij6Ecm4PTQF_3">
    <vt:lpwstr>b.com/citation-style-language/schema/raw/master/csl-citation.json"}</vt:lpwstr>
  </property>
  <property fmtid="{D5CDD505-2E9C-101B-9397-08002B2CF9AE}" pid="89" name="ZOTERO_BREF_74bDphIehTxb_1">
    <vt:lpwstr>ZOTERO_ITEM CSL_CITATION {"citationID":"e22kyS3i","properties":{"formattedCitation":"(Liu {\\i{}et al.}, 2016)","plainCitation":"(Liu et al., 2016)","noteIndex":0},"citationItems":[{"id":39,"uris":["http://zotero.org/users/9696131/items/E9S6BHXL"],"itemDa</vt:lpwstr>
  </property>
  <property fmtid="{D5CDD505-2E9C-101B-9397-08002B2CF9AE}" pid="90" name="ZOTERO_BREF_74bDphIehTxb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91" name="ZOTERO_BREF_74bDphIehTxb_11">
    <vt:lpwstr>iven":"Te-Sheng"},{"family":"Ma","given":"Ling-Fa"},{"family":"Liu","given":"Lu-Lu"},{"family":"Yang","given":"Kun"}],"issued":{"date-parts":[["2016",5,1]]}}}],"schema":"https://github.com/citation-style-language/schema/raw/master/csl-citation.json"}</vt:lpwstr>
  </property>
  <property fmtid="{D5CDD505-2E9C-101B-9397-08002B2CF9AE}" pid="92" name="ZOTERO_BREF_74bDphIehTxb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93" name="ZOTERO_BREF_74bDphIehTxb_3">
    <vt:lpwstr>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94" name="ZOTERO_BREF_74bDphIehTxb_4">
    <vt:lpwstr> 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95" name="ZOTERO_BREF_74bDphIehTxb_5">
    <vt:lpwstr>egion of northwestern China. Additionally, we collected key variables related to the vegetation (shrub cover, height, herbaceous plant biomass, and species richness) and soil (soil pH, texture, and salinity). Variation partitioning showed that vegetation </vt:lpwstr>
  </property>
  <property fmtid="{D5CDD505-2E9C-101B-9397-08002B2CF9AE}" pid="96" name="ZOTERO_BREF_74bDphIehTxb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97" name="ZOTERO_BREF_74bDphIehTxb_7">
    <vt:lpwstr> 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98" name="ZOTERO_BREF_74bDphIehTxb_8">
    <vt:lpwstr>d soil influenced beetle abundance and diversity through both direct and indirect effects, and the strength of this influence varied among the functional groups. Overall, we conclude that vegetation and vegetation–soil interactions are important determina</vt:lpwstr>
  </property>
  <property fmtid="{D5CDD505-2E9C-101B-9397-08002B2CF9AE}" pid="99" name="ZOTERO_BREF_74bDphIehTxb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100" name="ZOTERO_BREF_7YbRAhOyRV28_1">
    <vt:lpwstr>ZOTERO_ITEM CSL_CITATION {"citationID":"YVafHHTD","properties":{"formattedCitation":"(Adams, 2010)","plainCitation":"(Adams, 2010)","noteIndex":0},"citationItems":[{"id":756,"uris":["http://zotero.org/users/9696131/items/QX3ANS4Q"],"itemData":{"id":756,"t</vt:lpwstr>
  </property>
  <property fmtid="{D5CDD505-2E9C-101B-9397-08002B2CF9AE}" pid="101" name="ZOTERO_BREF_7YbRAhOyRV28_2">
    <vt:lpwstr>ype":"chapter","container-title":"Vegetation—Climate Interaction","DOI":"10.1007/978-3-642-00881-8_4","ISBN":"978-3-642-00880-1","language":"en","page":"97-119","publisher":"Springer Berlin Heidelberg","publisher-place":"Berlin, Heidelberg","source":"DOI.</vt:lpwstr>
  </property>
  <property fmtid="{D5CDD505-2E9C-101B-9397-08002B2CF9AE}" pid="102" name="ZOTERO_BREF_7YbRAhOyRV28_3">
    <vt:lpwstr>org (Crossref)","title":"Microclimates and vegetation","URL":"http://link.springer.com/10.1007/978-3-642-00881-8_4","container-author":[{"family":"Adams","given":"Jonathan"}],"author":[{"family":"Adams","given":"Jonathan"}],"accessed":{"date-parts":[["202</vt:lpwstr>
  </property>
  <property fmtid="{D5CDD505-2E9C-101B-9397-08002B2CF9AE}" pid="103" name="ZOTERO_BREF_7YbRAhOyRV28_4">
    <vt:lpwstr>6",3,30]]},"issued":{"date-parts":[["2010"]]}}}],"schema":"https://github.com/citation-style-language/schema/raw/master/csl-citation.json"}</vt:lpwstr>
  </property>
  <property fmtid="{D5CDD505-2E9C-101B-9397-08002B2CF9AE}" pid="104" name="ZOTERO_BREF_83b5vefoPToy_1">
    <vt:lpwstr>ZOTERO_ITEM CSL_CITATION {"citationID":"rjIWztEr","properties":{"formattedCitation":"(Zu {\\i{}et al.}, 2023)","plainCitation":"(Zu et al., 2023)","noteIndex":0},"citationItems":[{"id":693,"uris":["http://zotero.org/users/9696131/items/WWZ6AQRM"],"itemDat</vt:lpwstr>
  </property>
  <property fmtid="{D5CDD505-2E9C-101B-9397-08002B2CF9AE}" pid="105" name="ZOTERO_BREF_83b5vefoPToy_10">
    <vt:lpwstr>the simplistic assumption of isotherm tracking. This study fills an important geographic shortfall for our understanding of biodiversity redistribution under anthropogenic climate change.","container-title":"Global Ecology and Biogeography","DOI":"10.1111</vt:lpwstr>
  </property>
  <property fmtid="{D5CDD505-2E9C-101B-9397-08002B2CF9AE}" pid="106" name="ZOTERO_BREF_83b5vefoPToy_11">
    <vt:lpwstr>/geb.13692","ISSN":"1466-8238","issue":"7","language":"en","license":"© 2023 John Wiley &amp; Sons Ltd.","note":"_eprint: https://onlinelibrary.wiley.com/doi/pdf/10.1111/geb.13692","page":"1098-1112","source":"Wiley Online Library","title":"Elevational shift </vt:lpwstr>
  </property>
  <property fmtid="{D5CDD505-2E9C-101B-9397-08002B2CF9AE}" pid="107" name="ZOTERO_BREF_83b5vefoPToy_12">
    <vt:lpwstr>in seed plant distributions in China's mountains over the last 70 years","volume":"32","author":[{"family":"Zu","given":"Kuiling"},{"family":"Lenoir","given":"Jonathan"},{"family":"Fang","given":"Jingyun"},{"family":"Tang","given":"Zhiyao"},{"family":"She</vt:lpwstr>
  </property>
  <property fmtid="{D5CDD505-2E9C-101B-9397-08002B2CF9AE}" pid="108" name="ZOTERO_BREF_83b5vefoPToy_13">
    <vt:lpwstr>n","given":"Zehao"},{"family":"Ji","given":"Chengjun"},{"family":"Zheng","given":"Chengyang"},{"family":"Luo","given":"Ao"},{"family":"Song","given":"Wenqi"},{"family":"Zimmermann","given":"Niklaus E."},{"family":"Pellissier","given":"Loïc"},{"family":"Wa</vt:lpwstr>
  </property>
  <property fmtid="{D5CDD505-2E9C-101B-9397-08002B2CF9AE}" pid="109" name="ZOTERO_BREF_83b5vefoPToy_14">
    <vt:lpwstr>ng","given":"Zhiheng"}],"issued":{"date-parts":[["2023"]]}}}],"schema":"https://github.com/citation-style-language/schema/raw/master/csl-citation.json"}</vt:lpwstr>
  </property>
  <property fmtid="{D5CDD505-2E9C-101B-9397-08002B2CF9AE}" pid="110" name="ZOTERO_BREF_83b5vefoPToy_2">
    <vt:lpwstr>a":{"id":693,"type":"article-journal","abstract":"Aim Significant changes in species elevational ranges in mountains have been repeatedly documented, yet the direction, magnitude and drivers of these shifts remain controversial. Presently, there is still </vt:lpwstr>
  </property>
  <property fmtid="{D5CDD505-2E9C-101B-9397-08002B2CF9AE}" pid="111" name="ZOTERO_BREF_83b5vefoPToy_3">
    <vt:lpwstr>lacking evidence about the general nature of species elevational range shifts in eastern Eurasia in response to anthropogenic climate change. By using historical specimen records and recent field observations for 735 seed plant species across 29 China's m</vt:lpwstr>
  </property>
  <property fmtid="{D5CDD505-2E9C-101B-9397-08002B2CF9AE}" pid="112" name="ZOTERO_BREF_83b5vefoPToy_4">
    <vt:lpwstr>ountains, we assessed changes in species' elevational centroids and their drivers. Location China. Time Period 1950–2018. Major Taxa Studied Seed plant species. Methods The elevation records of all sampled occurrences in each mountain during the two time </vt:lpwstr>
  </property>
  <property fmtid="{D5CDD505-2E9C-101B-9397-08002B2CF9AE}" pid="113" name="ZOTERO_BREF_83b5vefoPToy_5">
    <vt:lpwstr>periods were estimated, and the null models were developed to test the sampling bias. Ecological niche models (ENMs) were used to evaluate the relative importance of climate factors in constraining each species distribution. Generalized linear models (GLM</vt:lpwstr>
  </property>
  <property fmtid="{D5CDD505-2E9C-101B-9397-08002B2CF9AE}" pid="114" name="ZOTERO_BREF_83b5vefoPToy_6">
    <vt:lpwstr>s) to test the relationships between the centroid elevational range shifts of species and different divers. Results We found that 54% of the species shifting upward and 46% downhill. However, species' elevational shifts significantly differed among specie</vt:lpwstr>
  </property>
  <property fmtid="{D5CDD505-2E9C-101B-9397-08002B2CF9AE}" pid="115" name="ZOTERO_BREF_83b5vefoPToy_7">
    <vt:lpwstr>s and mountains. Herbaceous and lowland species moved upward faster than woody and high-elevation species. Species in temperate mountains and in mountains with taller elevational gradients moved upward, while species in subtropical mountains and in mounta</vt:lpwstr>
  </property>
  <property fmtid="{D5CDD505-2E9C-101B-9397-08002B2CF9AE}" pid="116" name="ZOTERO_BREF_83b5vefoPToy_8">
    <vt:lpwstr>ins with shorter elevational gradients moved downward. Precipitation changes experienced by species, species' climatic adaptations, several species' functional traits and mountain size all contributed to explain the magnitude of species' centroid elevatio</vt:lpwstr>
  </property>
  <property fmtid="{D5CDD505-2E9C-101B-9397-08002B2CF9AE}" pid="117" name="ZOTERO_BREF_83b5vefoPToy_9">
    <vt:lpwstr>nal range shifts. Main Conclusions Our results highlight complex biodiversity redistribution of seed plants across Chinese mountains, not necessarily conforming to the trend of species upward shifts in elevation. Changes in precipitation regimes may blur </vt:lpwstr>
  </property>
  <property fmtid="{D5CDD505-2E9C-101B-9397-08002B2CF9AE}" pid="118" name="ZOTERO_BREF_8XMr5zm1rj14_1">
    <vt:lpwstr>ZOTERO_ITEM CSL_CITATION {"citationID":"7iE8YagJ","properties":{"formattedCitation":"(Dokumentov and Hyndman, 2022)","plainCitation":"(Dokumentov and Hyndman, 2022)","noteIndex":0},"citationItems":[{"id":590,"uris":["http://zotero.org/users/9696131/items/</vt:lpwstr>
  </property>
  <property fmtid="{D5CDD505-2E9C-101B-9397-08002B2CF9AE}" pid="119" name="ZOTERO_BREF_8XMr5zm1rj14_2">
    <vt:lpwstr>4RDWXCZX"],"itemData":{"id":590,"type":"article-journal","abstract":"We propose a new method for decomposing seasonal data: a seasonal-trend decomposition using regression (STR). Unlike other decomposition methods, STR allows for multiple seasonal and cyc</vt:lpwstr>
  </property>
  <property fmtid="{D5CDD505-2E9C-101B-9397-08002B2CF9AE}" pid="120" name="ZOTERO_BREF_8XMr5zm1rj14_3">
    <vt:lpwstr>lic components, covariates, seasonal patterns that may have noninteger periods, and seasonality with complex topology. It can be used for time series with any regular time index, including hourly, daily, weekly, monthly, or quarterly data. It is competiti</vt:lpwstr>
  </property>
  <property fmtid="{D5CDD505-2E9C-101B-9397-08002B2CF9AE}" pid="121" name="ZOTERO_BREF_8XMr5zm1rj14_4">
    <vt:lpwstr>ve with existing methods when they exist and tackles many more decomposition problems than other methods allow. STR is based on a regularized optimization and so is somewhat related to ridge regression. Because it is based on a statistical model, we can e</vt:lpwstr>
  </property>
  <property fmtid="{D5CDD505-2E9C-101B-9397-08002B2CF9AE}" pid="122" name="ZOTERO_BREF_8XMr5zm1rj14_5">
    <vt:lpwstr>asily compute confidence intervals for components, something that is not possible with most existing decomposition methods (such as seasonal-trend decomposition using Loess, X-12-ARIMA, SEATS-TRAMO, etc.). Our model is implemented in the R package stR, so</vt:lpwstr>
  </property>
  <property fmtid="{D5CDD505-2E9C-101B-9397-08002B2CF9AE}" pid="123" name="ZOTERO_BREF_8XMr5zm1rj14_6">
    <vt:lpwstr> it can be applied by anyone to their own data.","container-title":"INFORMS Journal on Data Science","DOI":"10.1287/ijds.2021.0004","ISSN":"2694-4022, 2694-4030","issue":"1","journalAbbreviation":"INFORMS Journal on Data Science","language":"en","page":"5</vt:lpwstr>
  </property>
  <property fmtid="{D5CDD505-2E9C-101B-9397-08002B2CF9AE}" pid="124" name="ZOTERO_BREF_8XMr5zm1rj14_7">
    <vt:lpwstr>0-62","source":"DOI.org (Crossref)","title":"STR: Seasonal-Trend Decomposition Using Regression","title-short":"STR","volume":"1","author":[{"family":"Dokumentov","given":"Alexander"},{"family":"Hyndman","given":"Rob J."}],"issued":{"date-parts":[["2022",</vt:lpwstr>
  </property>
  <property fmtid="{D5CDD505-2E9C-101B-9397-08002B2CF9AE}" pid="125" name="ZOTERO_BREF_8XMr5zm1rj14_8">
    <vt:lpwstr>4]]}}}],"schema":"https://github.com/citation-style-language/schema/raw/master/csl-citation.json"}</vt:lpwstr>
  </property>
  <property fmtid="{D5CDD505-2E9C-101B-9397-08002B2CF9AE}" pid="126" name="ZOTERO_BREF_9KXQsZh3LpsS_1">
    <vt:lpwstr>ZOTERO_ITEM CSL_CITATION {"citationID":"Yh0UrGvH","properties":{"formattedCitation":"(Men\\uc0\\u233{}ndez {\\i{}et al.}, 2014; Rutten {\\i{}et al.}, 2015)","plainCitation":"(Menéndez et al., 2014; Rutten et al., 2015)","noteIndex":0},"citationItems":[{"i</vt:lpwstr>
  </property>
  <property fmtid="{D5CDD505-2E9C-101B-9397-08002B2CF9AE}" pid="127" name="ZOTERO_BREF_9KXQsZh3LpsS_10">
    <vt:lpwstr>,"container-title":"Global Ecology and Biogeography","DOI":"10.1111/geb.12142","ISSN":"1466-8238","issue":"6","language":"en","license":"© 2013 John Wiley &amp; Sons Ltd","note":"_eprint: https://onlinelibrary.wiley.com/doi/pdf/10.1111/geb.12142","page":"646-</vt:lpwstr>
  </property>
  <property fmtid="{D5CDD505-2E9C-101B-9397-08002B2CF9AE}" pid="128" name="ZOTERO_BREF_9KXQsZh3LpsS_11">
    <vt:lpwstr>657","source":"Wiley Online Library","title":"Climate change and elevational range shifts: evidence from dung beetles in two European mountain ranges","title-short":"Climate change and elevational range shifts","volume":"23","author":[{"family":"Menéndez"</vt:lpwstr>
  </property>
  <property fmtid="{D5CDD505-2E9C-101B-9397-08002B2CF9AE}" pid="129" name="ZOTERO_BREF_9KXQsZh3LpsS_12">
    <vt:lpwstr>,"given":"Rosa"},{"family":"González-Megías","given":"Adela"},{"family":"Jay-Robert","given":"Pierre"},{"family":"Marquéz-Ferrando","given":"Rocío"}],"issued":{"date-parts":[["2014"]]}}},{"id":664,"uris":["http://zotero.org/users/9696131/items/2JBVIPI9"],</vt:lpwstr>
  </property>
  <property fmtid="{D5CDD505-2E9C-101B-9397-08002B2CF9AE}" pid="130" name="ZOTERO_BREF_9KXQsZh3LpsS_13">
    <vt:lpwstr>"itemData":{"id":664,"type":"article-journal","container-title":"PLOS ONE","DOI":"10.1371/journal.pone.0138822","ISSN":"1932-6203","issue":"9","journalAbbreviation":"PLoS ONE","language":"en","page":"e0138822","source":"DOI.org (Crossref)","title":"Vertic</vt:lpwstr>
  </property>
  <property fmtid="{D5CDD505-2E9C-101B-9397-08002B2CF9AE}" pid="131" name="ZOTERO_BREF_9KXQsZh3LpsS_14">
    <vt:lpwstr>al and Horizontal Vegetation Structure across Natural and Modified Habitat Types at Mount Kilimanjaro","volume":"10","author":[{"family":"Rutten","given":"Gemma"},{"family":"Ensslin","given":"Andreas"},{"family":"Hemp","given":"Andreas"},{"family":"Fische</vt:lpwstr>
  </property>
  <property fmtid="{D5CDD505-2E9C-101B-9397-08002B2CF9AE}" pid="132" name="ZOTERO_BREF_9KXQsZh3LpsS_15">
    <vt:lpwstr>r","given":"Markus"}],"editor":[{"family":"Silva","given":"Lucas C.R."}],"issued":{"date-parts":[["2015",9,25]]}}}],"schema":"https://github.com/citation-style-language/schema/raw/master/csl-citation.json"}</vt:lpwstr>
  </property>
  <property fmtid="{D5CDD505-2E9C-101B-9397-08002B2CF9AE}" pid="133" name="ZOTERO_BREF_9KXQsZh3LpsS_2">
    <vt:lpwstr>d":659,"uris":["http://zotero.org/users/9696131/items/Y9L7FFS2"],"itemData":{"id":659,"type":"article-journal","abstract":"Aim Mountain regions are particularly well-suited for investigating the impact of climate change on species ranges because they enco</vt:lpwstr>
  </property>
  <property fmtid="{D5CDD505-2E9C-101B-9397-08002B2CF9AE}" pid="134" name="ZOTERO_BREF_9KXQsZh3LpsS_3">
    <vt:lpwstr>mpass both upper and lower limits of species distribution. Here, we investigate changes in the elevational distribution of dung beetle species (Coleoptera: Scarabaeoidea) in two separate mountain regions in Europe. Location South-western Alps (France) and</vt:lpwstr>
  </property>
  <property fmtid="{D5CDD505-2E9C-101B-9397-08002B2CF9AE}" pid="135" name="ZOTERO_BREF_9KXQsZh3LpsS_4">
    <vt:lpwstr> Sierra Nevada (Spain). Methods We compared historical and current data on dung beetle distributions along elevation gradients for 30 species in the SW Alps and 19 species in the Sierra Nevada. We tested for significant changes between survey periods in t</vt:lpwstr>
  </property>
  <property fmtid="{D5CDD505-2E9C-101B-9397-08002B2CF9AE}" pid="136" name="ZOTERO_BREF_9KXQsZh3LpsS_5">
    <vt:lpwstr>hree parameters: mean elevation and upper and lower range limits. Results We found up-slope range shifts for 63% and 90% of the species in the SW Alps and Sierra Nevada, respectively. Up-slope range shifts resulted mainly from expansion of upper range lim</vt:lpwstr>
  </property>
  <property fmtid="{D5CDD505-2E9C-101B-9397-08002B2CF9AE}" pid="137" name="ZOTERO_BREF_9KXQsZh3LpsS_6">
    <vt:lpwstr>its in the SW Alps and from changes of both range limits in the Sierra Nevada. The magnitudes of range shifts were consistent with the level of warming experienced in each region, but they also reflected the asymmetrical warming observed along the elevati</vt:lpwstr>
  </property>
  <property fmtid="{D5CDD505-2E9C-101B-9397-08002B2CF9AE}" pid="138" name="ZOTERO_BREF_9KXQsZh3LpsS_7">
    <vt:lpwstr>on gradients. Smaller changes were observed for species reaching their historical range limits at the higher elevations, associated with a non-significant increase in temperature between periods. Main conclusions The differences observed between regions a</vt:lpwstr>
  </property>
  <property fmtid="{D5CDD505-2E9C-101B-9397-08002B2CF9AE}" pid="139" name="ZOTERO_BREF_9KXQsZh3LpsS_8">
    <vt:lpwstr>re related to the geographical position of each mountain range, which determines the characteristics (including thermal tolerance) of the regional species pool, and the level of warming, which determines whether maximum thermal tolerance has been exceeded</vt:lpwstr>
  </property>
  <property fmtid="{D5CDD505-2E9C-101B-9397-08002B2CF9AE}" pid="140" name="ZOTERO_BREF_9KXQsZh3LpsS_9">
    <vt:lpwstr> for the majority of species in the region. Our results highlight the importance of considering both the biogeography of the mountain and the species pool under study when assessing the sensitivity of species to future climate change in mountain regions."</vt:lpwstr>
  </property>
  <property fmtid="{D5CDD505-2E9C-101B-9397-08002B2CF9AE}" pid="141" name="ZOTERO_BREF_CECzhDRYina7_1">
    <vt:lpwstr>ZOTERO_ITEM CSL_CITATION {"citationID":"ayH492Rg","properties":{"formattedCitation":"(National Oceanic and Atmospheric Administration, 2026)","plainCitation":"(National Oceanic and Atmospheric Administration, 2026)","noteIndex":0},"citationItems":[{"id":7</vt:lpwstr>
  </property>
  <property fmtid="{D5CDD505-2E9C-101B-9397-08002B2CF9AE}" pid="142" name="ZOTERO_BREF_CECzhDRYina7_2">
    <vt:lpwstr>42,"uris":["http://zotero.org/users/9696131/items/U7IZH7GY"],"itemData":{"id":742,"type":"webpage","abstract":"The CPC issues the official U.S. 8 to 14 day outlooks. These outlooks illustrate the probabilities of having above, normal, and below normal tem</vt:lpwstr>
  </property>
  <property fmtid="{D5CDD505-2E9C-101B-9397-08002B2CF9AE}" pid="143" name="ZOTERO_BREF_CECzhDRYina7_3">
    <vt:lpwstr>perature and precipitation for the 6 to 10  day period, respectively.  The outlooks also include forecast 500 millibar heights for the 6 to 10  day period.","language":"EN-US","title":"National Oceanic and Atmospheric Administration, Nation Weather Servic</vt:lpwstr>
  </property>
  <property fmtid="{D5CDD505-2E9C-101B-9397-08002B2CF9AE}" pid="144" name="ZOTERO_BREF_CECzhDRYina7_4">
    <vt:lpwstr>e Climate Prediction Center","URL":"https://www.cpc.ncep.noaa.gov/products/analysis_monitoring/ensostuff/ONI_v5.php","author":[{"family":"National Oceanic and Atmospheric Administration","given":""}],"issued":{"date-parts":[["2026"]]}}}],"schema":"https:/</vt:lpwstr>
  </property>
  <property fmtid="{D5CDD505-2E9C-101B-9397-08002B2CF9AE}" pid="145" name="ZOTERO_BREF_CECzhDRYina7_5">
    <vt:lpwstr>/github.com/citation-style-language/schema/raw/master/csl-citation.json"}</vt:lpwstr>
  </property>
  <property fmtid="{D5CDD505-2E9C-101B-9397-08002B2CF9AE}" pid="146" name="ZOTERO_BREF_D35YXC4qSSpG_1">
    <vt:lpwstr>ZOTERO_ITEM CSL_CITATION {"citationID":"7dcSRrg1","properties":{"formattedCitation":"(Botes {\\i{}et al.}, 2006; Botes, McGeoch and Chown, 2007)","plainCitation":"(Botes et al., 2006; Botes, McGeoch and Chown, 2007)","noteIndex":0},"citationItems":[{"id":</vt:lpwstr>
  </property>
  <property fmtid="{D5CDD505-2E9C-101B-9397-08002B2CF9AE}" pid="147" name="ZOTERO_BREF_D35YXC4qSSpG_2">
    <vt:lpwstr>68,"uris":["http://zotero.org/users/9696131/items/56X8TY3Y"],"itemData":{"id":68,"type":"article-journal","container-title":"Journal of Biogeography","DOI":"10.1111/j.1365-2699.2005.01336.x","ISSN":"0305-0270, 1365-2699","issue":"1","journalAbbreviation":</vt:lpwstr>
  </property>
  <property fmtid="{D5CDD505-2E9C-101B-9397-08002B2CF9AE}" pid="148" name="ZOTERO_BREF_D35YXC4qSSpG_3">
    <vt:lpwstr>"J Biogeography","language":"en","page":"71-90","source":"DOI.org (Crossref)","title":"Ants, altitude and change in the northern Cape Floristic Region","volume":"33","author":[{"family":"Botes","given":"A."},{"family":"McGeoch","given":"M. A."},{"family":</vt:lpwstr>
  </property>
  <property fmtid="{D5CDD505-2E9C-101B-9397-08002B2CF9AE}" pid="149" name="ZOTERO_BREF_D35YXC4qSSpG_4">
    <vt:lpwstr>"Robertson","given":"H. G."},{"family":"Niekerk","given":"A."},{"family":"Davids","given":"H. P."},{"family":"Chown","given":"S. L."}],"issued":{"date-parts":[["2006",1]]}}},{"id":69,"uris":["http://zotero.org/users/9696131/items/MWTKGJP2"],"itemData":{"i</vt:lpwstr>
  </property>
  <property fmtid="{D5CDD505-2E9C-101B-9397-08002B2CF9AE}" pid="150" name="ZOTERO_BREF_D35YXC4qSSpG_5">
    <vt:lpwstr>d":69,"type":"article-journal","container-title":"Austral Ecology","DOI":"10.1111/j.1442-9993.2007.01681.x","ISSN":"1442-9985, 1442-9993","issue":"2","journalAbbreviation":"Austral Ecol","language":"en","page":"210-224","source":"DOI.org (Crossref)","titl</vt:lpwstr>
  </property>
  <property fmtid="{D5CDD505-2E9C-101B-9397-08002B2CF9AE}" pid="151" name="ZOTERO_BREF_D35YXC4qSSpG_6">
    <vt:lpwstr>e":"Ground-dwelling beetle assemblages in the northern Cape Floristic Region: Patterns, correlates and implications","title-short":"Ground-dwelling beetle assemblages in the northern Cape Floristic Region","volume":"32","author":[{"family":"Botes","given"</vt:lpwstr>
  </property>
  <property fmtid="{D5CDD505-2E9C-101B-9397-08002B2CF9AE}" pid="152" name="ZOTERO_BREF_D35YXC4qSSpG_7">
    <vt:lpwstr>:"A."},{"family":"McGeoch","given":"M. A."},{"family":"Chown","given":"S. L."}],"issued":{"date-parts":[["2007",4]]}}}],"schema":"https://github.com/citation-style-language/schema/raw/master/csl-citation.json"}</vt:lpwstr>
  </property>
  <property fmtid="{D5CDD505-2E9C-101B-9397-08002B2CF9AE}" pid="153" name="ZOTERO_BREF_Dw7mRAfE7RMl_1">
    <vt:lpwstr>ZOTERO_ITEM CSL_CITATION {"citationID":"qQf72MBW","properties":{"formattedCitation":"(Botes {\\i{}et al.}, 2006; Botes, McGeoch and Chown, 2007)","plainCitation":"(Botes et al., 2006; Botes, McGeoch and Chown, 2007)","noteIndex":0},"citationItems":[{"id":</vt:lpwstr>
  </property>
  <property fmtid="{D5CDD505-2E9C-101B-9397-08002B2CF9AE}" pid="154" name="ZOTERO_BREF_Dw7mRAfE7RMl_2">
    <vt:lpwstr>68,"uris":["http://zotero.org/users/9696131/items/56X8TY3Y"],"itemData":{"id":68,"type":"article-journal","container-title":"Journal of Biogeography","DOI":"10.1111/j.1365-2699.2005.01336.x","ISSN":"0305-0270, 1365-2699","issue":"1","journalAbbreviation":</vt:lpwstr>
  </property>
  <property fmtid="{D5CDD505-2E9C-101B-9397-08002B2CF9AE}" pid="155" name="ZOTERO_BREF_Dw7mRAfE7RMl_3">
    <vt:lpwstr>"J Biogeography","language":"en","page":"71-90","source":"DOI.org (Crossref)","title":"Ants, altitude and change in the northern Cape Floristic Region","volume":"33","author":[{"family":"Botes","given":"A."},{"family":"McGeoch","given":"M. A."},{"family":</vt:lpwstr>
  </property>
  <property fmtid="{D5CDD505-2E9C-101B-9397-08002B2CF9AE}" pid="156" name="ZOTERO_BREF_Dw7mRAfE7RMl_4">
    <vt:lpwstr>"Robertson","given":"H. G."},{"family":"Niekerk","given":"A."},{"family":"Davids","given":"H. P."},{"family":"Chown","given":"S. L."}],"issued":{"date-parts":[["2006",1]]}}},{"id":69,"uris":["http://zotero.org/users/9696131/items/MWTKGJP2"],"itemData":{"i</vt:lpwstr>
  </property>
  <property fmtid="{D5CDD505-2E9C-101B-9397-08002B2CF9AE}" pid="157" name="ZOTERO_BREF_Dw7mRAfE7RMl_5">
    <vt:lpwstr>d":69,"type":"article-journal","container-title":"Austral Ecology","DOI":"10.1111/j.1442-9993.2007.01681.x","ISSN":"1442-9985, 1442-9993","issue":"2","journalAbbreviation":"Austral Ecol","language":"en","page":"210-224","source":"DOI.org (Crossref)","titl</vt:lpwstr>
  </property>
  <property fmtid="{D5CDD505-2E9C-101B-9397-08002B2CF9AE}" pid="158" name="ZOTERO_BREF_Dw7mRAfE7RMl_6">
    <vt:lpwstr>e":"Ground-dwelling beetle assemblages in the northern Cape Floristic Region: Patterns, correlates and implications","title-short":"Ground-dwelling beetle assemblages in the northern Cape Floristic Region","volume":"32","author":[{"family":"Botes","given"</vt:lpwstr>
  </property>
  <property fmtid="{D5CDD505-2E9C-101B-9397-08002B2CF9AE}" pid="159" name="ZOTERO_BREF_Dw7mRAfE7RMl_7">
    <vt:lpwstr>:"A."},{"family":"McGeoch","given":"M. A."},{"family":"Chown","given":"S. L."}],"issued":{"date-parts":[["2007",4]]}}}],"schema":"https://github.com/citation-style-language/schema/raw/master/csl-citation.json"}</vt:lpwstr>
  </property>
  <property fmtid="{D5CDD505-2E9C-101B-9397-08002B2CF9AE}" pid="160" name="ZOTERO_BREF_EmsBJSZHNzKU_1">
    <vt:lpwstr>ZOTERO_ITEM CSL_CITATION {"citationID":"rmQ14MML","properties":{"formattedCitation":"(Riemer {\\i{}et al.}, 2018)","plainCitation":"(Riemer et al., 2018)","noteIndex":0},"citationItems":[{"id":806,"uris":["http://zotero.org/users/9696131/items/BBU43TK9"],</vt:lpwstr>
  </property>
  <property fmtid="{D5CDD505-2E9C-101B-9397-08002B2CF9AE}" pid="161" name="ZOTERO_BREF_EmsBJSZHNzKU_10">
    <vt:lpwstr>tabolic rate of these varying magnitudes are unknown.","container-title":"Global Ecology and Biogeography","DOI":"10.1111/geb.12757","ISSN":"1466-8238","issue":"8","language":"en","license":"© 2018 John Wiley &amp; Sons Ltd","note":"_eprint: https://onlinelib</vt:lpwstr>
  </property>
  <property fmtid="{D5CDD505-2E9C-101B-9397-08002B2CF9AE}" pid="162" name="ZOTERO_BREF_EmsBJSZHNzKU_11">
    <vt:lpwstr>rary.wiley.com/doi/pdf/10.1111/geb.12757","page":"958-967","source":"Wiley Online Library","title":"Body size shifts influence effects of increasing temperatures on ectotherm metabolism","volume":"27","author":[{"family":"Riemer","given":"Kristina"},{"fam</vt:lpwstr>
  </property>
  <property fmtid="{D5CDD505-2E9C-101B-9397-08002B2CF9AE}" pid="163" name="ZOTERO_BREF_EmsBJSZHNzKU_12">
    <vt:lpwstr>ily":"Anderson-Teixeira","given":"Kristina J."},{"family":"Smith","given":"Felisa A."},{"family":"Harris","given":"David J."},{"family":"Ernest","given":"S. K. Morgan"}],"issued":{"date-parts":[["2018"]]}}}],"schema":"https://github.com/citation-style-lan</vt:lpwstr>
  </property>
  <property fmtid="{D5CDD505-2E9C-101B-9397-08002B2CF9AE}" pid="164" name="ZOTERO_BREF_EmsBJSZHNzKU_13">
    <vt:lpwstr>guage/schema/raw/master/csl-citation.json"}</vt:lpwstr>
  </property>
  <property fmtid="{D5CDD505-2E9C-101B-9397-08002B2CF9AE}" pid="165" name="ZOTERO_BREF_EmsBJSZHNzKU_2">
    <vt:lpwstr>"itemData":{"id":806,"type":"article-journal","abstract":"Aim Warmer temperatures directly increase metabolic rates of ectotherms, but temperature also indirectly affects metabolic rates. Higher temperatures result in smaller body sizes and associated dec</vt:lpwstr>
  </property>
  <property fmtid="{D5CDD505-2E9C-101B-9397-08002B2CF9AE}" pid="166" name="ZOTERO_BREF_EmsBJSZHNzKU_3">
    <vt:lpwstr>reases in metabolic rates, and it remains unknown whether this indirect effect of temperature increase could mitigate the direct positive effect of temperature on metabolic rate. Here, we assess whether temperature-induced shifts in body size are likely t</vt:lpwstr>
  </property>
  <property fmtid="{D5CDD505-2E9C-101B-9397-08002B2CF9AE}" pid="167" name="ZOTERO_BREF_EmsBJSZHNzKU_4">
    <vt:lpwstr>o offset the direct influence of temperature on metabolic rate. Location Global. Time period 1940–2011. Major taxa studied Ectotherms. Methods We compiled literature-derived data on mass and temperature for 109 ectotherm species raised at various constant</vt:lpwstr>
  </property>
  <property fmtid="{D5CDD505-2E9C-101B-9397-08002B2CF9AE}" pid="168" name="ZOTERO_BREF_EmsBJSZHNzKU_5">
    <vt:lpwstr> temperatures. Using an allometric equation to estimate metabolic rate from size and temperature, we determined the body masses necessary for species to maintain constant metabolic rates under increased temperatures. We also calculated and compared (a) ch</vt:lpwstr>
  </property>
  <property fmtid="{D5CDD505-2E9C-101B-9397-08002B2CF9AE}" pid="169" name="ZOTERO_BREF_EmsBJSZHNzKU_6">
    <vt:lpwstr>ange in metabolic rate attributable to increased temperature where body size does not change with (b) change in metabolic rate including empirical size change. Results Warmer temperatures resulted in increased metabolic rate estimates, but this was partly</vt:lpwstr>
  </property>
  <property fmtid="{D5CDD505-2E9C-101B-9397-08002B2CF9AE}" pid="170" name="ZOTERO_BREF_EmsBJSZHNzKU_7">
    <vt:lpwstr> offset by decreased body sizes for the majority of species. For most species, observed decreases in body size at higher temperatures were insufficient to avoid metabolic rate increases. Main conclusions Although the indirect effect of temperature on meta</vt:lpwstr>
  </property>
  <property fmtid="{D5CDD505-2E9C-101B-9397-08002B2CF9AE}" pid="171" name="ZOTERO_BREF_EmsBJSZHNzKU_8">
    <vt:lpwstr>bolic rate via body size is not sufficient to counterbalance the direct effect, it limits the magnitude of the increase in metabolic rate. Thus, in a warming climate, ectotherms are likely to experience increases in energy use that are smaller than antici</vt:lpwstr>
  </property>
  <property fmtid="{D5CDD505-2E9C-101B-9397-08002B2CF9AE}" pid="172" name="ZOTERO_BREF_EmsBJSZHNzKU_9">
    <vt:lpwstr>pated. Given that metabolic rates have substantial, diverse impacts on individuals, populations, and ecosystems, these indirect effects of temperature change will have complex cascading effects on ecological communities, but the impacts of increases in me</vt:lpwstr>
  </property>
  <property fmtid="{D5CDD505-2E9C-101B-9397-08002B2CF9AE}" pid="173" name="ZOTERO_BREF_FFePmA0cqxuI_1">
    <vt:lpwstr>ZOTERO_ITEM CSL_CITATION {"citationID":"tTRLwhRE","properties":{"formattedCitation":"(Chen {\\i{}et al.}, 2011)","plainCitation":"(Chen et al., 2011)","noteIndex":0},"citationItems":[{"id":689,"uris":["http://zotero.org/users/9696131/items/U5G2ZMPJ"],"ite</vt:lpwstr>
  </property>
  <property fmtid="{D5CDD505-2E9C-101B-9397-08002B2CF9AE}" pid="174" name="ZOTERO_BREF_FFePmA0cqxuI_2">
    <vt:lpwstr>mData":{"id":689,"type":"article-journal","abstract":"Aim To estimate whether species have shifted at equal rates at their leading edges (cool boundaries) and trailing edges (warm boundaries) in response to climate change. We provide the ﬁrst such evidenc</vt:lpwstr>
  </property>
  <property fmtid="{D5CDD505-2E9C-101B-9397-08002B2CF9AE}" pid="175" name="ZOTERO_BREF_FFePmA0cqxuI_3">
    <vt:lpwstr>e for tropical insects, here examining elevation shifts for the upper and lower boundaries shifts of montane moths. Threats to species on tropical mountains are considered.","container-title":"Global Ecology and Biogeography","DOI":"10.1111/j.1466-8238.20</vt:lpwstr>
  </property>
  <property fmtid="{D5CDD505-2E9C-101B-9397-08002B2CF9AE}" pid="176" name="ZOTERO_BREF_FFePmA0cqxuI_4">
    <vt:lpwstr>10.00594.x","ISSN":"1466-822X, 1466-8238","issue":"1","journalAbbreviation":"Global Ecology and Biogeography","language":"en","license":"http://onlinelibrary.wiley.com/termsAndConditions#vor","page":"34-45","source":"DOI.org (Crossref)","title":"Asymmetri</vt:lpwstr>
  </property>
  <property fmtid="{D5CDD505-2E9C-101B-9397-08002B2CF9AE}" pid="177" name="ZOTERO_BREF_FFePmA0cqxuI_5">
    <vt:lpwstr>c boundary shifts of tropical montane Lepidoptera over four decades of climate warming","volume":"20","author":[{"family":"Chen","given":"I‐Ching"},{"family":"Hill","given":"Jane K."},{"family":"Shiu","given":"Hau‐Jie"},{"family":"Holloway","given":"Jerem</vt:lpwstr>
  </property>
  <property fmtid="{D5CDD505-2E9C-101B-9397-08002B2CF9AE}" pid="178" name="ZOTERO_BREF_FFePmA0cqxuI_6">
    <vt:lpwstr>y D."},{"family":"Benedick","given":"Suzan"},{"family":"Chey","given":"Vun Khen"},{"family":"Barlow","given":"Henry S."},{"family":"Thomas","given":"Chris D."}],"issued":{"date-parts":[["2011",1]]}}}],"schema":"https://github.com/citation-style-language/s</vt:lpwstr>
  </property>
  <property fmtid="{D5CDD505-2E9C-101B-9397-08002B2CF9AE}" pid="179" name="ZOTERO_BREF_FFePmA0cqxuI_7">
    <vt:lpwstr>chema/raw/master/csl-citation.json"}</vt:lpwstr>
  </property>
  <property fmtid="{D5CDD505-2E9C-101B-9397-08002B2CF9AE}" pid="180" name="ZOTERO_BREF_FUNStltUWewC_1">
    <vt:lpwstr>ZOTERO_ITEM CSL_CITATION {"citationID":"nnFyL0In","properties":{"formattedCitation":"(Botes {\\i{}et al.}, 2006)","plainCitation":"(Botes et al., 2006)","noteIndex":0},"citationItems":[{"id":68,"uris":["http://zotero.org/users/9696131/items/56X8TY3Y"],"it</vt:lpwstr>
  </property>
  <property fmtid="{D5CDD505-2E9C-101B-9397-08002B2CF9AE}" pid="181" name="ZOTERO_BREF_FUNStltUWewC_2">
    <vt:lpwstr>emData":{"id":68,"type":"article-journal","container-title":"Journal of Biogeography","DOI":"10.1111/j.1365-2699.2005.01336.x","ISSN":"0305-0270, 1365-2699","issue":"1","journalAbbreviation":"J Biogeography","language":"en","page":"71-90","source":"DOI.or</vt:lpwstr>
  </property>
  <property fmtid="{D5CDD505-2E9C-101B-9397-08002B2CF9AE}" pid="182" name="ZOTERO_BREF_FUNStltUWewC_3">
    <vt:lpwstr>g (Crossref)","title":"Ants, altitude and change in the northern Cape Floristic Region","volume":"33","author":[{"family":"Botes","given":"A."},{"family":"McGeoch","given":"M. A."},{"family":"Robertson","given":"H. G."},{"family":"Niekerk","given":"A."},{</vt:lpwstr>
  </property>
  <property fmtid="{D5CDD505-2E9C-101B-9397-08002B2CF9AE}" pid="183" name="ZOTERO_BREF_FUNStltUWewC_4">
    <vt:lpwstr>"family":"Davids","given":"H. P."},{"family":"Chown","given":"S. L."}],"issued":{"date-parts":[["2006",1]]}}}],"schema":"https://github.com/citation-style-language/schema/raw/master/csl-citation.json"}</vt:lpwstr>
  </property>
  <property fmtid="{D5CDD505-2E9C-101B-9397-08002B2CF9AE}" pid="184" name="ZOTERO_BREF_FzoyPDqFKyu3_1">
    <vt:lpwstr>ZOTERO_ITEM CSL_CITATION {"citationID":"vWT0SIl9","properties":{"formattedCitation":"(Liu {\\i{}et al.}, 2016; Cheli {\\i{}et al.}, 2021; Gon\\uc0\\u231{}alves {\\i{}et al.}, 2021)","plainCitation":"(Liu et al., 2016; Cheli et al., 2021; Gonçalves et al.,</vt:lpwstr>
  </property>
  <property fmtid="{D5CDD505-2E9C-101B-9397-08002B2CF9AE}" pid="185" name="ZOTERO_BREF_FzoyPDqFKyu3_10">
    <vt:lpwstr>3","journalAbbreviation":"Journal of Arid Environments","page":"80-90","source":"ScienceDirect","title":"Interactive effects of vegetation and soil determine the composition and diversity of carabid and tenebrionid functional groups in an arid ecosystem",</vt:lpwstr>
  </property>
  <property fmtid="{D5CDD505-2E9C-101B-9397-08002B2CF9AE}" pid="186" name="ZOTERO_BREF_FzoyPDqFKyu3_11">
    <vt:lpwstr>"volume":"128","author":[{"family":"Liu","given":"Ji-Liang"},{"family":"Li","given":"Feng-Rui"},{"family":"Sun","given":"Te-Sheng"},{"family":"Ma","given":"Ling-Fa"},{"family":"Liu","given":"Lu-Lu"},{"family":"Yang","given":"Kun"}],"issued":{"date-parts":</vt:lpwstr>
  </property>
  <property fmtid="{D5CDD505-2E9C-101B-9397-08002B2CF9AE}" pid="187" name="ZOTERO_BREF_FzoyPDqFKyu3_12">
    <vt:lpwstr>[["2016",5,1]]}}},{"id":634,"uris":["http://zotero.org/users/9696131/items/QCWW3C77"],"itemData":{"id":634,"type":"article-journal","container-title":"Anais da Academia Brasileira de Ciências","DOI":"10.1590/0001-3765202120201282","ISSN":"1678-2690, 0001-</vt:lpwstr>
  </property>
  <property fmtid="{D5CDD505-2E9C-101B-9397-08002B2CF9AE}" pid="188" name="ZOTERO_BREF_FzoyPDqFKyu3_13">
    <vt:lpwstr>3765","issue":"3","journalAbbreviation":"An. Acad. Bras. Ciênc.","license":"http://creativecommons.org/licenses/by/4.0/","page":"e20201282","source":"DOI.org (Crossref)","title":"Distribution and environmental determinants of darkling beetles assemblages </vt:lpwstr>
  </property>
  <property fmtid="{D5CDD505-2E9C-101B-9397-08002B2CF9AE}" pid="189" name="ZOTERO_BREF_FzoyPDqFKyu3_14">
    <vt:lpwstr>(Coleoptera: Tenebrionidae) in Península Valdés (Argentinean Patagonia)","title-short":"Distribution and environmental determinants of darkling beetles assemblages (Coleoptera","volume":"93","author":[{"family":"Cheli","given":"Germán H."},{"family":"Carr</vt:lpwstr>
  </property>
  <property fmtid="{D5CDD505-2E9C-101B-9397-08002B2CF9AE}" pid="190" name="ZOTERO_BREF_FzoyPDqFKyu3_15">
    <vt:lpwstr>ara","given":"Rodolfo"},{"family":"Bandieri","given":"Lucas"},{"family":"Flores","given":"Gustavo E."}],"issued":{"date-parts":[["2021"]]}}},{"id":622,"uris":["http://zotero.org/users/9696131/items/3RZWZMUJ"],"itemData":{"id":622,"type":"article-journal",</vt:lpwstr>
  </property>
  <property fmtid="{D5CDD505-2E9C-101B-9397-08002B2CF9AE}" pid="191" name="ZOTERO_BREF_FzoyPDqFKyu3_16">
    <vt:lpwstr>"abstract":"Viticulture is one of the oldest and most profitable forms of agriculture; it is also one of the most intensive farming systems. As intensive cultivation threatens the environment, there is increasing interest in the concept of sustainability </vt:lpwstr>
  </property>
  <property fmtid="{D5CDD505-2E9C-101B-9397-08002B2CF9AE}" pid="192" name="ZOTERO_BREF_FzoyPDqFKyu3_17">
    <vt:lpwstr>within the wine industry, as well as new business opportunities, as customers begin to pay more attention to environmental and sustainability issues. Recognizing the key role of soil quality in environmentally and economically sustainable viticulture make</vt:lpwstr>
  </property>
  <property fmtid="{D5CDD505-2E9C-101B-9397-08002B2CF9AE}" pid="193" name="ZOTERO_BREF_FzoyPDqFKyu3_18">
    <vt:lpwstr>s it essential to understand better soil arthropod communities, given their crucial functions in maintaining soil quality and health. The ‘Douro Demarcated Region’ (DDR) in northern Portugal offers good potential, in regards to biodiversity, due to its si</vt:lpwstr>
  </property>
  <property fmtid="{D5CDD505-2E9C-101B-9397-08002B2CF9AE}" pid="194" name="ZOTERO_BREF_FzoyPDqFKyu3_19">
    <vt:lpwstr>gnificant areas of non-crop habitats. This work aims to compile information on soil arthropod communities (both soil surface and soil-living) collected in the DDR vineyard agroecosystems. A description of the ecosystem services provided by them, as a basi</vt:lpwstr>
  </property>
  <property fmtid="{D5CDD505-2E9C-101B-9397-08002B2CF9AE}" pid="195" name="ZOTERO_BREF_FzoyPDqFKyu3_2">
    <vt:lpwstr> 2021)","noteIndex":0},"citationItems":[{"id":39,"uris":["http://zotero.org/users/9696131/items/E9S6BHXL"],"itemData":{"id":39,"type":"article-journal","abstract":"The community dynamics of ground beetles as a dominant group in arid ecosystems are strongl</vt:lpwstr>
  </property>
  <property fmtid="{D5CDD505-2E9C-101B-9397-08002B2CF9AE}" pid="196" name="ZOTERO_BREF_FzoyPDqFKyu3_20">
    <vt:lpwstr>s for the development and implementation of sustainable viticulture systems, is also an objective of this work. An important set of soil arthropods necessary for the delivery of vital ecosystem services for viticulture, with particular reference to suppor</vt:lpwstr>
  </property>
  <property fmtid="{D5CDD505-2E9C-101B-9397-08002B2CF9AE}" pid="197" name="ZOTERO_BREF_FzoyPDqFKyu3_21">
    <vt:lpwstr>ting and regulating services, occurred in this ecosystem. Eight classes were chiefly represented in a sample of about 167,000 arthropod specimens: Arachnida, Chilopoda, Diplopoda, Entognatha, Insecta, Malacostraca, Pauropoda, and Symphyla. The most repres</vt:lpwstr>
  </property>
  <property fmtid="{D5CDD505-2E9C-101B-9397-08002B2CF9AE}" pid="198" name="ZOTERO_BREF_FzoyPDqFKyu3_22">
    <vt:lpwstr>entative were Entognatha and Insecta in soil-surface arthropods, and Arachnida and Entognatha in soil-living arthropods. The presence of recognized groups as bioindicators in agroecosystems, such as soil quality indicators, is also revealed. This knowledg</vt:lpwstr>
  </property>
  <property fmtid="{D5CDD505-2E9C-101B-9397-08002B2CF9AE}" pid="199" name="ZOTERO_BREF_FzoyPDqFKyu3_23">
    <vt:lpwstr>e is expected to contribute to a more efficient and sustainable management of the viticultural ecosystem.","container-title":"Sustainability","DOI":"10.3390/su13147837","ISSN":"2071-1050","issue":"14","journalAbbreviation":"Sustainability","language":"en"</vt:lpwstr>
  </property>
  <property fmtid="{D5CDD505-2E9C-101B-9397-08002B2CF9AE}" pid="200" name="ZOTERO_BREF_FzoyPDqFKyu3_24">
    <vt:lpwstr>,"page":"7837","source":"DOI.org (Crossref)","title":"Soil Arthropods in the Douro Demarcated Region Vineyards: General Characteristics and Ecosystem Services Provided","title-short":"Soil Arthropods in the Douro Demarcated Region Vineyards","volume":"13"</vt:lpwstr>
  </property>
  <property fmtid="{D5CDD505-2E9C-101B-9397-08002B2CF9AE}" pid="201" name="ZOTERO_BREF_FzoyPDqFKyu3_25">
    <vt:lpwstr>,"author":[{"family":"Gonçalves","given":"Fátima"},{"family":"Carlos","given":"Cristina"},{"family":"Crespo","given":"Luís"},{"family":"Zina","given":"Vera"},{"family":"Oliveira","given":"Amália"},{"family":"Salvação","given":"Juliana"},{"family":"Pereira</vt:lpwstr>
  </property>
  <property fmtid="{D5CDD505-2E9C-101B-9397-08002B2CF9AE}" pid="202" name="ZOTERO_BREF_FzoyPDqFKyu3_26">
    <vt:lpwstr>","given":"José Alberto"},{"family":"Torres","given":"Laura"}],"issued":{"date-parts":[["2021",7,13]]}}}],"schema":"https://github.com/citation-style-language/schema/raw/master/csl-citation.json"}</vt:lpwstr>
  </property>
  <property fmtid="{D5CDD505-2E9C-101B-9397-08002B2CF9AE}" pid="203" name="ZOTERO_BREF_FzoyPDqFKyu3_3">
    <vt:lpwstr>y affected by land-use change associated alterations in vegetation and soil conditions. However, little is known about the relative effects of altered vegetation and soil, or their interactions, on the composition and diversity of beetle functional groups</vt:lpwstr>
  </property>
  <property fmtid="{D5CDD505-2E9C-101B-9397-08002B2CF9AE}" pid="204" name="ZOTERO_BREF_FzoyPDqFKyu3_4">
    <vt:lpwstr>. To address this question, we collected data on the species richness and activity abundance of ground carabid and tenebrionid beetle functional groups (predators, herbivores, and detritivores), along a gradient of land-use conversion from natural grassla</vt:lpwstr>
  </property>
  <property fmtid="{D5CDD505-2E9C-101B-9397-08002B2CF9AE}" pid="205" name="ZOTERO_BREF_FzoyPDqFKyu3_5">
    <vt:lpwstr>nd to pure and mixed plantations of two shrub species (Haloxylon ammodendron and Tamarix ramosissima) in an arid region of northwestern China. Additionally, we collected key variables related to the vegetation (shrub cover, height, herbaceous plant biomas</vt:lpwstr>
  </property>
  <property fmtid="{D5CDD505-2E9C-101B-9397-08002B2CF9AE}" pid="206" name="ZOTERO_BREF_FzoyPDqFKyu3_6">
    <vt:lpwstr>s, and species richness) and soil (soil pH, texture, and salinity). Variation partitioning showed that vegetation changes had stronger effects on the functional group composition than changes in the soil did. However, vegetation–soil interactions explaine</vt:lpwstr>
  </property>
  <property fmtid="{D5CDD505-2E9C-101B-9397-08002B2CF9AE}" pid="207" name="ZOTERO_BREF_FzoyPDqFKyu3_7">
    <vt:lpwstr>d more of the composition variation in the beetle functional groups than vegetation or soil alone. Shrub cover and herbaceous species richness were the best predictors of species composition of detritivores and herbivores. For predator species composition</vt:lpwstr>
  </property>
  <property fmtid="{D5CDD505-2E9C-101B-9397-08002B2CF9AE}" pid="208" name="ZOTERO_BREF_FzoyPDqFKyu3_8">
    <vt:lpwstr>, shrub height and cover were the best predictors. Structural equation models showed that changes in vegetation and soil influenced beetle abundance and diversity through both direct and indirect effects, and the strength of this influence varied among th</vt:lpwstr>
  </property>
  <property fmtid="{D5CDD505-2E9C-101B-9397-08002B2CF9AE}" pid="209" name="ZOTERO_BREF_FzoyPDqFKyu3_9">
    <vt:lpwstr>e functional groups. Overall, we conclude that vegetation and vegetation–soil interactions are important determinants of beetle community assemblies.","container-title":"Journal of Arid Environments","DOI":"10.1016/j.jaridenv.2016.01.009","ISSN":"0140-196</vt:lpwstr>
  </property>
  <property fmtid="{D5CDD505-2E9C-101B-9397-08002B2CF9AE}" pid="210" name="ZOTERO_BREF_G65DwL4H5Gra_1">
    <vt:lpwstr>ZOTERO_ITEM CSL_CITATION {"citationID":"gB8Pp4WX","properties":{"formattedCitation":"(Niemel\\uc0\\u228{}, 1993; L\\uc0\\u246{}vei and Sunderland, 1996; Gon\\uc0\\u231{}alves {\\i{}et al.}, 2021)","plainCitation":"(Niemelä, 1993; Lövei and Sunderland, 199</vt:lpwstr>
  </property>
  <property fmtid="{D5CDD505-2E9C-101B-9397-08002B2CF9AE}" pid="211" name="ZOTERO_BREF_G65DwL4H5Gra_10">
    <vt:lpwstr>,{"family":"Sunderland","given":"Keith D."}],"issued":{"date-parts":[["1996",1]]}}},{"id":622,"uris":["http://zotero.org/users/9696131/items/3RZWZMUJ"],"itemData":{"id":622,"type":"article-journal","abstract":"Viticulture is one of the oldest and most pro</vt:lpwstr>
  </property>
  <property fmtid="{D5CDD505-2E9C-101B-9397-08002B2CF9AE}" pid="212" name="ZOTERO_BREF_G65DwL4H5Gra_11">
    <vt:lpwstr>fitable forms of agriculture; it is also one of the most intensive farming systems. As intensive cultivation threatens the environment, there is increasing interest in the concept of sustainability within the wine industry, as well as new business opportu</vt:lpwstr>
  </property>
  <property fmtid="{D5CDD505-2E9C-101B-9397-08002B2CF9AE}" pid="213" name="ZOTERO_BREF_G65DwL4H5Gra_12">
    <vt:lpwstr>nities, as customers begin to pay more attention to environmental and sustainability issues. Recognizing the key role of soil quality in environmentally and economically sustainable viticulture makes it essential to understand better soil arthropod commun</vt:lpwstr>
  </property>
  <property fmtid="{D5CDD505-2E9C-101B-9397-08002B2CF9AE}" pid="214" name="ZOTERO_BREF_G65DwL4H5Gra_13">
    <vt:lpwstr>ities, given their crucial functions in maintaining soil quality and health. The ‘Douro Demarcated Region’ (DDR) in northern Portugal offers good potential, in regards to biodiversity, due to its significant areas of non-crop habitats. This work aims to c</vt:lpwstr>
  </property>
  <property fmtid="{D5CDD505-2E9C-101B-9397-08002B2CF9AE}" pid="215" name="ZOTERO_BREF_G65DwL4H5Gra_14">
    <vt:lpwstr>ompile information on soil arthropod communities (both soil surface and soil-living) collected in the DDR vineyard agroecosystems. A description of the ecosystem services provided by them, as a basis for the development and implementation of sustainable v</vt:lpwstr>
  </property>
  <property fmtid="{D5CDD505-2E9C-101B-9397-08002B2CF9AE}" pid="216" name="ZOTERO_BREF_G65DwL4H5Gra_15">
    <vt:lpwstr>iticulture systems, is also an objective of this work. An important set of soil arthropods necessary for the delivery of vital ecosystem services for viticulture, with particular reference to supporting and regulating services, occurred in this ecosystem.</vt:lpwstr>
  </property>
  <property fmtid="{D5CDD505-2E9C-101B-9397-08002B2CF9AE}" pid="217" name="ZOTERO_BREF_G65DwL4H5Gra_16">
    <vt:lpwstr> Eight classes were chiefly represented in a sample of about 167,000 arthropod specimens: Arachnida, Chilopoda, Diplopoda, Entognatha, Insecta, Malacostraca, Pauropoda, and Symphyla. The most representative were Entognatha and Insecta in soil-surface arth</vt:lpwstr>
  </property>
  <property fmtid="{D5CDD505-2E9C-101B-9397-08002B2CF9AE}" pid="218" name="ZOTERO_BREF_G65DwL4H5Gra_17">
    <vt:lpwstr>ropods, and Arachnida and Entognatha in soil-living arthropods. The presence of recognized groups as bioindicators in agroecosystems, such as soil quality indicators, is also revealed. This knowledge is expected to contribute to a more efficient and susta</vt:lpwstr>
  </property>
  <property fmtid="{D5CDD505-2E9C-101B-9397-08002B2CF9AE}" pid="219" name="ZOTERO_BREF_G65DwL4H5Gra_18">
    <vt:lpwstr>inable management of the viticultural ecosystem.","container-title":"Sustainability","DOI":"10.3390/su13147837","ISSN":"2071-1050","issue":"14","journalAbbreviation":"Sustainability","language":"en","page":"7837","source":"DOI.org (Crossref)","title":"Soi</vt:lpwstr>
  </property>
  <property fmtid="{D5CDD505-2E9C-101B-9397-08002B2CF9AE}" pid="220" name="ZOTERO_BREF_G65DwL4H5Gra_19">
    <vt:lpwstr>l Arthropods in the Douro Demarcated Region Vineyards: General Characteristics and Ecosystem Services Provided","title-short":"Soil Arthropods in the Douro Demarcated Region Vineyards","volume":"13","author":[{"family":"Gonçalves","given":"Fátima"},{"fami</vt:lpwstr>
  </property>
  <property fmtid="{D5CDD505-2E9C-101B-9397-08002B2CF9AE}" pid="221" name="ZOTERO_BREF_G65DwL4H5Gra_2">
    <vt:lpwstr>6; Gonçalves et al., 2021)","noteIndex":0},"citationItems":[{"id":636,"uris":["http://zotero.org/users/9696131/items/C77NK6R2"],"itemData":{"id":636,"type":"article-journal","container-title":"Oikos","DOI":"10.2307/3544821","ISSN":"00301299","issue":"2","</vt:lpwstr>
  </property>
  <property fmtid="{D5CDD505-2E9C-101B-9397-08002B2CF9AE}" pid="222" name="ZOTERO_BREF_G65DwL4H5Gra_20">
    <vt:lpwstr>ly":"Carlos","given":"Cristina"},{"family":"Crespo","given":"Luís"},{"family":"Zina","given":"Vera"},{"family":"Oliveira","given":"Amália"},{"family":"Salvação","given":"Juliana"},{"family":"Pereira","given":"José Alberto"},{"family":"Torres","given":"Lau</vt:lpwstr>
  </property>
  <property fmtid="{D5CDD505-2E9C-101B-9397-08002B2CF9AE}" pid="223" name="ZOTERO_BREF_G65DwL4H5Gra_21">
    <vt:lpwstr>ra"}],"issued":{"date-parts":[["2021",7,13]]}}}],"schema":"https://github.com/citation-style-language/schema/raw/master/csl-citation.json"}</vt:lpwstr>
  </property>
  <property fmtid="{D5CDD505-2E9C-101B-9397-08002B2CF9AE}" pid="224" name="ZOTERO_BREF_G65DwL4H5Gra_3">
    <vt:lpwstr>journalAbbreviation":"Oikos","page":"325","source":"DOI.org (Crossref)","title":"Interspecific Competition in Ground-Beetle Assemblages (Carabidae): What Have We Learned?","title-short":"Interspecific Competition in Ground-Beetle Assemblages (Carabidae)",</vt:lpwstr>
  </property>
  <property fmtid="{D5CDD505-2E9C-101B-9397-08002B2CF9AE}" pid="225" name="ZOTERO_BREF_G65DwL4H5Gra_4">
    <vt:lpwstr>"volume":"66","author":[{"family":"Niemelä","given":"Jari"}],"issued":{"date-parts":[["1993",3]]}}},{"id":628,"uris":["http://zotero.org/users/9696131/items/2QSNMRNK"],"itemData":{"id":628,"type":"article-journal","abstract":"The ground beetles form the s</vt:lpwstr>
  </property>
  <property fmtid="{D5CDD505-2E9C-101B-9397-08002B2CF9AE}" pid="226" name="ZOTERO_BREF_G65DwL4H5Gra_5">
    <vt:lpwstr>peciose beetle family Carabidae and, since their emergence in the Tertiary, have populated all habitats except deserts. Our knowledge about carabids is biased toward species living in north-temperate regions. Most carabids are predatory, consume a wide ra</vt:lpwstr>
  </property>
  <property fmtid="{D5CDD505-2E9C-101B-9397-08002B2CF9AE}" pid="227" name="ZOTERO_BREF_G65DwL4H5Gra_6">
    <vt:lpwstr>nge of food types, and experience food shortages in the field. Feeding on both plant and animal material and scavenging are probably more significant than currently acknowledged. The most important mortality sources are abiotic factors and predators; path</vt:lpwstr>
  </property>
  <property fmtid="{D5CDD505-2E9C-101B-9397-08002B2CF9AE}" pid="228" name="ZOTERO_BREF_G65DwL4H5Gra_7">
    <vt:lpwstr>ogens and parasites can be important for some developmental stages. Although competition among larvae and adults does occur, the importance of competition as a community organization is not proven. Carabids are abundant in agricultural fields all over the</vt:lpwstr>
  </property>
  <property fmtid="{D5CDD505-2E9C-101B-9397-08002B2CF9AE}" pid="229" name="ZOTERO_BREF_G65DwL4H5Gra_8">
    <vt:lpwstr> world and may be important natural enemies of agricultural pests.","container-title":"Annual Review of Entomology","DOI":"10.1146/annurev.en.41.010196.001311","ISSN":"0066-4170, 1545-4487","issue":"1","journalAbbreviation":"Annu. Rev. Entomol.","language</vt:lpwstr>
  </property>
  <property fmtid="{D5CDD505-2E9C-101B-9397-08002B2CF9AE}" pid="230" name="ZOTERO_BREF_G65DwL4H5Gra_9">
    <vt:lpwstr>":"en","page":"231-256","source":"DOI.org (Crossref)","title":"Ecology and Behavior of Ground Beetles (Coleoptera: Carabidae)","title-short":"Ecology and Behavior of Ground Beetles (Coleoptera","volume":"41","author":[{"family":"Lövei","given":"Gábor L."}</vt:lpwstr>
  </property>
  <property fmtid="{D5CDD505-2E9C-101B-9397-08002B2CF9AE}" pid="231" name="ZOTERO_BREF_H7zwzv5bU4mN_1">
    <vt:lpwstr>ZOTERO_ITEM CSL_CITATION {"citationID":"7BiRP263","properties":{"formattedCitation":"(adapted from Botes {\\i{}et al.}, 2006)","plainCitation":"(adapted from Botes et al., 2006)","noteIndex":0},"citationItems":[{"id":68,"uris":["http://zotero.org/users/96</vt:lpwstr>
  </property>
  <property fmtid="{D5CDD505-2E9C-101B-9397-08002B2CF9AE}" pid="232" name="ZOTERO_BREF_H7zwzv5bU4mN_2">
    <vt:lpwstr>96131/items/56X8TY3Y"],"itemData":{"id":68,"type":"article-journal","container-title":"Journal of Biogeography","DOI":"10.1111/j.1365-2699.2005.01336.x","ISSN":"0305-0270, 1365-2699","issue":"1","journalAbbreviation":"J Biogeography","language":"en","page</vt:lpwstr>
  </property>
  <property fmtid="{D5CDD505-2E9C-101B-9397-08002B2CF9AE}" pid="233" name="ZOTERO_BREF_H7zwzv5bU4mN_3">
    <vt:lpwstr>":"71-90","source":"DOI.org (Crossref)","title":"Ants, altitude and change in the northern Cape Floristic Region","volume":"33","author":[{"family":"Botes","given":"A."},{"family":"McGeoch","given":"M. A."},{"family":"Robertson","given":"H. G."},{"family"</vt:lpwstr>
  </property>
  <property fmtid="{D5CDD505-2E9C-101B-9397-08002B2CF9AE}" pid="234" name="ZOTERO_BREF_H7zwzv5bU4mN_4">
    <vt:lpwstr>:"Niekerk","given":"A."},{"family":"Davids","given":"H. P."},{"family":"Chown","given":"S. L."}],"issued":{"date-parts":[["2006",1]]}},"prefix":"adapted from"}],"schema":"https://github.com/citation-style-language/schema/raw/master/csl-citation.json"}</vt:lpwstr>
  </property>
  <property fmtid="{D5CDD505-2E9C-101B-9397-08002B2CF9AE}" pid="235" name="ZOTERO_BREF_HTeOjww1UyqO_1">
    <vt:lpwstr>ZOTERO_ITEM CSL_CITATION {"citationID":"qz9RKBZH","properties":{"formattedCitation":"(Boutaud {\\i{}et al.}, 2022)","plainCitation":"(Boutaud et al., 2022)","noteIndex":0},"citationItems":[{"id":655,"uris":["http://zotero.org/users/9696131/items/NGN76IBG"</vt:lpwstr>
  </property>
  <property fmtid="{D5CDD505-2E9C-101B-9397-08002B2CF9AE}" pid="236" name="ZOTERO_BREF_HTeOjww1UyqO_10">
    <vt:lpwstr>1469-1489","source":"DOI.org (Crossref)","title":"Conservation value of semi-open habitats for ground beetles (Coleoptera: Carabidae, Cicindelidae) in Central Europe","title-short":"Conservation value of semi-open habitats for ground beetles (Coleoptera",</vt:lpwstr>
  </property>
  <property fmtid="{D5CDD505-2E9C-101B-9397-08002B2CF9AE}" pid="237" name="ZOTERO_BREF_HTeOjww1UyqO_11">
    <vt:lpwstr>"volume":"31","author":[{"family":"Boutaud","given":"Estève"},{"family":"Nolte","given":"Dorothea"},{"family":"Harry","given":"Ingmar"},{"family":"Assmann","given":"Thorsten"},{"family":"Drees","given":"Claudia"}],"issued":{"date-parts":[["2022",5]]}}}],"</vt:lpwstr>
  </property>
  <property fmtid="{D5CDD505-2E9C-101B-9397-08002B2CF9AE}" pid="238" name="ZOTERO_BREF_HTeOjww1UyqO_12">
    <vt:lpwstr>schema":"https://github.com/citation-style-language/schema/raw/master/csl-citation.json"}</vt:lpwstr>
  </property>
  <property fmtid="{D5CDD505-2E9C-101B-9397-08002B2CF9AE}" pid="239" name="ZOTERO_BREF_HTeOjww1UyqO_2">
    <vt:lpwstr>],"itemData":{"id":655,"type":"article-journal","abstract":"Abstract\n            \n              Reintroduction of grazing to counteract insect decline will lead to an increase of semi-open habitats. Semi-open habitats are highly heterogeneous, consistin</vt:lpwstr>
  </property>
  <property fmtid="{D5CDD505-2E9C-101B-9397-08002B2CF9AE}" pid="240" name="ZOTERO_BREF_HTeOjww1UyqO_3">
    <vt:lpwstr>g of a mosaic of patches of trees or shrubs embedded in a matrix dominated by dwarf shrubs or grasses. Despite a lack of evidence, structural heterogeneity is expected to allow many species to co-occur, making semi-open habitats appear highly valuable for</vt:lpwstr>
  </property>
  <property fmtid="{D5CDD505-2E9C-101B-9397-08002B2CF9AE}" pid="241" name="ZOTERO_BREF_HTeOjww1UyqO_4">
    <vt:lpwstr> invertebrate conservation. We studied ground beetles in eight sites in two landscapes of Central Europe each encompassing semi-open, open, and forest habitats. Rapid response to environmental change and limited dispersal abilities make ground beetles an </vt:lpwstr>
  </property>
  <property fmtid="{D5CDD505-2E9C-101B-9397-08002B2CF9AE}" pid="242" name="ZOTERO_BREF_HTeOjww1UyqO_5">
    <vt:lpwstr>excellent model taxon to evaluate the effectiveness of such conservations measures. In both studied landscapes, ground beetle assemblages in semi-open habitats tended to be distinct and intermediate between those from the forest and open habitats. Species</vt:lpwstr>
  </property>
  <property fmtid="{D5CDD505-2E9C-101B-9397-08002B2CF9AE}" pid="243" name="ZOTERO_BREF_HTeOjww1UyqO_6">
    <vt:lpwstr> richness and functional diversity in semi-open habitats were similar to open habitats at site level. The majority of species entered the semi-open habitats, except for most threatened species, yet, few species were exclusively associated with semi-open h</vt:lpwstr>
  </property>
  <property fmtid="{D5CDD505-2E9C-101B-9397-08002B2CF9AE}" pid="244" name="ZOTERO_BREF_HTeOjww1UyqO_7">
    <vt:lpwstr>abitats. We conclude that the continuous presence of many species in semi-open habitats likely results from mass effects rather than habitat heterogeneity\n              per se\n              . Our findings underline the conservation value of the existing</vt:lpwstr>
  </property>
  <property fmtid="{D5CDD505-2E9C-101B-9397-08002B2CF9AE}" pid="245" name="ZOTERO_BREF_HTeOjww1UyqO_8">
    <vt:lpwstr> forest, heathland, and grassland habitats over semi-open habitats which can, however, function as dispersal habitats and increase landscape connectivity. Strategies aiming at promoting semi-open habitats to counteract insect decline should target enhanci</vt:lpwstr>
  </property>
  <property fmtid="{D5CDD505-2E9C-101B-9397-08002B2CF9AE}" pid="246" name="ZOTERO_BREF_HTeOjww1UyqO_9">
    <vt:lpwstr>ng connectivity rather than the creation of habitats only.","container-title":"Biodiversity and Conservation","DOI":"10.1007/s10531-022-02402-z","ISSN":"0960-3115, 1572-9710","issue":"5-6","journalAbbreviation":"Biodivers Conserv","language":"en","page":"</vt:lpwstr>
  </property>
  <property fmtid="{D5CDD505-2E9C-101B-9397-08002B2CF9AE}" pid="247" name="ZOTERO_BREF_Ho1uNlgOVmCh_1">
    <vt:lpwstr>ZOTERO_ITEM CSL_CITATION {"citationID":"g8Ie1TYG","properties":{"formattedCitation":"(Grimbacher and Stork, 2009)","plainCitation":"(Grimbacher and Stork, 2009)","noteIndex":0},"citationItems":[{"id":608,"uris":["http://zotero.org/users/9696131/items/4Y3I</vt:lpwstr>
  </property>
  <property fmtid="{D5CDD505-2E9C-101B-9397-08002B2CF9AE}" pid="248" name="ZOTERO_BREF_Ho1uNlgOVmCh_10">
    <vt:lpwstr> Assemblage Inhabiting Lowland Tropical Rain Forest in Australia","volume":"41","author":[{"family":"Grimbacher","given":"Peter S."},{"family":"Stork","given":"Nigel E."}],"issued":{"date-parts":[["2009",5]]}}}],"schema":"https://github.com/citation-style</vt:lpwstr>
  </property>
  <property fmtid="{D5CDD505-2E9C-101B-9397-08002B2CF9AE}" pid="249" name="ZOTERO_BREF_Ho1uNlgOVmCh_11">
    <vt:lpwstr>-language/schema/raw/master/csl-citation.json"}</vt:lpwstr>
  </property>
  <property fmtid="{D5CDD505-2E9C-101B-9397-08002B2CF9AE}" pid="250" name="ZOTERO_BREF_Ho1uNlgOVmCh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251" name="ZOTERO_BREF_Ho1uNlgOVmCh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252" name="ZOTERO_BREF_Ho1uNlgOVmCh_4">
    <vt:lpwstr>re used to sample adult beetles at five locations at both ground and canopy levels. Beetles were caught throughout the year, but individual species were patchy in their temporal distribution, with the 124 more abundant species on average being present onl</vt:lpwstr>
  </property>
  <property fmtid="{D5CDD505-2E9C-101B-9397-08002B2CF9AE}" pid="253" name="ZOTERO_BREF_Ho1uNlgOVmCh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254" name="ZOTERO_BREF_Ho1uNlgOVmCh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255" name="ZOTERO_BREF_Ho1uNlgOVmCh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256" name="ZOTERO_BREF_Ho1uNlgOVmCh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257" name="ZOTERO_BREF_Ho1uNlgOVmCh_9">
    <vt:lpwstr>.","container-title":"Biotropica","DOI":"10.1111/j.1744-7429.2008.00477.x","ISSN":"0006-3606, 1744-7429","issue":"3","journalAbbreviation":"Biotropica","language":"en","page":"328-337","source":"DOI.org (Crossref)","title":"Seasonality of a Diverse Beetle</vt:lpwstr>
  </property>
  <property fmtid="{D5CDD505-2E9C-101B-9397-08002B2CF9AE}" pid="258" name="ZOTERO_BREF_IkiQbySnNMJP_1">
    <vt:lpwstr>ZOTERO_ITEM CSL_CITATION {"citationID":"pHTQNvW1","properties":{"formattedCitation":"(Lenoir {\\i{}et al.}, 2008)","plainCitation":"(Lenoir et al., 2008)","noteIndex":0},"citationItems":[{"id":696,"uris":["http://zotero.org/users/9696131/items/XI5XW6TJ"],</vt:lpwstr>
  </property>
  <property fmtid="{D5CDD505-2E9C-101B-9397-08002B2CF9AE}" pid="259" name="ZOTERO_BREF_IkiQbySnNMJP_2">
    <vt:lpwstr>"itemData":{"id":696,"type":"article-journal","abstract":"Spatial fingerprints of climate change on biotic communities are usually associated with changes in the distribution of species at their latitudinal or altitudinal extremes. By comparing the altitu</vt:lpwstr>
  </property>
  <property fmtid="{D5CDD505-2E9C-101B-9397-08002B2CF9AE}" pid="260" name="ZOTERO_BREF_IkiQbySnNMJP_3">
    <vt:lpwstr>dinal distribution of 171 forest plant species between 1905 and 1985 and 1986 and 2005 along the entire elevation range (0 to 2600 meters above sea level) in west Europe, we show that climate warming has resulted in a significant upward shift in species o</vt:lpwstr>
  </property>
  <property fmtid="{D5CDD505-2E9C-101B-9397-08002B2CF9AE}" pid="261" name="ZOTERO_BREF_IkiQbySnNMJP_4">
    <vt:lpwstr>ptimum elevation averaging 29 meters per decade. The shift is larger for species restricted to mountain habitats and for grassy species, which are characterized by faster population turnover. Our study shows that climate change affects the spatial core of</vt:lpwstr>
  </property>
  <property fmtid="{D5CDD505-2E9C-101B-9397-08002B2CF9AE}" pid="262" name="ZOTERO_BREF_IkiQbySnNMJP_5">
    <vt:lpwstr> the distributional range of plant species, in addition to their distributional margins, as previously reported.","container-title":"Science","DOI":"10.1126/science.1156831","issue":"5884","page":"1768-1771","publisher":"American Association for the Advan</vt:lpwstr>
  </property>
  <property fmtid="{D5CDD505-2E9C-101B-9397-08002B2CF9AE}" pid="263" name="ZOTERO_BREF_IkiQbySnNMJP_6">
    <vt:lpwstr>cement of Science","source":"science.org (Atypon)","title":"A Significant Upward Shift in Plant Species Optimum Elevation During the 20th Century","volume":"320","author":[{"family":"Lenoir","given":"J."},{"family":"Gégout","given":"J. C."},{"family":"Mar</vt:lpwstr>
  </property>
  <property fmtid="{D5CDD505-2E9C-101B-9397-08002B2CF9AE}" pid="264" name="ZOTERO_BREF_IkiQbySnNMJP_7">
    <vt:lpwstr>quet","given":"P. A."},{"family":"Ruffray","given":"P.","non-dropping-particle":"de"},{"family":"Brisse","given":"H."}],"issued":{"date-parts":[["2008",6,27]]}}}],"schema":"https://github.com/citation-style-language/schema/raw/master/csl-citation.json"}</vt:lpwstr>
  </property>
  <property fmtid="{D5CDD505-2E9C-101B-9397-08002B2CF9AE}" pid="265" name="ZOTERO_BREF_IlXHs5w39UzV_1">
    <vt:lpwstr>ZOTERO_ITEM CSL_CITATION {"citationID":"1Jg9WBho","properties":{"formattedCitation":"(Oksanen {\\i{}et al.}, 2025)","plainCitation":"(Oksanen et al., 2025)","noteIndex":0},"citationItems":[{"id":812,"uris":["http://zotero.org/users/9696131/items/A6UI2XFC"</vt:lpwstr>
  </property>
  <property fmtid="{D5CDD505-2E9C-101B-9397-08002B2CF9AE}" pid="266" name="ZOTERO_BREF_IlXHs5w39UzV_2">
    <vt:lpwstr>],"itemData":{"id":812,"type":"book","DOI":"10.32614/CRAN.package.vegan","title":"vegan: Community Ecology Package","URL":"https://CRAN.R-project.org/package=vegan","author":[{"family":"Oksanen","given":"Jari"},{"family":"Simpson","given":"Gavin L."},{"fa</vt:lpwstr>
  </property>
  <property fmtid="{D5CDD505-2E9C-101B-9397-08002B2CF9AE}" pid="267" name="ZOTERO_BREF_IlXHs5w39UzV_3">
    <vt:lpwstr>mily":"Blanchet","given":"F. Guillaume"},{"family":"Kindt","given":"Roeland"},{"family":"Legendre","given":"Pierre"},{"family":"Minchin","given":"Peter R."},{"family":"O'Hara","given":"R. B."},{"family":"Solymos","given":"Peter"},{"family":"Stevens","give</vt:lpwstr>
  </property>
  <property fmtid="{D5CDD505-2E9C-101B-9397-08002B2CF9AE}" pid="268" name="ZOTERO_BREF_IlXHs5w39UzV_4">
    <vt:lpwstr>n":"M. Henry H."},{"family":"Szoecs","given":"Eduard"},{"family":"Wagner","given":"Helene"},{"family":"Barbour","given":"Matt"},{"family":"Bedward","given":"Michael"},{"family":"Bolker","given":"Ben"},{"family":"Borcard","given":"Daniel"},{"family":"Borma</vt:lpwstr>
  </property>
  <property fmtid="{D5CDD505-2E9C-101B-9397-08002B2CF9AE}" pid="269" name="ZOTERO_BREF_IlXHs5w39UzV_5">
    <vt:lpwstr>n","given":"Tuomas"},{"family":"Carvalho","given":"Gustavo"},{"family":"Chirico","given":"Michael"},{"family":"Caceres","given":"Miquel De"},{"family":"Durand","given":"Sebastien"},{"family":"Evangelista","given":"Heloisa Beatriz Antoniazi"},{"family":"Fi</vt:lpwstr>
  </property>
  <property fmtid="{D5CDD505-2E9C-101B-9397-08002B2CF9AE}" pid="270" name="ZOTERO_BREF_IlXHs5w39UzV_6">
    <vt:lpwstr>tzJohn","given":"Rich"},{"family":"Friendly","given":"Michael"},{"family":"Furneaux","given":"Brendan"},{"family":"Hannigan","given":"Geoffrey"},{"family":"Hill","given":"Mark O."},{"family":"Lahti","given":"Leo"},{"family":"Martino","given":"Cameron"},{"</vt:lpwstr>
  </property>
  <property fmtid="{D5CDD505-2E9C-101B-9397-08002B2CF9AE}" pid="271" name="ZOTERO_BREF_IlXHs5w39UzV_7">
    <vt:lpwstr>family":"McGlinn","given":"Dan"},{"family":"Ouellette","given":"Marie-Helene"},{"family":"Cunha","given":"Eduardo Ribeiro"},{"family":"Smith","given":"Tyler"},{"family":"Stier","given":"Adrian"},{"family":"Braak","given":"Cajo J. F. Ter"},{"family":"Weedo</vt:lpwstr>
  </property>
  <property fmtid="{D5CDD505-2E9C-101B-9397-08002B2CF9AE}" pid="272" name="ZOTERO_BREF_IlXHs5w39UzV_8">
    <vt:lpwstr>n","given":"James"}],"issued":{"date-parts":[["2025"]]}}}],"schema":"https://github.com/citation-style-language/schema/raw/master/csl-citation.json"}</vt:lpwstr>
  </property>
  <property fmtid="{D5CDD505-2E9C-101B-9397-08002B2CF9AE}" pid="273" name="ZOTERO_BREF_JacoaSRaI2uP_1">
    <vt:lpwstr>ZOTERO_ITEM CSL_CITATION {"citationID":"q6BX71oQ","properties":{"formattedCitation":"(Hodek, 2012)","plainCitation":"(Hodek, 2012)","noteIndex":0},"citationItems":[{"id":616,"uris":["http://zotero.org/users/9696131/items/A5D6Q8T3"],"itemData":{"id":616,"t</vt:lpwstr>
  </property>
  <property fmtid="{D5CDD505-2E9C-101B-9397-08002B2CF9AE}" pid="274" name="ZOTERO_BREF_JacoaSRaI2uP_2">
    <vt:lpwstr>ype":"article-journal","abstract":"Recent studies dealing with adult (reproductive) diapause in the Coleoptera are reviewed, as a kind of supplement to the classic compendia. In the first two sections, the general characteristics of adult diapause are des</vt:lpwstr>
  </property>
  <property fmtid="{D5CDD505-2E9C-101B-9397-08002B2CF9AE}" pid="275" name="ZOTERO_BREF_JacoaSRaI2uP_3">
    <vt:lpwstr>cribed and principal terms explained. Original articles dealing with 19 species from nine coleopteran families (Coccinellidae, Chrysomelidae, Bruchidae, Curculionidae, Carabidae, Silphidae, Scolytidae, Scarabaeidae, and Endomychidae) are reviewed. Finally</vt:lpwstr>
  </property>
  <property fmtid="{D5CDD505-2E9C-101B-9397-08002B2CF9AE}" pid="276" name="ZOTERO_BREF_JacoaSRaI2uP_4">
    <vt:lpwstr> attempts are made at generalisations from the papers reviewed, and hypotheses on diapause evolution are inferred. A polyphenic character of diapause is a prominent feature in\n              C. septempunctata\n              and\n              L. decemline</vt:lpwstr>
  </property>
  <property fmtid="{D5CDD505-2E9C-101B-9397-08002B2CF9AE}" pid="277" name="ZOTERO_BREF_JacoaSRaI2uP_5">
    <vt:lpwstr>ata\n              , but has been found also in other Coleoptera and in insects generally and often generates voltinism heterogeneity within populations.","container-title":"Psyche: A Journal of Entomology","DOI":"10.1155/2012/249081","ISSN":"0033-2615, 1</vt:lpwstr>
  </property>
  <property fmtid="{D5CDD505-2E9C-101B-9397-08002B2CF9AE}" pid="278" name="ZOTERO_BREF_JacoaSRaI2uP_6">
    <vt:lpwstr>687-7438","journalAbbreviation":"Psyche: A Journal of Entomology","language":"en","license":"http://creativecommons.org/licenses/by/3.0/","page":"1-10","source":"DOI.org (Crossref)","title":"Adult Diapause in Coleoptera","volume":"2012","author":[{"family</vt:lpwstr>
  </property>
  <property fmtid="{D5CDD505-2E9C-101B-9397-08002B2CF9AE}" pid="279" name="ZOTERO_BREF_JacoaSRaI2uP_7">
    <vt:lpwstr>":"Hodek","given":"Ivo"}],"issued":{"date-parts":[["2012"]]}}}],"schema":"https://github.com/citation-style-language/schema/raw/master/csl-citation.json"}</vt:lpwstr>
  </property>
  <property fmtid="{D5CDD505-2E9C-101B-9397-08002B2CF9AE}" pid="280" name="ZOTERO_BREF_JuLa21O5Vhz3_1">
    <vt:lpwstr>ZOTERO_ITEM CSL_CITATION {"citationID":"0MkImBCp","properties":{"formattedCitation":"(Liu {\\i{}et al.}, 2016)","plainCitation":"(Liu et al., 2016)","noteIndex":0},"citationItems":[{"id":39,"uris":["http://zotero.org/users/9696131/items/E9S6BHXL"],"itemDa</vt:lpwstr>
  </property>
  <property fmtid="{D5CDD505-2E9C-101B-9397-08002B2CF9AE}" pid="281" name="ZOTERO_BREF_JuLa21O5Vhz3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282" name="ZOTERO_BREF_JuLa21O5Vhz3_11">
    <vt:lpwstr>iven":"Te-Sheng"},{"family":"Ma","given":"Ling-Fa"},{"family":"Liu","given":"Lu-Lu"},{"family":"Yang","given":"Kun"}],"issued":{"date-parts":[["2016",5,1]]}}}],"schema":"https://github.com/citation-style-language/schema/raw/master/csl-citation.json"}</vt:lpwstr>
  </property>
  <property fmtid="{D5CDD505-2E9C-101B-9397-08002B2CF9AE}" pid="283" name="ZOTERO_BREF_JuLa21O5Vhz3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284" name="ZOTERO_BREF_JuLa21O5Vhz3_3">
    <vt:lpwstr>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285" name="ZOTERO_BREF_JuLa21O5Vhz3_4">
    <vt:lpwstr> 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286" name="ZOTERO_BREF_JuLa21O5Vhz3_5">
    <vt:lpwstr>egion of northwestern China. Additionally, we collected key variables related to the vegetation (shrub cover, height, herbaceous plant biomass, and species richness) and soil (soil pH, texture, and salinity). Variation partitioning showed that vegetation </vt:lpwstr>
  </property>
  <property fmtid="{D5CDD505-2E9C-101B-9397-08002B2CF9AE}" pid="287" name="ZOTERO_BREF_JuLa21O5Vhz3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288" name="ZOTERO_BREF_JuLa21O5Vhz3_7">
    <vt:lpwstr> 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289" name="ZOTERO_BREF_JuLa21O5Vhz3_8">
    <vt:lpwstr>d soil influenced beetle abundance and diversity through both direct and indirect effects, and the strength of this influence varied among the functional groups. Overall, we conclude that vegetation and vegetation–soil interactions are important determina</vt:lpwstr>
  </property>
  <property fmtid="{D5CDD505-2E9C-101B-9397-08002B2CF9AE}" pid="290" name="ZOTERO_BREF_JuLa21O5Vhz3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291" name="ZOTERO_BREF_KqxshCxpWBqs_1">
    <vt:lpwstr>ZOTERO_ITEM CSL_CITATION {"citationID":"IpQQEPJC","properties":{"formattedCitation":"(Kremen and Chaplin-Kramer, 2007; Oberhauser and Guiney, 2009)","plainCitation":"(Kremen and Chaplin-Kramer, 2007; Oberhauser and Guiney, 2009)","noteIndex":0},"citationI</vt:lpwstr>
  </property>
  <property fmtid="{D5CDD505-2E9C-101B-9397-08002B2CF9AE}" pid="292" name="ZOTERO_BREF_KqxshCxpWBqs_10">
    <vt:lpwstr>DOI.org (Crossref)","title":"Insects as flagship conservation species","volume":"1","author":[{"family":"Oberhauser","given":"Karen"},{"family":"Guiney","given":"Margaret"}],"issued":{"date-parts":[["2009"]]}}}],"schema":"https://github.com/citation-style</vt:lpwstr>
  </property>
  <property fmtid="{D5CDD505-2E9C-101B-9397-08002B2CF9AE}" pid="293" name="ZOTERO_BREF_KqxshCxpWBqs_11">
    <vt:lpwstr>-language/schema/raw/master/csl-citation.json"}</vt:lpwstr>
  </property>
  <property fmtid="{D5CDD505-2E9C-101B-9397-08002B2CF9AE}" pid="294" name="ZOTERO_BREF_KqxshCxpWBqs_2">
    <vt:lpwstr>tems":[{"id":42,"uris":["http://zotero.org/users/9696131/items/YVH8JF8K"],"itemData":{"id":42,"type":"chapter","container-title":"Insect Conservation Biology","ISBN":"978-1-84593-254-1","language":"en","note":"DOI: 10.1079/9781845932541.0000","page":"349-</vt:lpwstr>
  </property>
  <property fmtid="{D5CDD505-2E9C-101B-9397-08002B2CF9AE}" pid="295" name="ZOTERO_BREF_KqxshCxpWBqs_3">
    <vt:lpwstr>382","publisher":"CAB International","publisher-place":"UK","source":"DOI.org (Crossref)","title":"Insects as Providers of Ecosystem Services: Crop Pollination and Pest Control","URL":"http://www.cabidigitallibrary.org/doi/book/10.1079/9781845932541.0000"</vt:lpwstr>
  </property>
  <property fmtid="{D5CDD505-2E9C-101B-9397-08002B2CF9AE}" pid="296" name="ZOTERO_BREF_KqxshCxpWBqs_4">
    <vt:lpwstr>,"author":[{"family":"Kremen","given":"Claire"},{"family":"Chaplin-Kramer","given":"Rebecca"}],"accessed":{"date-parts":[["2023",6,18]]},"issued":{"date-parts":[["2007",6,27]]}}},{"id":49,"uris":["http://zotero.org/users/9696131/items/JBNZLHQ5"],"itemData</vt:lpwstr>
  </property>
  <property fmtid="{D5CDD505-2E9C-101B-9397-08002B2CF9AE}" pid="297" name="ZOTERO_BREF_KqxshCxpWBqs_5">
    <vt:lpwstr>":{"id":49,"type":"article-journal","abstract":"Abstract\n              Insect conservation has generally received less public attention than vertebrate conservation. Less is known about threats to invertebrates, and invertebrates generally have less publ</vt:lpwstr>
  </property>
  <property fmtid="{D5CDD505-2E9C-101B-9397-08002B2CF9AE}" pid="298" name="ZOTERO_BREF_KqxshCxpWBqs_6">
    <vt:lpwstr>ic charisma than vertebrates and thus engender less concern. We argue that an additional reason is that invertebrates are rarely used as flagship conservation species, and that increased focus on invertebrate conservation in public campaigns would benefit</vt:lpwstr>
  </property>
  <property fmtid="{D5CDD505-2E9C-101B-9397-08002B2CF9AE}" pid="299" name="ZOTERO_BREF_KqxshCxpWBqs_7">
    <vt:lpwstr> this important group of species and conservation efforts in general. We describe conservation efforts focused on three groups: charismatic insects, endangered insects, and insects that provide important ecological services. In each of these cases, we pro</vt:lpwstr>
  </property>
  <property fmtid="{D5CDD505-2E9C-101B-9397-08002B2CF9AE}" pid="300" name="ZOTERO_BREF_KqxshCxpWBqs_8">
    <vt:lpwstr>vide a case study that illustrates ways in which these efforts have wide-reaching conservation and education impacts. Our goals are to expand insect conservation efforts and to motivate entomologists and conservationists in general to utilize appropriate </vt:lpwstr>
  </property>
  <property fmtid="{D5CDD505-2E9C-101B-9397-08002B2CF9AE}" pid="301" name="ZOTERO_BREF_KqxshCxpWBqs_9">
    <vt:lpwstr>insect species to garner support for conservation efforts.","container-title":"Terrestrial Arthropod Reviews","DOI":"10.1163/187498308X414733","ISSN":"1874-9828, 1874-9836","issue":"2","journalAbbreviation":"Terr Arthropod Rev","page":"111-123","source":"</vt:lpwstr>
  </property>
  <property fmtid="{D5CDD505-2E9C-101B-9397-08002B2CF9AE}" pid="302" name="ZOTERO_BREF_LmKYaqtuFrwt_1">
    <vt:lpwstr>ZOTERO_ITEM CSL_CITATION {"citationID":"JNWJ6TTx","properties":{"formattedCitation":"(R Core Team, 2026)","plainCitation":"(R Core Team, 2026)","noteIndex":0},"citationItems":[{"id":724,"uris":["http://zotero.org/users/9696131/items/WV8LH936"],"itemData":</vt:lpwstr>
  </property>
  <property fmtid="{D5CDD505-2E9C-101B-9397-08002B2CF9AE}" pid="303" name="ZOTERO_BREF_LmKYaqtuFrwt_2">
    <vt:lpwstr>{"id":724,"type":"book","publisher":"R Foundation for Statistical Computing","publisher-place":"Vienna, Austria","title":"R: A Language and Environment for Statistical Computing","URL":"https://www.R-project.org/","author":[{"literal":"R Core Team"}],"iss</vt:lpwstr>
  </property>
  <property fmtid="{D5CDD505-2E9C-101B-9397-08002B2CF9AE}" pid="304" name="ZOTERO_BREF_LmKYaqtuFrwt_3">
    <vt:lpwstr>ued":{"date-parts":[["2026"]]}}}],"schema":"https://github.com/citation-style-language/schema/raw/master/csl-citation.json"}</vt:lpwstr>
  </property>
  <property fmtid="{D5CDD505-2E9C-101B-9397-08002B2CF9AE}" pid="305" name="ZOTERO_BREF_LmQuqM2954KG_1">
    <vt:lpwstr>ZOTERO_ITEM CSL_CITATION {"citationID":"7XX36Xxd","properties":{"formattedCitation":"(Hersbach {\\i{}et al.}, 2020)","plainCitation":"(Hersbach et al., 2020)","noteIndex":0},"citationItems":[{"id":599,"uris":["http://zotero.org/users/9696131/items/E7GWAGQ</vt:lpwstr>
  </property>
  <property fmtid="{D5CDD505-2E9C-101B-9397-08002B2CF9AE}" pid="306" name="ZOTERO_BREF_LmQuqM2954KG_10">
    <vt:lpwstr>breviation":"Quart J Royal Meteoro Soc","language":"en","page":"1999-2049","source":"DOI.org (Crossref)","title":"The ERA5 global reanalysis","volume":"146","author":[{"family":"Hersbach","given":"Hans"},{"family":"Bell","given":"Bill"},{"family":"Berrisf</vt:lpwstr>
  </property>
  <property fmtid="{D5CDD505-2E9C-101B-9397-08002B2CF9AE}" pid="307" name="ZOTERO_BREF_LmQuqM2954KG_11">
    <vt:lpwstr>ord","given":"Paul"},{"family":"Hirahara","given":"Shoji"},{"family":"Horányi","given":"András"},{"family":"Muñoz‐Sabater","given":"Joaquín"},{"family":"Nicolas","given":"Julien"},{"family":"Peubey","given":"Carole"},{"family":"Radu","given":"Raluca"},{"f</vt:lpwstr>
  </property>
  <property fmtid="{D5CDD505-2E9C-101B-9397-08002B2CF9AE}" pid="308" name="ZOTERO_BREF_LmQuqM2954KG_12">
    <vt:lpwstr>amily":"Schepers","given":"Dinand"},{"family":"Simmons","given":"Adrian"},{"family":"Soci","given":"Cornel"},{"family":"Abdalla","given":"Saleh"},{"family":"Abellan","given":"Xavier"},{"family":"Balsamo","given":"Gianpaolo"},{"family":"Bechtold","given":"</vt:lpwstr>
  </property>
  <property fmtid="{D5CDD505-2E9C-101B-9397-08002B2CF9AE}" pid="309" name="ZOTERO_BREF_LmQuqM2954KG_13">
    <vt:lpwstr>Peter"},{"family":"Biavati","given":"Gionata"},{"family":"Bidlot","given":"Jean"},{"family":"Bonavita","given":"Massimo"},{"family":"De Chiara","given":"Giovanna"},{"family":"Dahlgren","given":"Per"},{"family":"Dee","given":"Dick"},{"family":"Diamantakis"</vt:lpwstr>
  </property>
  <property fmtid="{D5CDD505-2E9C-101B-9397-08002B2CF9AE}" pid="310" name="ZOTERO_BREF_LmQuqM2954KG_14">
    <vt:lpwstr>,"given":"Michail"},{"family":"Dragani","given":"Rossana"},{"family":"Flemming","given":"Johannes"},{"family":"Forbes","given":"Richard"},{"family":"Fuentes","given":"Manuel"},{"family":"Geer","given":"Alan"},{"family":"Haimberger","given":"Leo"},{"family</vt:lpwstr>
  </property>
  <property fmtid="{D5CDD505-2E9C-101B-9397-08002B2CF9AE}" pid="311" name="ZOTERO_BREF_LmQuqM2954KG_15">
    <vt:lpwstr>":"Healy","given":"Sean"},{"family":"Hogan","given":"Robin J."},{"family":"Hólm","given":"Elías"},{"family":"Janisková","given":"Marta"},{"family":"Keeley","given":"Sarah"},{"family":"Laloyaux","given":"Patrick"},{"family":"Lopez","given":"Philippe"},{"fa</vt:lpwstr>
  </property>
  <property fmtid="{D5CDD505-2E9C-101B-9397-08002B2CF9AE}" pid="312" name="ZOTERO_BREF_LmQuqM2954KG_16">
    <vt:lpwstr>mily":"Lupu","given":"Cristina"},{"family":"Radnoti","given":"Gabor"},{"family":"De Rosnay","given":"Patricia"},{"family":"Rozum","given":"Iryna"},{"family":"Vamborg","given":"Freja"},{"family":"Villaume","given":"Sebastien"},{"family":"Thépaut","given":"</vt:lpwstr>
  </property>
  <property fmtid="{D5CDD505-2E9C-101B-9397-08002B2CF9AE}" pid="313" name="ZOTERO_BREF_LmQuqM2954KG_17">
    <vt:lpwstr>Jean‐Noël"}],"issued":{"date-parts":[["2020",7]]}}}],"schema":"https://github.com/citation-style-language/schema/raw/master/csl-citation.json"}</vt:lpwstr>
  </property>
  <property fmtid="{D5CDD505-2E9C-101B-9397-08002B2CF9AE}" pid="314" name="ZOTERO_BREF_LmQuqM2954KG_2">
    <vt:lpwstr>J"],"itemData":{"id":599,"type":"article-journal","abstract":"Abstract\n            Within the Copernicus Climate Change Service (C3S), ECMWF is producing the ERA5 reanalysis which, once completed, will embody a detailed record of the global atmosphere, l</vt:lpwstr>
  </property>
  <property fmtid="{D5CDD505-2E9C-101B-9397-08002B2CF9AE}" pid="315" name="ZOTERO_BREF_LmQuqM2954KG_3">
    <vt:lpwstr>and surface and ocean waves from 1950 onwards. This new reanalysis replaces the ERA‐Interim reanalysis (spanning 1979 onwards) which was started in 2006. ERA5 is based on the Integrated Forecasting System (IFS) Cy41r2 which was operational in 2016. ERA5 t</vt:lpwstr>
  </property>
  <property fmtid="{D5CDD505-2E9C-101B-9397-08002B2CF9AE}" pid="316" name="ZOTERO_BREF_LmQuqM2954KG_4">
    <vt:lpwstr>hus benefits from a decade of developments in model physics, core dynamics and data assimilation. In addition to a significantly enhanced horizontal resolution of 31 km, compared to 80 km for ERA‐Interim, ERA5 has hourly output throughout, and an uncertai</vt:lpwstr>
  </property>
  <property fmtid="{D5CDD505-2E9C-101B-9397-08002B2CF9AE}" pid="317" name="ZOTERO_BREF_LmQuqM2954KG_5">
    <vt:lpwstr>nty estimate from an ensemble (3‐hourly at half the horizontal resolution). This paper describes the general set‐up of ERA5, as well as a basic evaluation of characteristics and performance, with a focus on the dataset from 1979 onwards which is currently</vt:lpwstr>
  </property>
  <property fmtid="{D5CDD505-2E9C-101B-9397-08002B2CF9AE}" pid="318" name="ZOTERO_BREF_LmQuqM2954KG_6">
    <vt:lpwstr> publicly available. Re‐forecasts from ERA5 analyses show a gain of up to one day in skill with respect to ERA‐Interim. Comparison with radiosonde and PILOT data prior to assimilation shows an improved fit for temperature, wind and humidity in the troposp</vt:lpwstr>
  </property>
  <property fmtid="{D5CDD505-2E9C-101B-9397-08002B2CF9AE}" pid="319" name="ZOTERO_BREF_LmQuqM2954KG_7">
    <vt:lpwstr>here, but not the stratosphere. A comparison with independent buoy data shows a much improved fit for ocean wave height. The uncertainty estimate reflects the evolution of the observing systems used in ERA5. The enhanced temporal and spatial resolution al</vt:lpwstr>
  </property>
  <property fmtid="{D5CDD505-2E9C-101B-9397-08002B2CF9AE}" pid="320" name="ZOTERO_BREF_LmQuqM2954KG_8">
    <vt:lpwstr>lows for a detailed evolution of weather systems. For precipitation, global‐mean correlation with monthly‐mean GPCP data is increased from 67% to 77%. In general, low‐frequency variability is found to be well represented and from 10 hPa downwards general </vt:lpwstr>
  </property>
  <property fmtid="{D5CDD505-2E9C-101B-9397-08002B2CF9AE}" pid="321" name="ZOTERO_BREF_LmQuqM2954KG_9">
    <vt:lpwstr>patterns of anomalies in temperature match those from the ERA‐Interim, MERRA‐2 and JRA‐55 reanalyses.","container-title":"Quarterly Journal of the Royal Meteorological Society","DOI":"10.1002/qj.3803","ISSN":"0035-9009, 1477-870X","issue":"730","journalAb</vt:lpwstr>
  </property>
  <property fmtid="{D5CDD505-2E9C-101B-9397-08002B2CF9AE}" pid="322" name="ZOTERO_BREF_MCVieAhywHXX_1">
    <vt:lpwstr>ZOTERO_ITEM CSL_CITATION {"citationID":"UAOkS7Ng","properties":{"formattedCitation":"(Berzitis {\\i{}et al.}, 2014)","plainCitation":"(Berzitis et al., 2014)","noteIndex":0},"citationItems":[{"id":751,"uris":["http://zotero.org/users/9696131/items/EQBM399</vt:lpwstr>
  </property>
  <property fmtid="{D5CDD505-2E9C-101B-9397-08002B2CF9AE}" pid="323" name="ZOTERO_BREF_MCVieAhywHXX_10">
    <vt:lpwstr>://onlinelibrary.wiley.com/doi/pdf/10.1111/gcb.12557","page":"2778-2792","source":"Wiley Online Library","title":"Climate and host plant availability impact the future distribution of the bean leaf beetle (Cerotoma trifurcata)","volume":"20","author":[{"f</vt:lpwstr>
  </property>
  <property fmtid="{D5CDD505-2E9C-101B-9397-08002B2CF9AE}" pid="324" name="ZOTERO_BREF_MCVieAhywHXX_11">
    <vt:lpwstr>amily":"Berzitis","given":"Emily A."},{"family":"Minigan","given":"Jordan N."},{"family":"Hallett","given":"Rebecca H."},{"family":"Newman","given":"Jonathan A."}],"issued":{"date-parts":[["2014"]]}}}],"schema":"https://github.com/citation-style-language/</vt:lpwstr>
  </property>
  <property fmtid="{D5CDD505-2E9C-101B-9397-08002B2CF9AE}" pid="325" name="ZOTERO_BREF_MCVieAhywHXX_12">
    <vt:lpwstr>schema/raw/master/csl-citation.json"}</vt:lpwstr>
  </property>
  <property fmtid="{D5CDD505-2E9C-101B-9397-08002B2CF9AE}" pid="326" name="ZOTERO_BREF_MCVieAhywHXX_2">
    <vt:lpwstr>I"],"itemData":{"id":751,"type":"article-journal","abstract":"The bean leaf beetle, Cerotoma trifurcata, has become a major pest of soybean throughout its North American range. With a changing climate, there is the potential for this pest to further expan</vt:lpwstr>
  </property>
  <property fmtid="{D5CDD505-2E9C-101B-9397-08002B2CF9AE}" pid="327" name="ZOTERO_BREF_MCVieAhywHXX_3">
    <vt:lpwstr>d its distribution and become an increasingly severe pest in certain regions. To examine this possibility, we developed bioclimatic envelope models for both the bean leaf beetle, and its most important agronomic host plant, soybean (Glycine max). These tw</vt:lpwstr>
  </property>
  <property fmtid="{D5CDD505-2E9C-101B-9397-08002B2CF9AE}" pid="328" name="ZOTERO_BREF_MCVieAhywHXX_4">
    <vt:lpwstr>o models were combined to examine the potential future pest status of the beetle using climate change projections from multiple general circulation models (GCMs) and climate change scenarios. Despite the broad tolerances of soybean, incorporation of host </vt:lpwstr>
  </property>
  <property fmtid="{D5CDD505-2E9C-101B-9397-08002B2CF9AE}" pid="329" name="ZOTERO_BREF_MCVieAhywHXX_5">
    <vt:lpwstr>plant availability substantially decreased the suitable and favourable areas for the bean leaf beetle as compared to an evaluation based solely on the climate envelope of the beetle, demonstrating the importance of incorporating biotic interactions in the</vt:lpwstr>
  </property>
  <property fmtid="{D5CDD505-2E9C-101B-9397-08002B2CF9AE}" pid="330" name="ZOTERO_BREF_MCVieAhywHXX_6">
    <vt:lpwstr>se predictions. The use of multiple GCM–scenario combinations also revealed differences in predictions depending on the choice of GCM, with scenario choice having less of an impact. While the Norwegian model predicted little northward expansion of the bee</vt:lpwstr>
  </property>
  <property fmtid="{D5CDD505-2E9C-101B-9397-08002B2CF9AE}" pid="331" name="ZOTERO_BREF_MCVieAhywHXX_7">
    <vt:lpwstr>tle from its current northern range limit of southern Ontario and overall decreases in suitable and favourable areas over time, the Canadian and Russian models predict that much of Ontario and Quebec will become suitable for the beetle in the future, as w</vt:lpwstr>
  </property>
  <property fmtid="{D5CDD505-2E9C-101B-9397-08002B2CF9AE}" pid="332" name="ZOTERO_BREF_MCVieAhywHXX_8">
    <vt:lpwstr>ell as Manitoba under the Russian model. The Russian model also predicts expansion of the suitable and favourable areas for the beetle over time. Two predictions that do not depend on our choice of GCM include a decrease in suitability of the Mississippi </vt:lpwstr>
  </property>
  <property fmtid="{D5CDD505-2E9C-101B-9397-08002B2CF9AE}" pid="333" name="ZOTERO_BREF_MCVieAhywHXX_9">
    <vt:lpwstr>Delta region and continued favourability of the southeastern United States.","container-title":"Global Change Biology","DOI":"10.1111/gcb.12557","ISSN":"1365-2486","issue":"9","language":"en","license":"© 2014 John Wiley &amp; Sons Ltd","note":"_eprint: https</vt:lpwstr>
  </property>
  <property fmtid="{D5CDD505-2E9C-101B-9397-08002B2CF9AE}" pid="334" name="ZOTERO_BREF_MKkVaeD5iwPa_1">
    <vt:lpwstr>ZOTERO_ITEM CSL_CITATION {"citationID":"6P7rFWnN","properties":{"formattedCitation":"(Trichard {\\i{}et al.}, 2014; Makwela, Slotow and Munyai, 2023)","plainCitation":"(Trichard et al., 2014; Makwela, Slotow and Munyai, 2023)","noteIndex":0},"citationItem</vt:lpwstr>
  </property>
  <property fmtid="{D5CDD505-2E9C-101B-9397-08002B2CF9AE}" pid="335" name="ZOTERO_BREF_MKkVaeD5iwPa_10">
    <vt:lpwstr> Asia countries were significantly under-represented (n = 10). Carabid beetle response to agroecosystems varied between management practices, with biodiversity indices (n = 41: positive 60%, negative 19%, and neutral 19%) being the most measured response </vt:lpwstr>
  </property>
  <property fmtid="{D5CDD505-2E9C-101B-9397-08002B2CF9AE}" pid="336" name="ZOTERO_BREF_MKkVaeD5iwPa_11">
    <vt:lpwstr>variable, followed by functional diversity (n = 28: positive 67%, negative 25%, and neutral 7%). Overall, our findings highlight the need for more research in underdeveloped countries, to investigate the potential of overlooked carabids and include respon</vt:lpwstr>
  </property>
  <property fmtid="{D5CDD505-2E9C-101B-9397-08002B2CF9AE}" pid="337" name="ZOTERO_BREF_MKkVaeD5iwPa_12">
    <vt:lpwstr>se variables measuring functional diversity in assessing the sustainability of agricultural management. This will assist policy makers and land managers in making active and informed decisions about agroecological disturbances and management.","container-</vt:lpwstr>
  </property>
  <property fmtid="{D5CDD505-2E9C-101B-9397-08002B2CF9AE}" pid="338" name="ZOTERO_BREF_MKkVaeD5iwPa_13">
    <vt:lpwstr>title":"Sustainability","DOI":"10.3390/su15053936","ISSN":"2071-1050","issue":"5","journalAbbreviation":"Sustainability","language":"en","page":"3936","source":"DOI.org (Crossref)","title":"Carabid Beetles (Coleoptera) as Indicators of Sustainability in A</vt:lpwstr>
  </property>
  <property fmtid="{D5CDD505-2E9C-101B-9397-08002B2CF9AE}" pid="339" name="ZOTERO_BREF_MKkVaeD5iwPa_14">
    <vt:lpwstr>groecosystems: A Systematic Review","title-short":"Carabid Beetles (Coleoptera) as Indicators of Sustainability in Agroecosystems","volume":"15","author":[{"family":"Makwela","given":"Maria M."},{"family":"Slotow","given":"Rob"},{"family":"Munyai","given"</vt:lpwstr>
  </property>
  <property fmtid="{D5CDD505-2E9C-101B-9397-08002B2CF9AE}" pid="340" name="ZOTERO_BREF_MKkVaeD5iwPa_15">
    <vt:lpwstr>:"Thinandavha C."}],"issued":{"date-parts":[["2023",2,21]]}}}],"schema":"https://github.com/citation-style-language/schema/raw/master/csl-citation.json"}</vt:lpwstr>
  </property>
  <property fmtid="{D5CDD505-2E9C-101B-9397-08002B2CF9AE}" pid="341" name="ZOTERO_BREF_MKkVaeD5iwPa_2">
    <vt:lpwstr>s":[{"id":627,"uris":["http://zotero.org/users/9696131/items/MX74J7SI"],"itemData":{"id":627,"type":"article-journal","container-title":"Agriculture, Ecosystems &amp; Environment","DOI":"10.1016/j.agee.2014.01.031","ISSN":"01678809","journalAbbreviation":"Agr</vt:lpwstr>
  </property>
  <property fmtid="{D5CDD505-2E9C-101B-9397-08002B2CF9AE}" pid="342" name="ZOTERO_BREF_MKkVaeD5iwPa_3">
    <vt:lpwstr>iculture, Ecosystems &amp; Environment","language":"en","page":"40-47","source":"DOI.org (Crossref)","title":"The spatio-temporal distribution of weed seed predation differs between conservation agriculture and conventional tillage","volume":"188","author":[{</vt:lpwstr>
  </property>
  <property fmtid="{D5CDD505-2E9C-101B-9397-08002B2CF9AE}" pid="343" name="ZOTERO_BREF_MKkVaeD5iwPa_4">
    <vt:lpwstr>"family":"Trichard","given":"Aude"},{"family":"Ricci","given":"Benoit"},{"family":"Ducourtieux","given":"Chantal"},{"family":"Petit","given":"Sandrine"}],"issued":{"date-parts":[["2014",4]]}}},{"id":625,"uris":["http://zotero.org/users/9696131/items/U33EN</vt:lpwstr>
  </property>
  <property fmtid="{D5CDD505-2E9C-101B-9397-08002B2CF9AE}" pid="344" name="ZOTERO_BREF_MKkVaeD5iwPa_5">
    <vt:lpwstr>CPY"],"itemData":{"id":625,"type":"article-journal","abstract":"The sustainability of agroecosystems is at risk owing to continuous anthropogenic disturbance. As such, there is a need to evaluate indicator taxa that may be used to monitor the health of ag</vt:lpwstr>
  </property>
  <property fmtid="{D5CDD505-2E9C-101B-9397-08002B2CF9AE}" pid="345" name="ZOTERO_BREF_MKkVaeD5iwPa_6">
    <vt:lpwstr>ricultural management systems. Carabid beetles are ubiquitous and functionally crucial in agroecosystems while at the same time are sensitive to the changes caused by management practices. Their quick response to anthropogenic disturbances has been propos</vt:lpwstr>
  </property>
  <property fmtid="{D5CDD505-2E9C-101B-9397-08002B2CF9AE}" pid="346" name="ZOTERO_BREF_MKkVaeD5iwPa_7">
    <vt:lpwstr>ed as a practical and realistic tool for monitoring the sustainability of agricultural practices. However, there is still disagreement about carabids as possible indicators of agroecosystem sustainability. We conducted a systematic review of the responses</vt:lpwstr>
  </property>
  <property fmtid="{D5CDD505-2E9C-101B-9397-08002B2CF9AE}" pid="347" name="ZOTERO_BREF_MKkVaeD5iwPa_8">
    <vt:lpwstr> of carabid beetles to agricultural systems in different biogeographical areas. We examined whether these beetles could serve as potential indicators of agroecosystem sustainability. The ISI Web of Science, Google Scholar, and Scopus were used to search f</vt:lpwstr>
  </property>
  <property fmtid="{D5CDD505-2E9C-101B-9397-08002B2CF9AE}" pid="348" name="ZOTERO_BREF_MKkVaeD5iwPa_9">
    <vt:lpwstr>or papers published from 2000–2019. In total, we included 69 studies indicating the use of carabids to monitor the impact of management practices in agroecosystems. Most studies were conducted in European countries (n = 37), while Southern Africa and East</vt:lpwstr>
  </property>
  <property fmtid="{D5CDD505-2E9C-101B-9397-08002B2CF9AE}" pid="349" name="ZOTERO_BREF_MfUIH8jJedqp_1">
    <vt:lpwstr>ZOTERO_ITEM CSL_CITATION {"citationID":"8yyhKAKm","properties":{"formattedCitation":"(Sharp {\\i{}et al.}, 2025)","plainCitation":"(Sharp et al., 2025)","noteIndex":0},"citationItems":[{"id":672,"uris":["http://zotero.org/users/9696131/items/5BAWP9CV"],"i</vt:lpwstr>
  </property>
  <property fmtid="{D5CDD505-2E9C-101B-9397-08002B2CF9AE}" pid="350" name="ZOTERO_BREF_MfUIH8jJedqp_2">
    <vt:lpwstr>temData":{"id":672,"type":"article-journal","container-title":"Nature","DOI":"10.1038/s41586-025-09351-x","ISSN":"0028-0836, 1476-4687","issue":"8082","journalAbbreviation":"Nature","language":"en","page":"946-951","source":"DOI.org (Crossref)","title":"S</vt:lpwstr>
  </property>
  <property fmtid="{D5CDD505-2E9C-101B-9397-08002B2CF9AE}" pid="351" name="ZOTERO_BREF_MfUIH8jJedqp_3">
    <vt:lpwstr>tronger El Niños reduce tropical forest arthropod diversity and function","volume":"645","author":[{"family":"Sharp","given":"Adam C."},{"family":"Boyle","given":"Michael J. W."},{"family":"Bonebrake","given":"Timothy C."},{"family":"Guo","given":"Yirong"</vt:lpwstr>
  </property>
  <property fmtid="{D5CDD505-2E9C-101B-9397-08002B2CF9AE}" pid="352" name="ZOTERO_BREF_MfUIH8jJedqp_4">
    <vt:lpwstr>},{"family":"Kitching","given":"Roger L."},{"family":"Stork","given":"Nigel E."},{"family":"Zeng","given":"Xiaoyi"},{"family":"Ashton","given":"Louise A."}],"issued":{"date-parts":[["2025",9,25]]}}}],"schema":"https://github.com/citation-style-language/sc</vt:lpwstr>
  </property>
  <property fmtid="{D5CDD505-2E9C-101B-9397-08002B2CF9AE}" pid="353" name="ZOTERO_BREF_MfUIH8jJedqp_5">
    <vt:lpwstr>hema/raw/master/csl-citation.json"}</vt:lpwstr>
  </property>
  <property fmtid="{D5CDD505-2E9C-101B-9397-08002B2CF9AE}" pid="354" name="ZOTERO_BREF_N67OiMrxqONZ_1">
    <vt:lpwstr>ZOTERO_ITEM CSL_CITATION {"citationID":"hmaoY9Kz","properties":{"formattedCitation":"(Wilson {\\i{}et al.}, 2005)","plainCitation":"(Wilson et al., 2005)","noteIndex":0},"citationItems":[{"id":690,"uris":["http://zotero.org/users/9696131/items/9YMA7LRS"],</vt:lpwstr>
  </property>
  <property fmtid="{D5CDD505-2E9C-101B-9397-08002B2CF9AE}" pid="355" name="ZOTERO_BREF_N67OiMrxqONZ_2">
    <vt:lpwstr>"itemData":{"id":690,"type":"article-journal","abstract":"The first expected symptoms of a climate change-generated biodiversity crisis are range contractions and extinctions at lower elevational and latitudinal limits to species distributions. However, w</vt:lpwstr>
  </property>
  <property fmtid="{D5CDD505-2E9C-101B-9397-08002B2CF9AE}" pid="356" name="ZOTERO_BREF_N67OiMrxqONZ_3">
    <vt:lpwstr>hilst range expansions at high elevations and latitudes have been widely documented, there has been surprisingly little evidence for contractions at warm margins. We show that lower elevational limits for 16 butterfly species in central Spain have risen o</vt:lpwstr>
  </property>
  <property fmtid="{D5CDD505-2E9C-101B-9397-08002B2CF9AE}" pid="357" name="ZOTERO_BREF_N67OiMrxqONZ_4">
    <vt:lpwstr>n average by 212 m (± SE 60) in 30 years, accompanying a 1.3 °C rise (equivalent to c. 225 m) in mean annual temperature. These elevational shifts signify an average reduction in habitable area by one-third, with losses of 50–80% projected for the coming </vt:lpwstr>
  </property>
  <property fmtid="{D5CDD505-2E9C-101B-9397-08002B2CF9AE}" pid="358" name="ZOTERO_BREF_N67OiMrxqONZ_5">
    <vt:lpwstr>century, given maintenance of the species thermal associations. The results suggest that many species have already suffered climate-mediated habitat losses that may threaten their long-term chances of survival.","container-title":"Ecology Letters","DOI":"</vt:lpwstr>
  </property>
  <property fmtid="{D5CDD505-2E9C-101B-9397-08002B2CF9AE}" pid="359" name="ZOTERO_BREF_N67OiMrxqONZ_6">
    <vt:lpwstr>10.1111/j.1461-0248.2005.00824.x","ISSN":"1461-0248","issue":"11","language":"en","note":"_eprint: https://onlinelibrary.wiley.com/doi/pdf/10.1111/j.1461-0248.2005.00824.x","page":"1138-1146","source":"Wiley Online Library","title":"Changes to the elevati</vt:lpwstr>
  </property>
  <property fmtid="{D5CDD505-2E9C-101B-9397-08002B2CF9AE}" pid="360" name="ZOTERO_BREF_N67OiMrxqONZ_7">
    <vt:lpwstr>onal limits and extent of species ranges associated with climate change","volume":"8","author":[{"family":"Wilson","given":"Robert J."},{"family":"Gutiérrez","given":"David"},{"family":"Gutiérrez","given":"Javier"},{"family":"Martínez","given":"David"},{"</vt:lpwstr>
  </property>
  <property fmtid="{D5CDD505-2E9C-101B-9397-08002B2CF9AE}" pid="361" name="ZOTERO_BREF_N67OiMrxqONZ_8">
    <vt:lpwstr>family":"Agudo","given":"Rosa"},{"family":"Monserrat","given":"Víctor J."}],"issued":{"date-parts":[["2005"]]}}}],"schema":"https://github.com/citation-style-language/schema/raw/master/csl-citation.json"}</vt:lpwstr>
  </property>
  <property fmtid="{D5CDD505-2E9C-101B-9397-08002B2CF9AE}" pid="362" name="ZOTERO_BREF_NWmKW0Cxiznm_1">
    <vt:lpwstr>ZOTERO_ITEM CSL_CITATION {"citationID":"4fn4JGhE","properties":{"formattedCitation":"(Wilson {\\i{}et al.}, 2005)","plainCitation":"(Wilson et al., 2005)","noteIndex":0},"citationItems":[{"id":690,"uris":["http://zotero.org/users/9696131/items/9YMA7LRS"],</vt:lpwstr>
  </property>
  <property fmtid="{D5CDD505-2E9C-101B-9397-08002B2CF9AE}" pid="363" name="ZOTERO_BREF_NWmKW0Cxiznm_2">
    <vt:lpwstr>"itemData":{"id":690,"type":"article-journal","abstract":"The first expected symptoms of a climate change-generated biodiversity crisis are range contractions and extinctions at lower elevational and latitudinal limits to species distributions. However, w</vt:lpwstr>
  </property>
  <property fmtid="{D5CDD505-2E9C-101B-9397-08002B2CF9AE}" pid="364" name="ZOTERO_BREF_NWmKW0Cxiznm_3">
    <vt:lpwstr>hilst range expansions at high elevations and latitudes have been widely documented, there has been surprisingly little evidence for contractions at warm margins. We show that lower elevational limits for 16 butterfly species in central Spain have risen o</vt:lpwstr>
  </property>
  <property fmtid="{D5CDD505-2E9C-101B-9397-08002B2CF9AE}" pid="365" name="ZOTERO_BREF_NWmKW0Cxiznm_4">
    <vt:lpwstr>n average by 212 m (± SE 60) in 30 years, accompanying a 1.3 °C rise (equivalent to c. 225 m) in mean annual temperature. These elevational shifts signify an average reduction in habitable area by one-third, with losses of 50–80% projected for the coming </vt:lpwstr>
  </property>
  <property fmtid="{D5CDD505-2E9C-101B-9397-08002B2CF9AE}" pid="366" name="ZOTERO_BREF_NWmKW0Cxiznm_5">
    <vt:lpwstr>century, given maintenance of the species thermal associations. The results suggest that many species have already suffered climate-mediated habitat losses that may threaten their long-term chances of survival.","container-title":"Ecology Letters","DOI":"</vt:lpwstr>
  </property>
  <property fmtid="{D5CDD505-2E9C-101B-9397-08002B2CF9AE}" pid="367" name="ZOTERO_BREF_NWmKW0Cxiznm_6">
    <vt:lpwstr>10.1111/j.1461-0248.2005.00824.x","ISSN":"1461-0248","issue":"11","language":"en","note":"_eprint: https://onlinelibrary.wiley.com/doi/pdf/10.1111/j.1461-0248.2005.00824.x","page":"1138-1146","source":"Wiley Online Library","title":"Changes to the elevati</vt:lpwstr>
  </property>
  <property fmtid="{D5CDD505-2E9C-101B-9397-08002B2CF9AE}" pid="368" name="ZOTERO_BREF_NWmKW0Cxiznm_7">
    <vt:lpwstr>onal limits and extent of species ranges associated with climate change","volume":"8","author":[{"family":"Wilson","given":"Robert J."},{"family":"Gutiérrez","given":"David"},{"family":"Gutiérrez","given":"Javier"},{"family":"Martínez","given":"David"},{"</vt:lpwstr>
  </property>
  <property fmtid="{D5CDD505-2E9C-101B-9397-08002B2CF9AE}" pid="369" name="ZOTERO_BREF_NWmKW0Cxiznm_8">
    <vt:lpwstr>family":"Agudo","given":"Rosa"},{"family":"Monserrat","given":"Víctor J."}],"issued":{"date-parts":[["2005"]]}}}],"schema":"https://github.com/citation-style-language/schema/raw/master/csl-citation.json"}</vt:lpwstr>
  </property>
  <property fmtid="{D5CDD505-2E9C-101B-9397-08002B2CF9AE}" pid="370" name="ZOTERO_BREF_PfSbwT7cuKYY_1">
    <vt:lpwstr>ZOTERO_ITEM CSL_CITATION {"citationID":"JeuWGDtR","properties":{"formattedCitation":"(Losey and Vaughan, 2006)","plainCitation":"(Losey and Vaughan, 2006)","noteIndex":0},"citationItems":[{"id":621,"uris":["http://zotero.org/users/9696131/items/72MBX2ZZ"]</vt:lpwstr>
  </property>
  <property fmtid="{D5CDD505-2E9C-101B-9397-08002B2CF9AE}" pid="371" name="ZOTERO_BREF_PfSbwT7cuKYY_2">
    <vt:lpwstr>,"itemData":{"id":621,"type":"article-journal","container-title":"BioScience","DOI":"10.1641/0006-3568(2006)56[311:TEVOES]2.0.CO;2","ISSN":"0006-3568","issue":"4","journalAbbreviation":"BioScience","language":"en","page":"311","source":"DOI.org (Crossref)</vt:lpwstr>
  </property>
  <property fmtid="{D5CDD505-2E9C-101B-9397-08002B2CF9AE}" pid="372" name="ZOTERO_BREF_PfSbwT7cuKYY_3">
    <vt:lpwstr>","title":"The Economic Value of Ecological Services Provided by Insects","volume":"56","author":[{"family":"Losey","given":"John E."},{"family":"Vaughan","given":"Mace"}],"issued":{"date-parts":[["2006"]]}}}],"schema":"https://github.com/citation-style-l</vt:lpwstr>
  </property>
  <property fmtid="{D5CDD505-2E9C-101B-9397-08002B2CF9AE}" pid="373" name="ZOTERO_BREF_PfSbwT7cuKYY_4">
    <vt:lpwstr>anguage/schema/raw/master/csl-citation.json"}</vt:lpwstr>
  </property>
  <property fmtid="{D5CDD505-2E9C-101B-9397-08002B2CF9AE}" pid="374" name="ZOTERO_BREF_PpPwkQIptt87_1">
    <vt:lpwstr>ZOTERO_ITEM CSL_CITATION {"citationID":"FZvC59hK","properties":{"formattedCitation":"(Byeon {\\i{}et al.}, 2022)","plainCitation":"(Byeon et al., 2022)","noteIndex":0},"citationItems":[{"id":618,"uris":["http://zotero.org/users/9696131/items/KGETC6UD"],"i</vt:lpwstr>
  </property>
  <property fmtid="{D5CDD505-2E9C-101B-9397-08002B2CF9AE}" pid="375" name="ZOTERO_BREF_PpPwkQIptt87_10">
    <vt:lpwstr>ub.com/citation-style-language/schema/raw/master/csl-citation.json"}</vt:lpwstr>
  </property>
  <property fmtid="{D5CDD505-2E9C-101B-9397-08002B2CF9AE}" pid="376" name="ZOTERO_BREF_PpPwkQIptt87_2">
    <vt:lpwstr>temData":{"id":618,"type":"article-journal","abstract":"Abstract\n            Litter-dwelling arthropods play an important role in maintaining forest ecosystem function. This study was designed to understand seasonal variations and diversity of litter-dwe</vt:lpwstr>
  </property>
  <property fmtid="{D5CDD505-2E9C-101B-9397-08002B2CF9AE}" pid="377" name="ZOTERO_BREF_PpPwkQIptt87_3">
    <vt:lpwstr>lling adult beetles, one of the most diverse groups of arthropods. Sampling was conducted in mixed-wood forests of South Korea between March and December 2019, covering all seasons, including winter. We used a sifting method and a Berlese funnel to collec</vt:lpwstr>
  </property>
  <property fmtid="{D5CDD505-2E9C-101B-9397-08002B2CF9AE}" pid="378" name="ZOTERO_BREF_PpPwkQIptt87_4">
    <vt:lpwstr>t arthropods living in leaf litter and soil. We collected a total of 5820 invertebrates representing six orders, of which 1422 were beetles representing 24 families and minimum 141 species. Beetle species richness was highest in spring and lowest in summe</vt:lpwstr>
  </property>
  <property fmtid="{D5CDD505-2E9C-101B-9397-08002B2CF9AE}" pid="379" name="ZOTERO_BREF_PpPwkQIptt87_5">
    <vt:lpwstr>r based on rarefaction and extrapolation. However, beetle abundance was lowest in spring, but abundance was similar among the other seasons. Beetle assemblage composition was correlated significantly with soil surface and atmospheric temperature. The asse</vt:lpwstr>
  </property>
  <property fmtid="{D5CDD505-2E9C-101B-9397-08002B2CF9AE}" pid="380" name="ZOTERO_BREF_PpPwkQIptt87_6">
    <vt:lpwstr>mblage composition differed among seasons, except between spring and winter, which overlapped slightly. The combined sifting–Berlese funnel method showed great advantages for investigating the diversity of overwintering arthropods. Continued study of the </vt:lpwstr>
  </property>
  <property fmtid="{D5CDD505-2E9C-101B-9397-08002B2CF9AE}" pid="381" name="ZOTERO_BREF_PpPwkQIptt87_7">
    <vt:lpwstr>relationship between arthropods and the leaf-litter environment is essential to understand this microecosystem and will increase the chance of discovering new beetle species.","container-title":"The Canadian Entomologist","DOI":"10.4039/tce.2021.54","ISSN</vt:lpwstr>
  </property>
  <property fmtid="{D5CDD505-2E9C-101B-9397-08002B2CF9AE}" pid="382" name="ZOTERO_BREF_PpPwkQIptt87_8">
    <vt:lpwstr>":"0008-347X, 1918-3240","issue":"1","journalAbbreviation":"Can Entomol","language":"en","page":"e6","source":"DOI.org (Crossref)","title":"Winter sampling and seasonal variation in litter-dwelling beetle assemblages using a sifting method","volume":"154"</vt:lpwstr>
  </property>
  <property fmtid="{D5CDD505-2E9C-101B-9397-08002B2CF9AE}" pid="383" name="ZOTERO_BREF_PpPwkQIptt87_9">
    <vt:lpwstr>,"author":[{"family":"Byeon","given":"Ui-Joung"},{"family":"Lee","given":"Seung-Il"},{"family":"Park","given":"Sun-Jae"},{"family":"Kim","given":"A-Young"},{"family":"Park","given":"Jong-Seok"}],"issued":{"date-parts":[["2022"]]}}}],"schema":"https://gith</vt:lpwstr>
  </property>
  <property fmtid="{D5CDD505-2E9C-101B-9397-08002B2CF9AE}" pid="384" name="ZOTERO_BREF_PqfUks5UD0zF_1">
    <vt:lpwstr>ZOTERO_ITEM CSL_CITATION {"citationID":"GHLcovue","properties":{"formattedCitation":"(Forister, Pelton and Black, 2019; S\\uc0\\u225{}nchez-Bayo and Wyckhuys, 2019; Harvey {\\i{}et al.}, 2023)","plainCitation":"(Forister, Pelton and Black, 2019; Sánchez-B</vt:lpwstr>
  </property>
  <property fmtid="{D5CDD505-2E9C-101B-9397-08002B2CF9AE}" pid="385" name="ZOTERO_BREF_PqfUks5UD0zF_10">
    <vt:lpwstr>nsive review of 73 historical reports of insect declines from across the globe, and systematically assess the underlying drivers. Our work reveals dramatic rates of decline that may lead to the extinction of 40% of the world's insect species over the next</vt:lpwstr>
  </property>
  <property fmtid="{D5CDD505-2E9C-101B-9397-08002B2CF9AE}" pid="386" name="ZOTERO_BREF_PqfUks5UD0zF_11">
    <vt:lpwstr> few decades. In terrestrial ecosystems, Lepidoptera, Hymenoptera and dung beetles (Coleoptera) appear to be the taxa most affected, whereas four major aquatic taxa (Odonata, Plecoptera, Trichoptera and Ephemeroptera) have already lost a considerable prop</vt:lpwstr>
  </property>
  <property fmtid="{D5CDD505-2E9C-101B-9397-08002B2CF9AE}" pid="387" name="ZOTERO_BREF_PqfUks5UD0zF_12">
    <vt:lpwstr>ortion of species. Affected insect groups not only include specialists that occupy particular ecological niches, but also many common and generalist species. Concurrently, the abundance of a small number of species is increasing; these are all adaptable, </vt:lpwstr>
  </property>
  <property fmtid="{D5CDD505-2E9C-101B-9397-08002B2CF9AE}" pid="388" name="ZOTERO_BREF_PqfUks5UD0zF_13">
    <vt:lpwstr>generalist species that are occupying the vacant niches left by the ones declining. Among aquatic insects, habitat and dietary generalists, and pollutant-tolerant species are replacing the large biodiversity losses experienced in waters within agricultura</vt:lpwstr>
  </property>
  <property fmtid="{D5CDD505-2E9C-101B-9397-08002B2CF9AE}" pid="389" name="ZOTERO_BREF_PqfUks5UD0zF_14">
    <vt:lpwstr>l and urban settings. The main drivers of species declines appear to be in order of importance: i) habitat loss and conversion to intensive agriculture and urbanisation; ii) pollution, mainly that by synthetic pesticides and fertilisers; iii) biological f</vt:lpwstr>
  </property>
  <property fmtid="{D5CDD505-2E9C-101B-9397-08002B2CF9AE}" pid="390" name="ZOTERO_BREF_PqfUks5UD0zF_15">
    <vt:lpwstr>actors, including pathogens and introduced species; and iv) climate change. The latter factor is particularly important in tropical regions, but only affects a minority of species in colder climes and mountain settings of temperate zones. A rethinking of </vt:lpwstr>
  </property>
  <property fmtid="{D5CDD505-2E9C-101B-9397-08002B2CF9AE}" pid="391" name="ZOTERO_BREF_PqfUks5UD0zF_16">
    <vt:lpwstr>current agricultural practices, in particular a serious reduction in pesticide usage and its substitution with more sustainable, ecologically-based practices, is urgently needed to slow or reverse current trends, allow the recovery of declining insect pop</vt:lpwstr>
  </property>
  <property fmtid="{D5CDD505-2E9C-101B-9397-08002B2CF9AE}" pid="392" name="ZOTERO_BREF_PqfUks5UD0zF_17">
    <vt:lpwstr>ulations and safeguard the vital ecosystem services they provide. In addition, effective remediation technologies should be applied to clean polluted waters in both agricultural and urban environments.","container-title":"Biological Conservation","DOI":"1</vt:lpwstr>
  </property>
  <property fmtid="{D5CDD505-2E9C-101B-9397-08002B2CF9AE}" pid="393" name="ZOTERO_BREF_PqfUks5UD0zF_18">
    <vt:lpwstr>0.1016/j.biocon.2019.01.020","ISSN":"0006-3207","journalAbbreviation":"Biological Conservation","language":"en","page":"8-27","source":"ScienceDirect","title":"Worldwide decline of the entomofauna: A review of its drivers","title-short":"Worldwide decline</vt:lpwstr>
  </property>
  <property fmtid="{D5CDD505-2E9C-101B-9397-08002B2CF9AE}" pid="394" name="ZOTERO_BREF_PqfUks5UD0zF_19">
    <vt:lpwstr> of the entomofauna","volume":"232","author":[{"family":"Sánchez-Bayo","given":"Francisco"},{"family":"Wyckhuys","given":"Kris A. G."}],"issued":{"date-parts":[["2019",4,1]]}}},{"id":698,"uris":["http://zotero.org/users/9696131/items/2USFA9VG"],"itemData"</vt:lpwstr>
  </property>
  <property fmtid="{D5CDD505-2E9C-101B-9397-08002B2CF9AE}" pid="395" name="ZOTERO_BREF_PqfUks5UD0zF_2">
    <vt:lpwstr>ayo and Wyckhuys, 2019; Harvey et al., 2023)","noteIndex":0},"citationItems":[{"id":682,"uris":["http://zotero.org/users/9696131/items/KNEJWIUH"],"itemData":{"id":682,"type":"article-journal","abstract":"Recent regional reports and trends in biomonitoring</vt:lpwstr>
  </property>
  <property fmtid="{D5CDD505-2E9C-101B-9397-08002B2CF9AE}" pid="396" name="ZOTERO_BREF_PqfUks5UD0zF_20">
    <vt:lpwstr>:{"id":698,"type":"article-journal","abstract":"Climate warming is considered to be among the most serious of anthropogenic stresses to the environment, because it not only has direct effects on biodiversity, but it also exacerbates the harmful effects of</vt:lpwstr>
  </property>
  <property fmtid="{D5CDD505-2E9C-101B-9397-08002B2CF9AE}" pid="397" name="ZOTERO_BREF_PqfUks5UD0zF_21">
    <vt:lpwstr> other human-mediated threats. The associated consequences are potentially severe, particularly in terms of threats to species preservation, as well as in the preservation of an array of ecosystem services provided by biodiversity. Among the most affected</vt:lpwstr>
  </property>
  <property fmtid="{D5CDD505-2E9C-101B-9397-08002B2CF9AE}" pid="398" name="ZOTERO_BREF_PqfUks5UD0zF_22">
    <vt:lpwstr> groups of animals are insects—central components of many ecosystems—for which climate change has pervasive effects from individuals to communities. In this contribution to the scientists' warning series, we summarize the effect of the gradual global surf</vt:lpwstr>
  </property>
  <property fmtid="{D5CDD505-2E9C-101B-9397-08002B2CF9AE}" pid="399" name="ZOTERO_BREF_PqfUks5UD0zF_23">
    <vt:lpwstr>ace temperature increase on insects, in terms of physiology, behavior, phenology, distribution, and species interactions, as well as the effect of increased frequency and duration of extreme events such as hot and cold spells, fires, droughts, and floods </vt:lpwstr>
  </property>
  <property fmtid="{D5CDD505-2E9C-101B-9397-08002B2CF9AE}" pid="400" name="ZOTERO_BREF_PqfUks5UD0zF_24">
    <vt:lpwstr>on these parameters. We warn that, if no action is taken to better understand and reduce the action of climate change on insects, we will drastically reduce our ability to build a sustainable future based on healthy, functional ecosystems. We discuss pers</vt:lpwstr>
  </property>
  <property fmtid="{D5CDD505-2E9C-101B-9397-08002B2CF9AE}" pid="401" name="ZOTERO_BREF_PqfUks5UD0zF_25">
    <vt:lpwstr>pectives on relevant ways to conserve insects in the face of climate change, and we offer several key recommendations on management approaches that can be adopted, on policies that should be pursued, and on the involvement of the general public in the pro</vt:lpwstr>
  </property>
  <property fmtid="{D5CDD505-2E9C-101B-9397-08002B2CF9AE}" pid="402" name="ZOTERO_BREF_PqfUks5UD0zF_26">
    <vt:lpwstr>tection effort.","container-title":"Ecological Monographs","DOI":"10.1002/ecm.1553","ISSN":"1557-7015","issue":"1","language":"en","license":"© 2022 The Authors. Ecological Monographs published by Wiley Periodicals LLC on behalf of The Ecological Society </vt:lpwstr>
  </property>
  <property fmtid="{D5CDD505-2E9C-101B-9397-08002B2CF9AE}" pid="403" name="ZOTERO_BREF_PqfUks5UD0zF_27">
    <vt:lpwstr>of America.","note":"_eprint: https://esajournals.onlinelibrary.wiley.com/doi/pdf/10.1002/ecm.1553","page":"e1553","source":"Wiley Online Library","title":"Scientists' warning on climate change and insects","volume":"93","author":[{"family":"Harvey","give</vt:lpwstr>
  </property>
  <property fmtid="{D5CDD505-2E9C-101B-9397-08002B2CF9AE}" pid="404" name="ZOTERO_BREF_PqfUks5UD0zF_28">
    <vt:lpwstr>n":"Jeffrey A."},{"family":"Tougeron","given":"Kévin"},{"family":"Gols","given":"Rieta"},{"family":"Heinen","given":"Robin"},{"family":"Abarca","given":"Mariana"},{"family":"Abram","given":"Paul K."},{"family":"Basset","given":"Yves"},{"family":"Berg","gi</vt:lpwstr>
  </property>
  <property fmtid="{D5CDD505-2E9C-101B-9397-08002B2CF9AE}" pid="405" name="ZOTERO_BREF_PqfUks5UD0zF_29">
    <vt:lpwstr>ven":"Matty"},{"family":"Boggs","given":"Carol"},{"family":"Brodeur","given":"Jacques"},{"family":"Cardoso","given":"Pedro"},{"family":"Boer","given":"Jetske G.","non-dropping-particle":"de"},{"family":"De Snoo","given":"Geert R."},{"family":"Deacon","giv</vt:lpwstr>
  </property>
  <property fmtid="{D5CDD505-2E9C-101B-9397-08002B2CF9AE}" pid="406" name="ZOTERO_BREF_PqfUks5UD0zF_3">
    <vt:lpwstr> suggest that insects are experiencing a multicontinental crisis that is apparent as reductions in abundance, diversity, and biomass. Given the centrality of insects to terrestrial ecosystems and the food chain that supports humans, the importance of addr</vt:lpwstr>
  </property>
  <property fmtid="{D5CDD505-2E9C-101B-9397-08002B2CF9AE}" pid="407" name="ZOTERO_BREF_PqfUks5UD0zF_30">
    <vt:lpwstr>en":"Charl"},{"family":"Dell","given":"Jane E."},{"family":"Desneux","given":"Nicolas"},{"family":"Dillon","given":"Michael E."},{"family":"Duffy","given":"Grant A."},{"family":"Dyer","given":"Lee A."},{"family":"Ellers","given":"Jacintha"},{"family":"Esp</vt:lpwstr>
  </property>
  <property fmtid="{D5CDD505-2E9C-101B-9397-08002B2CF9AE}" pid="408" name="ZOTERO_BREF_PqfUks5UD0zF_31">
    <vt:lpwstr>índola","given":"Anahí"},{"family":"Fordyce","given":"James"},{"family":"Forister","given":"Matthew L."},{"family":"Fukushima","given":"Caroline"},{"family":"Gage","given":"Matthew J. G."},{"family":"García-Robledo","given":"Carlos"},{"family":"Gely","giv</vt:lpwstr>
  </property>
  <property fmtid="{D5CDD505-2E9C-101B-9397-08002B2CF9AE}" pid="409" name="ZOTERO_BREF_PqfUks5UD0zF_32">
    <vt:lpwstr>en":"Claire"},{"family":"Gobbi","given":"Mauro"},{"family":"Hallmann","given":"Caspar"},{"family":"Hance","given":"Thierry"},{"family":"Harte","given":"John"},{"family":"Hochkirch","given":"Axel"},{"family":"Hof","given":"Christian"},{"family":"Hoffmann",</vt:lpwstr>
  </property>
  <property fmtid="{D5CDD505-2E9C-101B-9397-08002B2CF9AE}" pid="410" name="ZOTERO_BREF_PqfUks5UD0zF_33">
    <vt:lpwstr>"given":"Ary A."},{"family":"Kingsolver","given":"Joel G."},{"family":"Lamarre","given":"Greg P. A."},{"family":"Laurance","given":"William F."},{"family":"Lavandero","given":"Blas"},{"family":"Leather","given":"Simon R."},{"family":"Lehmann","given":"Phi</vt:lpwstr>
  </property>
  <property fmtid="{D5CDD505-2E9C-101B-9397-08002B2CF9AE}" pid="411" name="ZOTERO_BREF_PqfUks5UD0zF_34">
    <vt:lpwstr>lipp"},{"family":"Le Lann","given":"Cécile"},{"family":"López-Uribe","given":"Margarita M."},{"family":"Ma","given":"Chun-Sen"},{"family":"Ma","given":"Gang"},{"family":"Moiroux","given":"Joffrey"},{"family":"Monticelli","given":"Lucie"},{"family":"Nice",</vt:lpwstr>
  </property>
  <property fmtid="{D5CDD505-2E9C-101B-9397-08002B2CF9AE}" pid="412" name="ZOTERO_BREF_PqfUks5UD0zF_35">
    <vt:lpwstr>"given":"Chris"},{"family":"Ode","given":"Paul J."},{"family":"Pincebourde","given":"Sylvain"},{"family":"Ripple","given":"William J."},{"family":"Rowe","given":"Melissah"},{"family":"Samways","given":"Michael J."},{"family":"Sentis","given":"Arnaud"},{"f</vt:lpwstr>
  </property>
  <property fmtid="{D5CDD505-2E9C-101B-9397-08002B2CF9AE}" pid="413" name="ZOTERO_BREF_PqfUks5UD0zF_36">
    <vt:lpwstr>amily":"Shah","given":"Alisha A."},{"family":"Stork","given":"Nigel"},{"family":"Terblanche","given":"John S."},{"family":"Thakur","given":"Madhav P."},{"family":"Thomas","given":"Matthew B."},{"family":"Tylianakis","given":"Jason M."},{"family":"Van Baar</vt:lpwstr>
  </property>
  <property fmtid="{D5CDD505-2E9C-101B-9397-08002B2CF9AE}" pid="414" name="ZOTERO_BREF_PqfUks5UD0zF_37">
    <vt:lpwstr>en","given":"Joan"},{"family":"Van de Pol","given":"Martijn"},{"family":"Van der Putten","given":"Wim H."},{"family":"Van Dyck","given":"Hans"},{"family":"Verberk","given":"Wilco C. E. P."},{"family":"Wagner","given":"David L."},{"family":"Weisser","given</vt:lpwstr>
  </property>
  <property fmtid="{D5CDD505-2E9C-101B-9397-08002B2CF9AE}" pid="415" name="ZOTERO_BREF_PqfUks5UD0zF_38">
    <vt:lpwstr>":"Wolfgang W."},{"family":"Wetzel","given":"William C."},{"family":"Woods","given":"H. Arthur"},{"family":"Wyckhuys","given":"Kris A. G."},{"family":"Chown","given":"Steven L."}],"issued":{"date-parts":[["2023"]]}}}],"schema":"https://github.com/citation</vt:lpwstr>
  </property>
  <property fmtid="{D5CDD505-2E9C-101B-9397-08002B2CF9AE}" pid="416" name="ZOTERO_BREF_PqfUks5UD0zF_39">
    <vt:lpwstr>-style-language/schema/raw/master/csl-citation.json"}</vt:lpwstr>
  </property>
  <property fmtid="{D5CDD505-2E9C-101B-9397-08002B2CF9AE}" pid="417" name="ZOTERO_BREF_PqfUks5UD0zF_4">
    <vt:lpwstr>essing these declines cannot be overstated. The scientific community has understandably been focused on establishing the breadth and depth of the phenomenon and on documenting factors causing insect declines. In parallel with ongoing research, it is now t</vt:lpwstr>
  </property>
  <property fmtid="{D5CDD505-2E9C-101B-9397-08002B2CF9AE}" pid="418" name="ZOTERO_BREF_PqfUks5UD0zF_5">
    <vt:lpwstr>ime for the development of a policy consensus that will allow for a swift societal response. We point out that this response need not wait for full resolution of the many physiological, behavioral, and demographic aspects of declining insect populations. </vt:lpwstr>
  </property>
  <property fmtid="{D5CDD505-2E9C-101B-9397-08002B2CF9AE}" pid="419" name="ZOTERO_BREF_PqfUks5UD0zF_6">
    <vt:lpwstr>To these ends, we suggest primary policy goals summarized at scales from nations to farms to homes.","container-title":"Conservation Science and Practice","DOI":"10.1111/csp2.80","ISSN":"2578-4854","issue":"8","language":"en","license":"© 2019 The Authors</vt:lpwstr>
  </property>
  <property fmtid="{D5CDD505-2E9C-101B-9397-08002B2CF9AE}" pid="420" name="ZOTERO_BREF_PqfUks5UD0zF_7">
    <vt:lpwstr>. Conservation Science and Practice published by Wiley Periodicals, Inc. on behalf of Society for Conservation Biology","note":"_eprint: https://conbio.onlinelibrary.wiley.com/doi/pdf/10.1111/csp2.80","page":"e80","source":"Wiley Online Library","title":"</vt:lpwstr>
  </property>
  <property fmtid="{D5CDD505-2E9C-101B-9397-08002B2CF9AE}" pid="421" name="ZOTERO_BREF_PqfUks5UD0zF_8">
    <vt:lpwstr>Declines in insect abundance and diversity: We know enough to act now","title-short":"Declines in insect abundance and diversity","volume":"1","author":[{"family":"Forister","given":"Matthew L."},{"family":"Pelton","given":"Emma M."},{"family":"Black","gi</vt:lpwstr>
  </property>
  <property fmtid="{D5CDD505-2E9C-101B-9397-08002B2CF9AE}" pid="422" name="ZOTERO_BREF_PqfUks5UD0zF_9">
    <vt:lpwstr>ven":"Scott H."}],"issued":{"date-parts":[["2019"]]}}},{"id":63,"uris":["http://zotero.org/users/9696131/items/WP8JKUMY"],"itemData":{"id":63,"type":"article-journal","abstract":"Biodiversity of insects is threatened worldwide. Here, we present a comprehe</vt:lpwstr>
  </property>
  <property fmtid="{D5CDD505-2E9C-101B-9397-08002B2CF9AE}" pid="423" name="ZOTERO_BREF_Pwl1SRWZ6fkS_1">
    <vt:lpwstr>ZOTERO_ITEM CSL_CITATION {"citationID":"2jal4kJs","properties":{"formattedCitation":"(Hadfield, 2010; Bates {\\i{}et al.}, 2015)","plainCitation":"(Hadfield, 2010; Bates et al., 2015)","noteIndex":0},"citationItems":[{"id":596,"uris":["http://zotero.org/u</vt:lpwstr>
  </property>
  <property fmtid="{D5CDD505-2E9C-101B-9397-08002B2CF9AE}" pid="424" name="ZOTERO_BREF_Pwl1SRWZ6fkS_2">
    <vt:lpwstr>sers/9696131/items/VVZHSNL3"],"itemData":{"id":596,"type":"article-journal","container-title":"Journal of Statistical Software","issue":"2","page":"1–22","title":"MCMC Methods for Multi-Response Generalized Linear Mixed Models: The MCMCglmm R Package","vo</vt:lpwstr>
  </property>
  <property fmtid="{D5CDD505-2E9C-101B-9397-08002B2CF9AE}" pid="425" name="ZOTERO_BREF_Pwl1SRWZ6fkS_3">
    <vt:lpwstr>lume":"33","author":[{"family":"Hadfield","given":"Jarrod D."}],"issued":{"date-parts":[["2010"]]}}},{"id":741,"uris":["http://zotero.org/users/9696131/items/VDWVA7WJ"],"itemData":{"id":741,"type":"article-journal","container-title":"Journal of Statistica</vt:lpwstr>
  </property>
  <property fmtid="{D5CDD505-2E9C-101B-9397-08002B2CF9AE}" pid="426" name="ZOTERO_BREF_Pwl1SRWZ6fkS_4">
    <vt:lpwstr>l Software","DOI":"10.18637/jss.v067.i01","issue":"1","page":"1–48","title":"Fitting Linear Mixed-Effects Models Using lme4","volume":"67","author":[{"family":"Bates","given":"Douglas"},{"family":"Mächler","given":"Martin"},{"family":"Bolker","given":"Ben</vt:lpwstr>
  </property>
  <property fmtid="{D5CDD505-2E9C-101B-9397-08002B2CF9AE}" pid="427" name="ZOTERO_BREF_Pwl1SRWZ6fkS_5">
    <vt:lpwstr>"},{"family":"Walker","given":"Steve"}],"issued":{"date-parts":[["2015"]]}}}],"schema":"https://github.com/citation-style-language/schema/raw/master/csl-citation.json"}</vt:lpwstr>
  </property>
  <property fmtid="{D5CDD505-2E9C-101B-9397-08002B2CF9AE}" pid="428" name="ZOTERO_BREF_Q7sENWAJiJTA_1">
    <vt:lpwstr>ZOTERO_ITEM CSL_CITATION {"citationID":"ofNtCIRJ","properties":{"formattedCitation":"(Barratt {\\i{}et al.}, 2003)","plainCitation":"(Barratt et al., 2003)","noteIndex":0},"citationItems":[{"id":676,"uris":["http://zotero.org/users/9696131/items/KHXSCTLZ"</vt:lpwstr>
  </property>
  <property fmtid="{D5CDD505-2E9C-101B-9397-08002B2CF9AE}" pid="429" name="ZOTERO_BREF_Q7sENWAJiJTA_10">
    <vt:lpwstr>,"volume":"33","author":[{"family":"Barratt","given":"B. I. P."},{"family":"Derraik","given":"J. G. B."},{"family":"Rufaut","given":"C. G."},{"family":"Goodman","given":"A. J."},{"family":"Dickinson","given":"K. J. M."}],"issued":{"date-parts":[["2003",6]</vt:lpwstr>
  </property>
  <property fmtid="{D5CDD505-2E9C-101B-9397-08002B2CF9AE}" pid="430" name="ZOTERO_BREF_Q7sENWAJiJTA_11">
    <vt:lpwstr>]}}}],"schema":"https://github.com/citation-style-language/schema/raw/master/csl-citation.json"}</vt:lpwstr>
  </property>
  <property fmtid="{D5CDD505-2E9C-101B-9397-08002B2CF9AE}" pid="431" name="ZOTERO_BREF_Q7sENWAJiJTA_2">
    <vt:lpwstr>],"itemData":{"id":676,"type":"article-journal","abstract":"Abstract\n            Biodiversity studies are often limited by unavailability or inaccessibility of taxonomic expertise; in New Zealand, taxonomic revisions and keys to many invertebrate groups </vt:lpwstr>
  </property>
  <property fmtid="{D5CDD505-2E9C-101B-9397-08002B2CF9AE}" pid="432" name="ZOTERO_BREF_Q7sENWAJiJTA_3">
    <vt:lpwstr>are far from complete. To make progress with ecological and biodiversity studies, the separation of organisms into recognisable taxonomic units or morphospecies has sometimes been adopted. Coleoptera are speciose, trophically diverse, and taxonomically we</vt:lpwstr>
  </property>
  <property fmtid="{D5CDD505-2E9C-101B-9397-08002B2CF9AE}" pid="433" name="ZOTERO_BREF_Q7sENWAJiJTA_4">
    <vt:lpwstr>ll known compared with other large trophically diverse groups and so they are useful to include in biodiversity studies. This study opportunistically examined the accuracy of Coleoptera species separation using morphologically recognisable features of spe</vt:lpwstr>
  </property>
  <property fmtid="{D5CDD505-2E9C-101B-9397-08002B2CF9AE}" pid="434" name="ZOTERO_BREF_Q7sENWAJiJTA_5">
    <vt:lpwstr>cimens collected from three different vegetation communities, by three student researchers with different levels of training and previous expertise. Their morphospecies were examined by a single researcher with experience in taxonomy of Coleoptera. In tot</vt:lpwstr>
  </property>
  <property fmtid="{D5CDD505-2E9C-101B-9397-08002B2CF9AE}" pid="435" name="ZOTERO_BREF_Q7sENWAJiJTA_6">
    <vt:lpwstr>al, 155 morphospecies were separated by the three students, compared with 151 determined by the specialist, which included representatives from 23 families of Coleoptera. All three students identified a total number of morphospecies within about 10% of th</vt:lpwstr>
  </property>
  <property fmtid="{D5CDD505-2E9C-101B-9397-08002B2CF9AE}" pid="436" name="ZOTERO_BREF_Q7sENWAJiJTA_7">
    <vt:lpwstr>e actual number, irrespective of previous training. However, the proportion of correct species separation increased from 63 to 87% in accordance with the level of previous experience. Common errors in species separation made by parataxonomists in relation</vt:lpwstr>
  </property>
  <property fmtid="{D5CDD505-2E9C-101B-9397-08002B2CF9AE}" pid="437" name="ZOTERO_BREF_Q7sENWAJiJTA_8">
    <vt:lpwstr> to coleopteran families are discussed.","container-title":"Journal of the Royal Society of New Zealand","DOI":"10.1080/03014223.2003.9517746","ISSN":"0303-6758, 1175-8899","issue":"2","journalAbbreviation":"Journal of the Royal Society of New Zealand","l</vt:lpwstr>
  </property>
  <property fmtid="{D5CDD505-2E9C-101B-9397-08002B2CF9AE}" pid="438" name="ZOTERO_BREF_Q7sENWAJiJTA_9">
    <vt:lpwstr>anguage":"en","license":"http://onlinelibrary.wiley.com/termsAndConditions#vor","page":"583-590","source":"DOI.org (Crossref)","title":"Morphospecies as a substitute for Coleoptera species identification, and the value of experience in improving accuracy"</vt:lpwstr>
  </property>
  <property fmtid="{D5CDD505-2E9C-101B-9397-08002B2CF9AE}" pid="439" name="ZOTERO_BREF_QSZ2LDngodf3_1">
    <vt:lpwstr>ZOTERO_ITEM CSL_CITATION {"citationID":"zK0Cla5h","properties":{"formattedCitation":"(Botes {\\i{}et al.}, 2006; Bishop and Robertson, 2024)","plainCitation":"(Botes et al., 2006; Bishop and Robertson, 2024)","noteIndex":0},"citationItems":[{"id":68,"uris</vt:lpwstr>
  </property>
  <property fmtid="{D5CDD505-2E9C-101B-9397-08002B2CF9AE}" pid="440" name="ZOTERO_BREF_QSZ2LDngodf3_10">
    <vt:lpwstr>"Tom R."},{"family":"Robertson","given":"Mark P."}],"issued":{"date-parts":[["2024"]]}}}],"schema":"https://github.com/citation-style-language/schema/raw/master/csl-citation.json"}</vt:lpwstr>
  </property>
  <property fmtid="{D5CDD505-2E9C-101B-9397-08002B2CF9AE}" pid="441" name="ZOTERO_BREF_QSZ2LDngodf3_2">
    <vt:lpwstr>":["http://zotero.org/users/9696131/items/56X8TY3Y"],"itemData":{"id":68,"type":"article-journal","container-title":"Journal of Biogeography","DOI":"10.1111/j.1365-2699.2005.01336.x","ISSN":"0305-0270, 1365-2699","issue":"1","journalAbbreviation":"J Bioge</vt:lpwstr>
  </property>
  <property fmtid="{D5CDD505-2E9C-101B-9397-08002B2CF9AE}" pid="442" name="ZOTERO_BREF_QSZ2LDngodf3_3">
    <vt:lpwstr>ography","language":"en","page":"71-90","source":"DOI.org (Crossref)","title":"Ants, altitude and change in the northern Cape Floristic Region","volume":"33","author":[{"family":"Botes","given":"A."},{"family":"McGeoch","given":"M. A."},{"family":"Roberts</vt:lpwstr>
  </property>
  <property fmtid="{D5CDD505-2E9C-101B-9397-08002B2CF9AE}" pid="443" name="ZOTERO_BREF_QSZ2LDngodf3_4">
    <vt:lpwstr>on","given":"H. G."},{"family":"Niekerk","given":"A."},{"family":"Davids","given":"H. P."},{"family":"Chown","given":"S. L."}],"issued":{"date-parts":[["2006",1]]}}},{"id":732,"uris":["http://zotero.org/users/9696131/items/BYBHXZ2X"],"itemData":{"id":732,</vt:lpwstr>
  </property>
  <property fmtid="{D5CDD505-2E9C-101B-9397-08002B2CF9AE}" pid="444" name="ZOTERO_BREF_QSZ2LDngodf3_5">
    <vt:lpwstr>"type":"chapter","abstract":"Mountains are characterised by their high elevation relative to the surrounding areas, for having steep slopes, rugged terrain, and environmental heterogeneity. Mountain habitats are crucial for insect conservation because the</vt:lpwstr>
  </property>
  <property fmtid="{D5CDD505-2E9C-101B-9397-08002B2CF9AE}" pid="445" name="ZOTERO_BREF_QSZ2LDngodf3_6">
    <vt:lpwstr>y are rich in diversity and are important biodiversity refugia. Mountains host as much as 87% of terrestrial biodiversity on about 25% of the Earth’s surface. The most important feature of mountains for living organisms are their steep environmental gradi</vt:lpwstr>
  </property>
  <property fmtid="{D5CDD505-2E9C-101B-9397-08002B2CF9AE}" pid="446" name="ZOTERO_BREF_QSZ2LDngodf3_7">
    <vt:lpwstr>ents and environmental heterogeneity. This chapter highlights the pressures that insect populations are likely to face in these environments. These pressures include rising global temperatures, land use changes, and biological invasions. The steep and ina</vt:lpwstr>
  </property>
  <property fmtid="{D5CDD505-2E9C-101B-9397-08002B2CF9AE}" pid="447" name="ZOTERO_BREF_QSZ2LDngodf3_8">
    <vt:lpwstr>ccessible terrain of mountains means certain pressures are less likely to be problematic in these environments. There are few conservation interventions that can be uniquely applied in mountain regions but maintaining functioning ecosystems along elevatio</vt:lpwstr>
  </property>
  <property fmtid="{D5CDD505-2E9C-101B-9397-08002B2CF9AE}" pid="448" name="ZOTERO_BREF_QSZ2LDngodf3_9">
    <vt:lpwstr>nal gradients is crucial for insect conservation.","container-title":"Routledge Handbook of Insect Conservation","note":"number-of-pages: 10","publisher":"Routledge","title":"Mountain habitats for insect conservation","author":[{"family":"Bishop","given":</vt:lpwstr>
  </property>
  <property fmtid="{D5CDD505-2E9C-101B-9397-08002B2CF9AE}" pid="449" name="ZOTERO_BREF_QXPtVfN0mfGg_1">
    <vt:lpwstr>ZOTERO_ITEM CSL_CITATION {"citationID":"GpY2tMfM","properties":{"formattedCitation":"(Liu {\\i{}et al.}, 2016)","plainCitation":"(Liu et al., 2016)","noteIndex":0},"citationItems":[{"id":39,"uris":["http://zotero.org/users/9696131/items/E9S6BHXL"],"itemDa</vt:lpwstr>
  </property>
  <property fmtid="{D5CDD505-2E9C-101B-9397-08002B2CF9AE}" pid="450" name="ZOTERO_BREF_QXPtVfN0mfGg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451" name="ZOTERO_BREF_QXPtVfN0mfGg_11">
    <vt:lpwstr>iven":"Te-Sheng"},{"family":"Ma","given":"Ling-Fa"},{"family":"Liu","given":"Lu-Lu"},{"family":"Yang","given":"Kun"}],"issued":{"date-parts":[["2016",5,1]]}}}],"schema":"https://github.com/citation-style-language/schema/raw/master/csl-citation.json"}</vt:lpwstr>
  </property>
  <property fmtid="{D5CDD505-2E9C-101B-9397-08002B2CF9AE}" pid="452" name="ZOTERO_BREF_QXPtVfN0mfGg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453" name="ZOTERO_BREF_QXPtVfN0mfGg_3">
    <vt:lpwstr>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454" name="ZOTERO_BREF_QXPtVfN0mfGg_4">
    <vt:lpwstr> 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455" name="ZOTERO_BREF_QXPtVfN0mfGg_5">
    <vt:lpwstr>egion of northwestern China. Additionally, we collected key variables related to the vegetation (shrub cover, height, herbaceous plant biomass, and species richness) and soil (soil pH, texture, and salinity). Variation partitioning showed that vegetation </vt:lpwstr>
  </property>
  <property fmtid="{D5CDD505-2E9C-101B-9397-08002B2CF9AE}" pid="456" name="ZOTERO_BREF_QXPtVfN0mfGg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457" name="ZOTERO_BREF_QXPtVfN0mfGg_7">
    <vt:lpwstr> 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458" name="ZOTERO_BREF_QXPtVfN0mfGg_8">
    <vt:lpwstr>d soil influenced beetle abundance and diversity through both direct and indirect effects, and the strength of this influence varied among the functional groups. Overall, we conclude that vegetation and vegetation–soil interactions are important determina</vt:lpwstr>
  </property>
  <property fmtid="{D5CDD505-2E9C-101B-9397-08002B2CF9AE}" pid="459" name="ZOTERO_BREF_QXPtVfN0mfGg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460" name="ZOTERO_BREF_QzaEnC6pLOXr_1">
    <vt:lpwstr>ZOTERO_ITEM CSL_CITATION {"citationID":"3IZ1LoRb","properties":{"formattedCitation":"(Forsyth, 2023)","plainCitation":"(Forsyth, 2023)","noteIndex":0},"citationItems":[{"id":737,"uris":["http://zotero.org/users/9696131/items/MRS3PP4A"],"itemData":{"id":73</vt:lpwstr>
  </property>
  <property fmtid="{D5CDD505-2E9C-101B-9397-08002B2CF9AE}" pid="461" name="ZOTERO_BREF_QzaEnC6pLOXr_2">
    <vt:lpwstr>7,"type":"dataset","title":"CapeNature. 2023. CapeNature Fire scars - end June 2023. [All_Fires_22_23_gw.shp] Spatial Coverage. Biodiversity Intelligence. CapeNature.","URL":"https://bgis.sanbi.org/SpatialDataset/Detail/7721","author":[{"family":"Forsyth"</vt:lpwstr>
  </property>
  <property fmtid="{D5CDD505-2E9C-101B-9397-08002B2CF9AE}" pid="462" name="ZOTERO_BREF_QzaEnC6pLOXr_3">
    <vt:lpwstr>,"given":"Therese"}],"issued":{"date-parts":[["2023",7,27]]}}}],"schema":"https://github.com/citation-style-language/schema/raw/master/csl-citation.json"}</vt:lpwstr>
  </property>
  <property fmtid="{D5CDD505-2E9C-101B-9397-08002B2CF9AE}" pid="463" name="ZOTERO_BREF_R1RXV59uLDvl_1">
    <vt:lpwstr>ZOTERO_ITEM CSL_CITATION {"citationID":"pxmH1HRW","properties":{"formattedCitation":"(Midgley {\\i{}et al.}, 2003; Hannah {\\i{}et al.}, 2005)","plainCitation":"(Midgley et al., 2003; Hannah et al., 2005)","noteIndex":0},"citationItems":[{"id":61,"uris":[</vt:lpwstr>
  </property>
  <property fmtid="{D5CDD505-2E9C-101B-9397-08002B2CF9AE}" pid="464" name="ZOTERO_BREF_R1RXV59uLDvl_10">
    <vt:lpwstr> climate change impacts on biodiversity in the Cape Floristic Region","volume":"112","author":[{"family":"Midgley","given":"G. F."},{"family":"Hannah","given":"L."},{"family":"Millar","given":"D."},{"family":"Thuiller","given":"W."},{"family":"Booth","giv</vt:lpwstr>
  </property>
  <property fmtid="{D5CDD505-2E9C-101B-9397-08002B2CF9AE}" pid="465" name="ZOTERO_BREF_R1RXV59uLDvl_11">
    <vt:lpwstr>en":"A."}],"issued":{"date-parts":[["2003",7,1]]}}},{"id":733,"uris":["http://zotero.org/users/9696131/items/TXGEW4W4"],"itemData":{"id":733,"type":"article-journal","abstract":"In the past decade, a growing number of studies have modeled the effects of c</vt:lpwstr>
  </property>
  <property fmtid="{D5CDD505-2E9C-101B-9397-08002B2CF9AE}" pid="466" name="ZOTERO_BREF_R1RXV59uLDvl_12">
    <vt:lpwstr>limate change on large numbers of species across diverse focal regions. Many common points emerge from these studies, but it can be difficult to understand the consequences for conservation when data for large numbers of species are summarized. Here we us</vt:lpwstr>
  </property>
  <property fmtid="{D5CDD505-2E9C-101B-9397-08002B2CF9AE}" pid="467" name="ZOTERO_BREF_R1RXV59uLDvl_13">
    <vt:lpwstr>e an in-depth example, the multispecies modeling effort that has been conducted for the proteas of the Cape Floristic Region of South Africa, to illustrate lessons learned in this and other multispecies modeling efforts. Modeling shows that a substantial </vt:lpwstr>
  </property>
  <property fmtid="{D5CDD505-2E9C-101B-9397-08002B2CF9AE}" pid="468" name="ZOTERO_BREF_R1RXV59uLDvl_14">
    <vt:lpwstr>number of species may lose all suitable range and many may lose all representation in protected areas as a result of climate change, while a much larger number may experience major loss in the amount of their range that is protected. The spatial distribut</vt:lpwstr>
  </property>
  <property fmtid="{D5CDD505-2E9C-101B-9397-08002B2CF9AE}" pid="469" name="ZOTERO_BREF_R1RXV59uLDvl_15">
    <vt:lpwstr>ion of protected areas, particularly between lowlands and uplands, is an important determinant of the likely conservation consequences of climate change.","container-title":"BioScience","DOI":"10.1641/0006-3568(2005)055[0231:TVFTCE]2.0.CO;2","ISSN":"0006-</vt:lpwstr>
  </property>
  <property fmtid="{D5CDD505-2E9C-101B-9397-08002B2CF9AE}" pid="470" name="ZOTERO_BREF_R1RXV59uLDvl_16">
    <vt:lpwstr>3568","issue":"3","journalAbbreviation":"BioScience","page":"231-242","source":"Silverchair","title":"The View from the Cape: Extinction Risk, Protected Areas, and Climate Change","title-short":"The View from the Cape","volume":"55","author":[{"family":"H</vt:lpwstr>
  </property>
  <property fmtid="{D5CDD505-2E9C-101B-9397-08002B2CF9AE}" pid="471" name="ZOTERO_BREF_R1RXV59uLDvl_17">
    <vt:lpwstr>annah","given":"Lee"},{"family":"Midgley","given":"Guy"},{"family":"Hughes","given":"Greg"},{"family":"Bomhard","given":"Bastian"}],"issued":{"date-parts":[["2005",3,1]]}}}],"schema":"https://github.com/citation-style-language/schema/raw/master/csl-citati</vt:lpwstr>
  </property>
  <property fmtid="{D5CDD505-2E9C-101B-9397-08002B2CF9AE}" pid="472" name="ZOTERO_BREF_R1RXV59uLDvl_18">
    <vt:lpwstr>on.json"}</vt:lpwstr>
  </property>
  <property fmtid="{D5CDD505-2E9C-101B-9397-08002B2CF9AE}" pid="473" name="ZOTERO_BREF_R1RXV59uLDvl_2">
    <vt:lpwstr>"http://zotero.org/users/9696131/items/H4WTI4HD"],"itemData":{"id":61,"type":"article-journal","abstract":"We assess the potential impact of climate change on plant diversity in the Cape Floristic Region (CFR) and its interaction with land transformation </vt:lpwstr>
  </property>
  <property fmtid="{D5CDD505-2E9C-101B-9397-08002B2CF9AE}" pid="474" name="ZOTERO_BREF_R1RXV59uLDvl_3">
    <vt:lpwstr>that has already occurred in the region. Predictions were made both at the scale of the Fynbos Biome (the dominant vegetation assemblage in the CFR) and for selected Proteaceae species. Bioclimatic modelling identified parts of the biome at particular ris</vt:lpwstr>
  </property>
  <property fmtid="{D5CDD505-2E9C-101B-9397-08002B2CF9AE}" pid="475" name="ZOTERO_BREF_R1RXV59uLDvl_4">
    <vt:lpwstr>k from climate change. Species-level modelling (Generalised Additive Modelling) was done for 28 Proteaceae species selected from areas at high risk of biome loss, revealing individualistic range changes in a pattern broadly consistent with biome modelling</vt:lpwstr>
  </property>
  <property fmtid="{D5CDD505-2E9C-101B-9397-08002B2CF9AE}" pid="476" name="ZOTERO_BREF_R1RXV59uLDvl_5">
    <vt:lpwstr> results. Most species experienced potential range contractions (17 of 28), of which five showed range elimination. Several species (11 of 28) showed potential range expansions. For species showing range contractions, current land transformation had less </vt:lpwstr>
  </property>
  <property fmtid="{D5CDD505-2E9C-101B-9397-08002B2CF9AE}" pid="477" name="ZOTERO_BREF_R1RXV59uLDvl_6">
    <vt:lpwstr>impact on future potential ranges than did climate change, because many species ranges shifted to higher altitudes where land transformation is currently less prevalent. Fewer than half of the high-risk species showed overlap between current and future po</vt:lpwstr>
  </property>
  <property fmtid="{D5CDD505-2E9C-101B-9397-08002B2CF9AE}" pid="478" name="ZOTERO_BREF_R1RXV59uLDvl_7">
    <vt:lpwstr>tential range, showing that propagule transport, establishment of species in novel ranges and conservation of landscape linkages will be critical for maintenance of biodiversity. Methods described here provide useful forecasts of potential climate change </vt:lpwstr>
  </property>
  <property fmtid="{D5CDD505-2E9C-101B-9397-08002B2CF9AE}" pid="479" name="ZOTERO_BREF_R1RXV59uLDvl_8">
    <vt:lpwstr>impacts that could guide conservation responses, but results need cautious interpretation in the light of the many assumptions underlying the techniques used.","collection-title":"Conservation Planning in the Cape Floristic Region","container-title":"Biol</vt:lpwstr>
  </property>
  <property fmtid="{D5CDD505-2E9C-101B-9397-08002B2CF9AE}" pid="480" name="ZOTERO_BREF_R1RXV59uLDvl_9">
    <vt:lpwstr>ogical Conservation","DOI":"10.1016/S0006-3207(02)00414-7","ISSN":"0006-3207","issue":"1","journalAbbreviation":"Biological Conservation","language":"en","page":"87-97","source":"ScienceDirect","title":"Developing regional and species-level assessments of</vt:lpwstr>
  </property>
  <property fmtid="{D5CDD505-2E9C-101B-9397-08002B2CF9AE}" pid="481" name="ZOTERO_BREF_RNKl7890VY9l_1">
    <vt:lpwstr>ZOTERO_ITEM CSL_CITATION {"citationID":"4P51yZCx","properties":{"formattedCitation":"(Oksanen {\\i{}et al.}, 2025)","plainCitation":"(Oksanen et al., 2025)","noteIndex":0},"citationItems":[{"id":812,"uris":["http://zotero.org/users/9696131/items/A6UI2XFC"</vt:lpwstr>
  </property>
  <property fmtid="{D5CDD505-2E9C-101B-9397-08002B2CF9AE}" pid="482" name="ZOTERO_BREF_RNKl7890VY9l_2">
    <vt:lpwstr>],"itemData":{"id":812,"type":"book","DOI":"10.32614/CRAN.package.vegan","title":"vegan: Community Ecology Package","URL":"https://CRAN.R-project.org/package=vegan","author":[{"family":"Oksanen","given":"Jari"},{"family":"Simpson","given":"Gavin L."},{"fa</vt:lpwstr>
  </property>
  <property fmtid="{D5CDD505-2E9C-101B-9397-08002B2CF9AE}" pid="483" name="ZOTERO_BREF_RNKl7890VY9l_3">
    <vt:lpwstr>mily":"Blanchet","given":"F. Guillaume"},{"family":"Kindt","given":"Roeland"},{"family":"Legendre","given":"Pierre"},{"family":"Minchin","given":"Peter R."},{"family":"O'Hara","given":"R. B."},{"family":"Solymos","given":"Peter"},{"family":"Stevens","give</vt:lpwstr>
  </property>
  <property fmtid="{D5CDD505-2E9C-101B-9397-08002B2CF9AE}" pid="484" name="ZOTERO_BREF_RNKl7890VY9l_4">
    <vt:lpwstr>n":"M. Henry H."},{"family":"Szoecs","given":"Eduard"},{"family":"Wagner","given":"Helene"},{"family":"Barbour","given":"Matt"},{"family":"Bedward","given":"Michael"},{"family":"Bolker","given":"Ben"},{"family":"Borcard","given":"Daniel"},{"family":"Borma</vt:lpwstr>
  </property>
  <property fmtid="{D5CDD505-2E9C-101B-9397-08002B2CF9AE}" pid="485" name="ZOTERO_BREF_RNKl7890VY9l_5">
    <vt:lpwstr>n","given":"Tuomas"},{"family":"Carvalho","given":"Gustavo"},{"family":"Chirico","given":"Michael"},{"family":"Caceres","given":"Miquel De"},{"family":"Durand","given":"Sebastien"},{"family":"Evangelista","given":"Heloisa Beatriz Antoniazi"},{"family":"Fi</vt:lpwstr>
  </property>
  <property fmtid="{D5CDD505-2E9C-101B-9397-08002B2CF9AE}" pid="486" name="ZOTERO_BREF_RNKl7890VY9l_6">
    <vt:lpwstr>tzJohn","given":"Rich"},{"family":"Friendly","given":"Michael"},{"family":"Furneaux","given":"Brendan"},{"family":"Hannigan","given":"Geoffrey"},{"family":"Hill","given":"Mark O."},{"family":"Lahti","given":"Leo"},{"family":"Martino","given":"Cameron"},{"</vt:lpwstr>
  </property>
  <property fmtid="{D5CDD505-2E9C-101B-9397-08002B2CF9AE}" pid="487" name="ZOTERO_BREF_RNKl7890VY9l_7">
    <vt:lpwstr>family":"McGlinn","given":"Dan"},{"family":"Ouellette","given":"Marie-Helene"},{"family":"Cunha","given":"Eduardo Ribeiro"},{"family":"Smith","given":"Tyler"},{"family":"Stier","given":"Adrian"},{"family":"Braak","given":"Cajo J. F. Ter"},{"family":"Weedo</vt:lpwstr>
  </property>
  <property fmtid="{D5CDD505-2E9C-101B-9397-08002B2CF9AE}" pid="488" name="ZOTERO_BREF_RNKl7890VY9l_8">
    <vt:lpwstr>n","given":"James"}],"issued":{"date-parts":[["2025"]]}}}],"schema":"https://github.com/citation-style-language/schema/raw/master/csl-citation.json"}</vt:lpwstr>
  </property>
  <property fmtid="{D5CDD505-2E9C-101B-9397-08002B2CF9AE}" pid="489" name="ZOTERO_BREF_RS4LzmEwjZyJ_1">
    <vt:lpwstr>ZOTERO_ITEM CSL_CITATION {"citationID":"7rHjWRID","properties":{"formattedCitation":"(Mordkovich and Afanas\\uc0\\u8217{}ev, 1980)","plainCitation":"(Mordkovich and Afanas’ev, 1980)","noteIndex":0},"citationItems":[{"id":21,"uris":["http://zotero.org/user</vt:lpwstr>
  </property>
  <property fmtid="{D5CDD505-2E9C-101B-9397-08002B2CF9AE}" pid="490" name="ZOTERO_BREF_RS4LzmEwjZyJ_2">
    <vt:lpwstr>s/9696131/items/VTIDNQA3"],"itemData":{"id":21,"type":"article-journal","container-title":"Ekologiya","ISSN":"0096-7807","issue":"3","page":"175-180","title":"Transformation of steppe litter by darkling-beetles (Coleoptera, Tenebrionidae).","volume":"11",</vt:lpwstr>
  </property>
  <property fmtid="{D5CDD505-2E9C-101B-9397-08002B2CF9AE}" pid="491" name="ZOTERO_BREF_RS4LzmEwjZyJ_3">
    <vt:lpwstr>"author":[{"family":"Mordkovich","given":"Vyacheslav G."},{"family":"Afanas'ev","given":"N. A."}],"issued":{"date-parts":[["1980",5]]}}}],"schema":"https://github.com/citation-style-language/schema/raw/master/csl-citation.json"}</vt:lpwstr>
  </property>
  <property fmtid="{D5CDD505-2E9C-101B-9397-08002B2CF9AE}" pid="492" name="ZOTERO_BREF_RX9KVgpgoCUR_1">
    <vt:lpwstr>ZOTERO_ITEM CSL_CITATION {"citationID":"U7HeZz4c","properties":{"formattedCitation":"(Harvey and Malcicka, 2015)","plainCitation":"(Harvey and Malcicka, 2015)","noteIndex":0},"citationItems":[{"id":749,"uris":["http://zotero.org/users/9696131/items/MSRAA6</vt:lpwstr>
  </property>
  <property fmtid="{D5CDD505-2E9C-101B-9397-08002B2CF9AE}" pid="493" name="ZOTERO_BREF_RX9KVgpgoCUR_2">
    <vt:lpwstr>IX"],"itemData":{"id":749,"type":"chapter","abstract":"Open access peer-reviewed chapter","container-title":"Biodiversity in Ecosystems - Linking Structure and Function","DOI":"10.5772/59269","ISBN":"978-953-51-2028-5","language":"en","note":"DOI: 10.5772</vt:lpwstr>
  </property>
  <property fmtid="{D5CDD505-2E9C-101B-9397-08002B2CF9AE}" pid="494" name="ZOTERO_BREF_RX9KVgpgoCUR_3">
    <vt:lpwstr>/59269","publisher":"IntechOpen","source":"www.intechopen.com","title":"Climate Change, Range Shifts and Multitrophic Interactions","URL":"https://www.intechopen.com/chapters/47656","author":[{"family":"Harvey","given":"Jeffrey A."},{"family":"Malcicka","</vt:lpwstr>
  </property>
  <property fmtid="{D5CDD505-2E9C-101B-9397-08002B2CF9AE}" pid="495" name="ZOTERO_BREF_RX9KVgpgoCUR_4">
    <vt:lpwstr>given":"Miriama"}],"accessed":{"date-parts":[["2026",3,30]]},"issued":{"date-parts":[["2015",4,17]]}}}],"schema":"https://github.com/citation-style-language/schema/raw/master/csl-citation.json"}</vt:lpwstr>
  </property>
  <property fmtid="{D5CDD505-2E9C-101B-9397-08002B2CF9AE}" pid="496" name="ZOTERO_BREF_V6UeRMct2Xnt_1">
    <vt:lpwstr>ZOTERO_ITEM CSL_CITATION {"citationID":"Gtrl2RYp","properties":{"formattedCitation":"(Maclean, 2025)","plainCitation":"(Maclean, 2025)","noteIndex":0},"citationItems":[{"id":592,"uris":["http://zotero.org/users/9696131/items/EPYBV4IT"],"itemData":{"id":59</vt:lpwstr>
  </property>
  <property fmtid="{D5CDD505-2E9C-101B-9397-08002B2CF9AE}" pid="497" name="ZOTERO_BREF_V6UeRMct2Xnt_2">
    <vt:lpwstr>2,"type":"book","title":"micropoint: Below or within canopy point microclimate modelling with R","URL":"https://github.com/ilyamaclean/micropoint","author":[{"family":"Maclean","given":"Ilya"}],"issued":{"date-parts":[["2025"]]}}}],"schema":"https://githu</vt:lpwstr>
  </property>
  <property fmtid="{D5CDD505-2E9C-101B-9397-08002B2CF9AE}" pid="498" name="ZOTERO_BREF_V6UeRMct2Xnt_3">
    <vt:lpwstr>b.com/citation-style-language/schema/raw/master/csl-citation.json"}</vt:lpwstr>
  </property>
  <property fmtid="{D5CDD505-2E9C-101B-9397-08002B2CF9AE}" pid="499" name="ZOTERO_BREF_Vy3TKy4vivKH_1">
    <vt:lpwstr>ZOTERO_ITEM CSL_CITATION {"citationID":"btMYZY62","properties":{"formattedCitation":"(Niemel\\uc0\\u228{}, 1993; L\\uc0\\u246{}vei and Sunderland, 1996; Gon\\uc0\\u231{}alves {\\i{}et al.}, 2021)","plainCitation":"(Niemelä, 1993; Lövei and Sunderland, 199</vt:lpwstr>
  </property>
  <property fmtid="{D5CDD505-2E9C-101B-9397-08002B2CF9AE}" pid="500" name="ZOTERO_BREF_Vy3TKy4vivKH_10">
    <vt:lpwstr>,{"family":"Sunderland","given":"Keith D."}],"issued":{"date-parts":[["1996",1]]}}},{"id":622,"uris":["http://zotero.org/users/9696131/items/3RZWZMUJ"],"itemData":{"id":622,"type":"article-journal","abstract":"Viticulture is one of the oldest and most pro</vt:lpwstr>
  </property>
  <property fmtid="{D5CDD505-2E9C-101B-9397-08002B2CF9AE}" pid="501" name="ZOTERO_BREF_Vy3TKy4vivKH_11">
    <vt:lpwstr>fitable forms of agriculture; it is also one of the most intensive farming systems. As intensive cultivation threatens the environment, there is increasing interest in the concept of sustainability within the wine industry, as well as new business opportu</vt:lpwstr>
  </property>
  <property fmtid="{D5CDD505-2E9C-101B-9397-08002B2CF9AE}" pid="502" name="ZOTERO_BREF_Vy3TKy4vivKH_12">
    <vt:lpwstr>nities, as customers begin to pay more attention to environmental and sustainability issues. Recognizing the key role of soil quality in environmentally and economically sustainable viticulture makes it essential to understand better soil arthropod commun</vt:lpwstr>
  </property>
  <property fmtid="{D5CDD505-2E9C-101B-9397-08002B2CF9AE}" pid="503" name="ZOTERO_BREF_Vy3TKy4vivKH_13">
    <vt:lpwstr>ities, given their crucial functions in maintaining soil quality and health. The ‘Douro Demarcated Region’ (DDR) in northern Portugal offers good potential, in regards to biodiversity, due to its significant areas of non-crop habitats. This work aims to c</vt:lpwstr>
  </property>
  <property fmtid="{D5CDD505-2E9C-101B-9397-08002B2CF9AE}" pid="504" name="ZOTERO_BREF_Vy3TKy4vivKH_14">
    <vt:lpwstr>ompile information on soil arthropod communities (both soil surface and soil-living) collected in the DDR vineyard agroecosystems. A description of the ecosystem services provided by them, as a basis for the development and implementation of sustainable v</vt:lpwstr>
  </property>
  <property fmtid="{D5CDD505-2E9C-101B-9397-08002B2CF9AE}" pid="505" name="ZOTERO_BREF_Vy3TKy4vivKH_15">
    <vt:lpwstr>iticulture systems, is also an objective of this work. An important set of soil arthropods necessary for the delivery of vital ecosystem services for viticulture, with particular reference to supporting and regulating services, occurred in this ecosystem.</vt:lpwstr>
  </property>
  <property fmtid="{D5CDD505-2E9C-101B-9397-08002B2CF9AE}" pid="506" name="ZOTERO_BREF_Vy3TKy4vivKH_16">
    <vt:lpwstr> Eight classes were chiefly represented in a sample of about 167,000 arthropod specimens: Arachnida, Chilopoda, Diplopoda, Entognatha, Insecta, Malacostraca, Pauropoda, and Symphyla. The most representative were Entognatha and Insecta in soil-surface arth</vt:lpwstr>
  </property>
  <property fmtid="{D5CDD505-2E9C-101B-9397-08002B2CF9AE}" pid="507" name="ZOTERO_BREF_Vy3TKy4vivKH_17">
    <vt:lpwstr>ropods, and Arachnida and Entognatha in soil-living arthropods. The presence of recognized groups as bioindicators in agroecosystems, such as soil quality indicators, is also revealed. This knowledge is expected to contribute to a more efficient and susta</vt:lpwstr>
  </property>
  <property fmtid="{D5CDD505-2E9C-101B-9397-08002B2CF9AE}" pid="508" name="ZOTERO_BREF_Vy3TKy4vivKH_18">
    <vt:lpwstr>inable management of the viticultural ecosystem.","container-title":"Sustainability","DOI":"10.3390/su13147837","ISSN":"2071-1050","issue":"14","journalAbbreviation":"Sustainability","language":"en","page":"7837","source":"DOI.org (Crossref)","title":"Soi</vt:lpwstr>
  </property>
  <property fmtid="{D5CDD505-2E9C-101B-9397-08002B2CF9AE}" pid="509" name="ZOTERO_BREF_Vy3TKy4vivKH_19">
    <vt:lpwstr>l Arthropods in the Douro Demarcated Region Vineyards: General Characteristics and Ecosystem Services Provided","title-short":"Soil Arthropods in the Douro Demarcated Region Vineyards","volume":"13","author":[{"family":"Gonçalves","given":"Fátima"},{"fami</vt:lpwstr>
  </property>
  <property fmtid="{D5CDD505-2E9C-101B-9397-08002B2CF9AE}" pid="510" name="ZOTERO_BREF_Vy3TKy4vivKH_2">
    <vt:lpwstr>6; Gonçalves et al., 2021)","noteIndex":0},"citationItems":[{"id":636,"uris":["http://zotero.org/users/9696131/items/C77NK6R2"],"itemData":{"id":636,"type":"article-journal","container-title":"Oikos","DOI":"10.2307/3544821","ISSN":"00301299","issue":"2","</vt:lpwstr>
  </property>
  <property fmtid="{D5CDD505-2E9C-101B-9397-08002B2CF9AE}" pid="511" name="ZOTERO_BREF_Vy3TKy4vivKH_20">
    <vt:lpwstr>ly":"Carlos","given":"Cristina"},{"family":"Crespo","given":"Luís"},{"family":"Zina","given":"Vera"},{"family":"Oliveira","given":"Amália"},{"family":"Salvação","given":"Juliana"},{"family":"Pereira","given":"José Alberto"},{"family":"Torres","given":"Lau</vt:lpwstr>
  </property>
  <property fmtid="{D5CDD505-2E9C-101B-9397-08002B2CF9AE}" pid="512" name="ZOTERO_BREF_Vy3TKy4vivKH_21">
    <vt:lpwstr>ra"}],"issued":{"date-parts":[["2021",7,13]]}}}],"schema":"https://github.com/citation-style-language/schema/raw/master/csl-citation.json"}</vt:lpwstr>
  </property>
  <property fmtid="{D5CDD505-2E9C-101B-9397-08002B2CF9AE}" pid="513" name="ZOTERO_BREF_Vy3TKy4vivKH_3">
    <vt:lpwstr>journalAbbreviation":"Oikos","page":"325","source":"DOI.org (Crossref)","title":"Interspecific Competition in Ground-Beetle Assemblages (Carabidae): What Have We Learned?","title-short":"Interspecific Competition in Ground-Beetle Assemblages (Carabidae)",</vt:lpwstr>
  </property>
  <property fmtid="{D5CDD505-2E9C-101B-9397-08002B2CF9AE}" pid="514" name="ZOTERO_BREF_Vy3TKy4vivKH_4">
    <vt:lpwstr>"volume":"66","author":[{"family":"Niemelä","given":"Jari"}],"issued":{"date-parts":[["1993",3]]}}},{"id":628,"uris":["http://zotero.org/users/9696131/items/2QSNMRNK"],"itemData":{"id":628,"type":"article-journal","abstract":"The ground beetles form the s</vt:lpwstr>
  </property>
  <property fmtid="{D5CDD505-2E9C-101B-9397-08002B2CF9AE}" pid="515" name="ZOTERO_BREF_Vy3TKy4vivKH_5">
    <vt:lpwstr>peciose beetle family Carabidae and, since their emergence in the Tertiary, have populated all habitats except deserts. Our knowledge about carabids is biased toward species living in north-temperate regions. Most carabids are predatory, consume a wide ra</vt:lpwstr>
  </property>
  <property fmtid="{D5CDD505-2E9C-101B-9397-08002B2CF9AE}" pid="516" name="ZOTERO_BREF_Vy3TKy4vivKH_6">
    <vt:lpwstr>nge of food types, and experience food shortages in the field. Feeding on both plant and animal material and scavenging are probably more significant than currently acknowledged. The most important mortality sources are abiotic factors and predators; path</vt:lpwstr>
  </property>
  <property fmtid="{D5CDD505-2E9C-101B-9397-08002B2CF9AE}" pid="517" name="ZOTERO_BREF_Vy3TKy4vivKH_7">
    <vt:lpwstr>ogens and parasites can be important for some developmental stages. Although competition among larvae and adults does occur, the importance of competition as a community organization is not proven. Carabids are abundant in agricultural fields all over the</vt:lpwstr>
  </property>
  <property fmtid="{D5CDD505-2E9C-101B-9397-08002B2CF9AE}" pid="518" name="ZOTERO_BREF_Vy3TKy4vivKH_8">
    <vt:lpwstr> world and may be important natural enemies of agricultural pests.","container-title":"Annual Review of Entomology","DOI":"10.1146/annurev.en.41.010196.001311","ISSN":"0066-4170, 1545-4487","issue":"1","journalAbbreviation":"Annu. Rev. Entomol.","language</vt:lpwstr>
  </property>
  <property fmtid="{D5CDD505-2E9C-101B-9397-08002B2CF9AE}" pid="519" name="ZOTERO_BREF_Vy3TKy4vivKH_9">
    <vt:lpwstr>":"en","page":"231-256","source":"DOI.org (Crossref)","title":"Ecology and Behavior of Ground Beetles (Coleoptera: Carabidae)","title-short":"Ecology and Behavior of Ground Beetles (Coleoptera","volume":"41","author":[{"family":"Lövei","given":"Gábor L."}</vt:lpwstr>
  </property>
  <property fmtid="{D5CDD505-2E9C-101B-9397-08002B2CF9AE}" pid="520" name="ZOTERO_BREF_WNDs5EyeGr3W_1">
    <vt:lpwstr>ZOTERO_ITEM CSL_CITATION {"citationID":"vjghRaj3","properties":{"formattedCitation":"(Men\\uc0\\u233{}ndez {\\i{}et al.}, 2014)","plainCitation":"(Menéndez et al., 2014)","noteIndex":0},"citationItems":[{"id":659,"uris":["http://zotero.org/users/9696131/i</vt:lpwstr>
  </property>
  <property fmtid="{D5CDD505-2E9C-101B-9397-08002B2CF9AE}" pid="521" name="ZOTERO_BREF_WNDs5EyeGr3W_10">
    <vt:lpwstr>hy","DOI":"10.1111/geb.12142","ISSN":"1466-8238","issue":"6","language":"en","license":"© 2013 John Wiley &amp; Sons Ltd","note":"_eprint: https://onlinelibrary.wiley.com/doi/pdf/10.1111/geb.12142","page":"646-657","source":"Wiley Online Library","title":"Cli</vt:lpwstr>
  </property>
  <property fmtid="{D5CDD505-2E9C-101B-9397-08002B2CF9AE}" pid="522" name="ZOTERO_BREF_WNDs5EyeGr3W_11">
    <vt:lpwstr>mate change and elevational range shifts: evidence from dung beetles in two European mountain ranges","title-short":"Climate change and elevational range shifts","volume":"23","author":[{"family":"Menéndez","given":"Rosa"},{"family":"González-Megías","giv</vt:lpwstr>
  </property>
  <property fmtid="{D5CDD505-2E9C-101B-9397-08002B2CF9AE}" pid="523" name="ZOTERO_BREF_WNDs5EyeGr3W_12">
    <vt:lpwstr>en":"Adela"},{"family":"Jay-Robert","given":"Pierre"},{"family":"Marquéz-Ferrando","given":"Rocío"}],"issued":{"date-parts":[["2014"]]}}}],"schema":"https://github.com/citation-style-language/schema/raw/master/csl-citation.json"}</vt:lpwstr>
  </property>
  <property fmtid="{D5CDD505-2E9C-101B-9397-08002B2CF9AE}" pid="524" name="ZOTERO_BREF_WNDs5EyeGr3W_2">
    <vt:lpwstr>tems/Y9L7FFS2"],"itemData":{"id":659,"type":"article-journal","abstract":"Aim Mountain regions are particularly well-suited for investigating the impact of climate change on species ranges because they encompass both upper and lower limits of species dist</vt:lpwstr>
  </property>
  <property fmtid="{D5CDD505-2E9C-101B-9397-08002B2CF9AE}" pid="525" name="ZOTERO_BREF_WNDs5EyeGr3W_3">
    <vt:lpwstr>ribution. Here, we investigate changes in the elevational distribution of dung beetle species (Coleoptera: Scarabaeoidea) in two separate mountain regions in Europe. Location South-western Alps (France) and Sierra Nevada (Spain). Methods We compared histo</vt:lpwstr>
  </property>
  <property fmtid="{D5CDD505-2E9C-101B-9397-08002B2CF9AE}" pid="526" name="ZOTERO_BREF_WNDs5EyeGr3W_4">
    <vt:lpwstr>rical and current data on dung beetle distributions along elevation gradients for 30 species in the SW Alps and 19 species in the Sierra Nevada. We tested for significant changes between survey periods in three parameters: mean elevation and upper and low</vt:lpwstr>
  </property>
  <property fmtid="{D5CDD505-2E9C-101B-9397-08002B2CF9AE}" pid="527" name="ZOTERO_BREF_WNDs5EyeGr3W_5">
    <vt:lpwstr>er range limits. Results We found up-slope range shifts for 63% and 90% of the species in the SW Alps and Sierra Nevada, respectively. Up-slope range shifts resulted mainly from expansion of upper range limits in the SW Alps and from changes of both range</vt:lpwstr>
  </property>
  <property fmtid="{D5CDD505-2E9C-101B-9397-08002B2CF9AE}" pid="528" name="ZOTERO_BREF_WNDs5EyeGr3W_6">
    <vt:lpwstr> limits in the Sierra Nevada. The magnitudes of range shifts were consistent with the level of warming experienced in each region, but they also reflected the asymmetrical warming observed along the elevation gradients. Smaller changes were observed for s</vt:lpwstr>
  </property>
  <property fmtid="{D5CDD505-2E9C-101B-9397-08002B2CF9AE}" pid="529" name="ZOTERO_BREF_WNDs5EyeGr3W_7">
    <vt:lpwstr>pecies reaching their historical range limits at the higher elevations, associated with a non-significant increase in temperature between periods. Main conclusions The differences observed between regions are related to the geographical position of each m</vt:lpwstr>
  </property>
  <property fmtid="{D5CDD505-2E9C-101B-9397-08002B2CF9AE}" pid="530" name="ZOTERO_BREF_WNDs5EyeGr3W_8">
    <vt:lpwstr>ountain range, which determines the characteristics (including thermal tolerance) of the regional species pool, and the level of warming, which determines whether maximum thermal tolerance has been exceeded for the majority of species in the region. Our r</vt:lpwstr>
  </property>
  <property fmtid="{D5CDD505-2E9C-101B-9397-08002B2CF9AE}" pid="531" name="ZOTERO_BREF_WNDs5EyeGr3W_9">
    <vt:lpwstr>esults highlight the importance of considering both the biogeography of the mountain and the species pool under study when assessing the sensitivity of species to future climate change in mountain regions.","container-title":"Global Ecology and Biogeograp</vt:lpwstr>
  </property>
  <property fmtid="{D5CDD505-2E9C-101B-9397-08002B2CF9AE}" pid="532" name="ZOTERO_BREF_WcRPedP7PAws_1">
    <vt:lpwstr>ZOTERO_ITEM CSL_CITATION {"citationID":"5tzGv5Ac","properties":{"formattedCitation":"(NASA JPL, 2013)","plainCitation":"(NASA JPL, 2013)","noteIndex":0},"citationItems":[{"id":594,"uris":["http://zotero.org/users/9696131/items/7C6Y3UI8"],"itemData":{"id":</vt:lpwstr>
  </property>
  <property fmtid="{D5CDD505-2E9C-101B-9397-08002B2CF9AE}" pid="533" name="ZOTERO_BREF_WcRPedP7PAws_2">
    <vt:lpwstr>594,"type":"dataset","DOI":"10.5067/MEASURES/SRTM/SRTMGL1.003","publisher":"NASA Land Processes Distributed Active Archive Center","source":"DOI.org (Datacite)","title":"NASA Shuttle Radar Topography Mission Global 1 arc second","URL":"https://www.earthda</vt:lpwstr>
  </property>
  <property fmtid="{D5CDD505-2E9C-101B-9397-08002B2CF9AE}" pid="534" name="ZOTERO_BREF_WcRPedP7PAws_3">
    <vt:lpwstr>ta.nasa.gov/data/catalog/lpcloud-srtmgl1-003","author":[{"literal":"NASA JPL"}],"accessed":{"date-parts":[["2026",1,29]]},"issued":{"date-parts":[["2013"]]}}}],"schema":"https://github.com/citation-style-language/schema/raw/master/csl-citation.json"}</vt:lpwstr>
  </property>
  <property fmtid="{D5CDD505-2E9C-101B-9397-08002B2CF9AE}" pid="535" name="ZOTERO_BREF_YPwjH3MhQ179_1">
    <vt:lpwstr>ZOTERO_ITEM CSL_CITATION {"citationID":"LveVV2GU","properties":{"formattedCitation":"(Harvey {\\i{}et al.}, 2023; Munday {\\i{}et al.}, 2025; Sharp {\\i{}et al.}, 2025)","plainCitation":"(Harvey et al., 2023; Munday et al., 2025; Sharp et al., 2025)","not</vt:lpwstr>
  </property>
  <property fmtid="{D5CDD505-2E9C-101B-9397-08002B2CF9AE}" pid="536" name="ZOTERO_BREF_YPwjH3MhQ179_10">
    <vt:lpwstr>itle":"Scientists' warning on climate change and insects","volume":"93","author":[{"family":"Harvey","given":"Jeffrey A."},{"family":"Tougeron","given":"Kévin"},{"family":"Gols","given":"Rieta"},{"family":"Heinen","given":"Robin"},{"family":"Abarca","give</vt:lpwstr>
  </property>
  <property fmtid="{D5CDD505-2E9C-101B-9397-08002B2CF9AE}" pid="537" name="ZOTERO_BREF_YPwjH3MhQ179_11">
    <vt:lpwstr>n":"Mariana"},{"family":"Abram","given":"Paul K."},{"family":"Basset","given":"Yves"},{"family":"Berg","given":"Matty"},{"family":"Boggs","given":"Carol"},{"family":"Brodeur","given":"Jacques"},{"family":"Cardoso","given":"Pedro"},{"family":"Boer","given"</vt:lpwstr>
  </property>
  <property fmtid="{D5CDD505-2E9C-101B-9397-08002B2CF9AE}" pid="538" name="ZOTERO_BREF_YPwjH3MhQ179_12">
    <vt:lpwstr>:"Jetske G.","non-dropping-particle":"de"},{"family":"De Snoo","given":"Geert R."},{"family":"Deacon","given":"Charl"},{"family":"Dell","given":"Jane E."},{"family":"Desneux","given":"Nicolas"},{"family":"Dillon","given":"Michael E."},{"family":"Duffy","g</vt:lpwstr>
  </property>
  <property fmtid="{D5CDD505-2E9C-101B-9397-08002B2CF9AE}" pid="539" name="ZOTERO_BREF_YPwjH3MhQ179_13">
    <vt:lpwstr>iven":"Grant A."},{"family":"Dyer","given":"Lee A."},{"family":"Ellers","given":"Jacintha"},{"family":"Espíndola","given":"Anahí"},{"family":"Fordyce","given":"James"},{"family":"Forister","given":"Matthew L."},{"family":"Fukushima","given":"Caroline"},{"</vt:lpwstr>
  </property>
  <property fmtid="{D5CDD505-2E9C-101B-9397-08002B2CF9AE}" pid="540" name="ZOTERO_BREF_YPwjH3MhQ179_14">
    <vt:lpwstr>family":"Gage","given":"Matthew J. G."},{"family":"García-Robledo","given":"Carlos"},{"family":"Gely","given":"Claire"},{"family":"Gobbi","given":"Mauro"},{"family":"Hallmann","given":"Caspar"},{"family":"Hance","given":"Thierry"},{"family":"Harte","given</vt:lpwstr>
  </property>
  <property fmtid="{D5CDD505-2E9C-101B-9397-08002B2CF9AE}" pid="541" name="ZOTERO_BREF_YPwjH3MhQ179_15">
    <vt:lpwstr>":"John"},{"family":"Hochkirch","given":"Axel"},{"family":"Hof","given":"Christian"},{"family":"Hoffmann","given":"Ary A."},{"family":"Kingsolver","given":"Joel G."},{"family":"Lamarre","given":"Greg P. A."},{"family":"Laurance","given":"William F."},{"fa</vt:lpwstr>
  </property>
  <property fmtid="{D5CDD505-2E9C-101B-9397-08002B2CF9AE}" pid="542" name="ZOTERO_BREF_YPwjH3MhQ179_16">
    <vt:lpwstr>mily":"Lavandero","given":"Blas"},{"family":"Leather","given":"Simon R."},{"family":"Lehmann","given":"Philipp"},{"family":"Le Lann","given":"Cécile"},{"family":"López-Uribe","given":"Margarita M."},{"family":"Ma","given":"Chun-Sen"},{"family":"Ma","given</vt:lpwstr>
  </property>
  <property fmtid="{D5CDD505-2E9C-101B-9397-08002B2CF9AE}" pid="543" name="ZOTERO_BREF_YPwjH3MhQ179_17">
    <vt:lpwstr>":"Gang"},{"family":"Moiroux","given":"Joffrey"},{"family":"Monticelli","given":"Lucie"},{"family":"Nice","given":"Chris"},{"family":"Ode","given":"Paul J."},{"family":"Pincebourde","given":"Sylvain"},{"family":"Ripple","given":"William J."},{"family":"Ro</vt:lpwstr>
  </property>
  <property fmtid="{D5CDD505-2E9C-101B-9397-08002B2CF9AE}" pid="544" name="ZOTERO_BREF_YPwjH3MhQ179_18">
    <vt:lpwstr>we","given":"Melissah"},{"family":"Samways","given":"Michael J."},{"family":"Sentis","given":"Arnaud"},{"family":"Shah","given":"Alisha A."},{"family":"Stork","given":"Nigel"},{"family":"Terblanche","given":"John S."},{"family":"Thakur","given":"Madhav P.</vt:lpwstr>
  </property>
  <property fmtid="{D5CDD505-2E9C-101B-9397-08002B2CF9AE}" pid="545" name="ZOTERO_BREF_YPwjH3MhQ179_19">
    <vt:lpwstr>"},{"family":"Thomas","given":"Matthew B."},{"family":"Tylianakis","given":"Jason M."},{"family":"Van Baaren","given":"Joan"},{"family":"Van de Pol","given":"Martijn"},{"family":"Van der Putten","given":"Wim H."},{"family":"Van Dyck","given":"Hans"},{"fam</vt:lpwstr>
  </property>
  <property fmtid="{D5CDD505-2E9C-101B-9397-08002B2CF9AE}" pid="546" name="ZOTERO_BREF_YPwjH3MhQ179_2">
    <vt:lpwstr>eIndex":0},"citationItems":[{"id":698,"uris":["http://zotero.org/users/9696131/items/2USFA9VG"],"itemData":{"id":698,"type":"article-journal","abstract":"Climate warming is considered to be among the most serious of anthropogenic stresses to the environme</vt:lpwstr>
  </property>
  <property fmtid="{D5CDD505-2E9C-101B-9397-08002B2CF9AE}" pid="547" name="ZOTERO_BREF_YPwjH3MhQ179_20">
    <vt:lpwstr>ily":"Verberk","given":"Wilco C. E. P."},{"family":"Wagner","given":"David L."},{"family":"Weisser","given":"Wolfgang W."},{"family":"Wetzel","given":"William C."},{"family":"Woods","given":"H. Arthur"},{"family":"Wyckhuys","given":"Kris A. G."},{"family"</vt:lpwstr>
  </property>
  <property fmtid="{D5CDD505-2E9C-101B-9397-08002B2CF9AE}" pid="548" name="ZOTERO_BREF_YPwjH3MhQ179_21">
    <vt:lpwstr>:"Chown","given":"Steven L."}],"issued":{"date-parts":[["2023"]]}}},{"id":601,"uris":["http://zotero.org/users/9696131/items/HIKFEA6M"],"itemData":{"id":601,"type":"article-journal","abstract":"ABSTRACT\n            Southern Africa, along with the Mediter</vt:lpwstr>
  </property>
  <property fmtid="{D5CDD505-2E9C-101B-9397-08002B2CF9AE}" pid="549" name="ZOTERO_BREF_YPwjH3MhQ179_22">
    <vt:lpwstr>ranean and eastern South America, is one of three major land regions projected to dry in the future. Confidence in the drying trend relies on a clear understanding of the regional climate and evaluation of the climate models used for projections. This pap</vt:lpwstr>
  </property>
  <property fmtid="{D5CDD505-2E9C-101B-9397-08002B2CF9AE}" pid="550" name="ZOTERO_BREF_YPwjH3MhQ179_23">
    <vt:lpwstr>er reviews our understanding of southern African climate and evaluates the performance of successive climate model generations. A key finding is improved confidence in projections of early summer drying. The drying results from a delayed seasonal cycle, w</vt:lpwstr>
  </property>
  <property fmtid="{D5CDD505-2E9C-101B-9397-08002B2CF9AE}" pid="551" name="ZOTERO_BREF_YPwjH3MhQ179_24">
    <vt:lpwstr>ith regional features such as the Congo Air Boundary and heat lows increasing in frequency in the future. Future drying is matched by emerging observed trends indicating large temperature increases and drying in early summer, in addition to projections of</vt:lpwstr>
  </property>
  <property fmtid="{D5CDD505-2E9C-101B-9397-08002B2CF9AE}" pid="552" name="ZOTERO_BREF_YPwjH3MhQ179_25">
    <vt:lpwstr> increases in extreme rainfall, heatwaves, and dry spells. There is greater uncertainty in climate changes in the core rainy season (December to February), in part due to systematic climate model biases in this season, which have worsened through model ge</vt:lpwstr>
  </property>
  <property fmtid="{D5CDD505-2E9C-101B-9397-08002B2CF9AE}" pid="553" name="ZOTERO_BREF_YPwjH3MhQ179_26">
    <vt:lpwstr>nerations. Model biases are compounded by a lack of in situ observations of key regional climate features, including heat lows, tropical lows, and mesoscale convective systems. The review recommends a focus on quantifying changes in circulation features a</vt:lpwstr>
  </property>
  <property fmtid="{D5CDD505-2E9C-101B-9397-08002B2CF9AE}" pid="554" name="ZOTERO_BREF_YPwjH3MhQ179_27">
    <vt:lpwstr>nd rainfall systems, which are well known but lack comprehensive assessment of trends and future projections. The future of tropical cyclone risk is a priority, especially given the increase in the frequency of intense tropical cyclones in the Mozambique </vt:lpwstr>
  </property>
  <property fmtid="{D5CDD505-2E9C-101B-9397-08002B2CF9AE}" pid="555" name="ZOTERO_BREF_YPwjH3MhQ179_28">
    <vt:lpwstr>Channel over the last 40 years.\n            \n              This article is categorized under:\n              \n                \n                  Paleoclimates and Current Trends &gt; Modern Climate Change","container-title":"WIREs Climate Change","DOI":"</vt:lpwstr>
  </property>
  <property fmtid="{D5CDD505-2E9C-101B-9397-08002B2CF9AE}" pid="556" name="ZOTERO_BREF_YPwjH3MhQ179_29">
    <vt:lpwstr>10.1002/wcc.70025","ISSN":"1757-7780, 1757-7799","issue":"5","journalAbbreviation":"WIREs Climate Change","language":"en","page":"e70025","source":"DOI.org (Crossref)","title":"Southern African Climate Change: Processes, Models, and Projections","title-sh</vt:lpwstr>
  </property>
  <property fmtid="{D5CDD505-2E9C-101B-9397-08002B2CF9AE}" pid="557" name="ZOTERO_BREF_YPwjH3MhQ179_3">
    <vt:lpwstr>nt, because it not only has direct effects on biodiversity, but it also exacerbates the harmful effects of other human-mediated threats. The associated consequences are potentially severe, particularly in terms of threats to species preservation, as well </vt:lpwstr>
  </property>
  <property fmtid="{D5CDD505-2E9C-101B-9397-08002B2CF9AE}" pid="558" name="ZOTERO_BREF_YPwjH3MhQ179_30">
    <vt:lpwstr>ort":"Southern African Climate Change","volume":"16","author":[{"family":"Munday","given":"Callum"},{"family":"Washington","given":"Richard"},{"family":"Engelstaedter","given":"Sebastian"},{"family":"Zilli","given":"Marcia"},{"family":"Harbord","given":"S</vt:lpwstr>
  </property>
  <property fmtid="{D5CDD505-2E9C-101B-9397-08002B2CF9AE}" pid="559" name="ZOTERO_BREF_YPwjH3MhQ179_31">
    <vt:lpwstr>ophie"},{"family":"Knight","given":"Charles"},{"family":"Attwood","given":"Kitty"},{"family":"Hart","given":"Neil"}],"issued":{"date-parts":[["2025",9]]}}},{"id":672,"uris":["http://zotero.org/users/9696131/items/5BAWP9CV"],"itemData":{"id":672,"type":"ar</vt:lpwstr>
  </property>
  <property fmtid="{D5CDD505-2E9C-101B-9397-08002B2CF9AE}" pid="560" name="ZOTERO_BREF_YPwjH3MhQ179_32">
    <vt:lpwstr>ticle-journal","container-title":"Nature","DOI":"10.1038/s41586-025-09351-x","ISSN":"0028-0836, 1476-4687","issue":"8082","journalAbbreviation":"Nature","language":"en","page":"946-951","source":"DOI.org (Crossref)","title":"Stronger El Niños reduce tropi</vt:lpwstr>
  </property>
  <property fmtid="{D5CDD505-2E9C-101B-9397-08002B2CF9AE}" pid="561" name="ZOTERO_BREF_YPwjH3MhQ179_33">
    <vt:lpwstr>cal forest arthropod diversity and function","volume":"645","author":[{"family":"Sharp","given":"Adam C."},{"family":"Boyle","given":"Michael J. W."},{"family":"Bonebrake","given":"Timothy C."},{"family":"Guo","given":"Yirong"},{"family":"Kitching","given</vt:lpwstr>
  </property>
  <property fmtid="{D5CDD505-2E9C-101B-9397-08002B2CF9AE}" pid="562" name="ZOTERO_BREF_YPwjH3MhQ179_34">
    <vt:lpwstr>":"Roger L."},{"family":"Stork","given":"Nigel E."},{"family":"Zeng","given":"Xiaoyi"},{"family":"Ashton","given":"Louise A."}],"issued":{"date-parts":[["2025",9,25]]}}}],"schema":"https://github.com/citation-style-language/schema/raw/master/csl-citation.</vt:lpwstr>
  </property>
  <property fmtid="{D5CDD505-2E9C-101B-9397-08002B2CF9AE}" pid="563" name="ZOTERO_BREF_YPwjH3MhQ179_35">
    <vt:lpwstr>json"}</vt:lpwstr>
  </property>
  <property fmtid="{D5CDD505-2E9C-101B-9397-08002B2CF9AE}" pid="564" name="ZOTERO_BREF_YPwjH3MhQ179_4">
    <vt:lpwstr>as in the preservation of an array of ecosystem services provided by biodiversity. Among the most affected groups of animals are insects—central components of many ecosystems—for which climate change has pervasive effects from individuals to communities. </vt:lpwstr>
  </property>
  <property fmtid="{D5CDD505-2E9C-101B-9397-08002B2CF9AE}" pid="565" name="ZOTERO_BREF_YPwjH3MhQ179_5">
    <vt:lpwstr>In this contribution to the scientists' warning series, we summarize the effect of the gradual global surface temperature increase on insects, in terms of physiology, behavior, phenology, distribution, and species interactions, as well as the effect of in</vt:lpwstr>
  </property>
  <property fmtid="{D5CDD505-2E9C-101B-9397-08002B2CF9AE}" pid="566" name="ZOTERO_BREF_YPwjH3MhQ179_6">
    <vt:lpwstr>creased frequency and duration of extreme events such as hot and cold spells, fires, droughts, and floods on these parameters. We warn that, if no action is taken to better understand and reduce the action of climate change on insects, we will drastically</vt:lpwstr>
  </property>
  <property fmtid="{D5CDD505-2E9C-101B-9397-08002B2CF9AE}" pid="567" name="ZOTERO_BREF_YPwjH3MhQ179_7">
    <vt:lpwstr> reduce our ability to build a sustainable future based on healthy, functional ecosystems. We discuss perspectives on relevant ways to conserve insects in the face of climate change, and we offer several key recommendations on management approaches that c</vt:lpwstr>
  </property>
  <property fmtid="{D5CDD505-2E9C-101B-9397-08002B2CF9AE}" pid="568" name="ZOTERO_BREF_YPwjH3MhQ179_8">
    <vt:lpwstr>an be adopted, on policies that should be pursued, and on the involvement of the general public in the protection effort.","container-title":"Ecological Monographs","DOI":"10.1002/ecm.1553","ISSN":"1557-7015","issue":"1","language":"en","license":"© 2022 </vt:lpwstr>
  </property>
  <property fmtid="{D5CDD505-2E9C-101B-9397-08002B2CF9AE}" pid="569" name="ZOTERO_BREF_YPwjH3MhQ179_9">
    <vt:lpwstr>The Authors. Ecological Monographs published by Wiley Periodicals LLC on behalf of The Ecological Society of America.","note":"_eprint: https://esajournals.onlinelibrary.wiley.com/doi/pdf/10.1002/ecm.1553","page":"e1553","source":"Wiley Online Library","t</vt:lpwstr>
  </property>
  <property fmtid="{D5CDD505-2E9C-101B-9397-08002B2CF9AE}" pid="570" name="ZOTERO_BREF_Yq3S0ljzN6bF_1">
    <vt:lpwstr>ZOTERO_ITEM CSL_CITATION {"citationID":"Ofuz10nJ","properties":{"formattedCitation":"(Grimbacher and Stork, 2009)","plainCitation":"(Grimbacher and Stork, 2009)","noteIndex":0},"citationItems":[{"id":608,"uris":["http://zotero.org/users/9696131/items/4Y3I</vt:lpwstr>
  </property>
  <property fmtid="{D5CDD505-2E9C-101B-9397-08002B2CF9AE}" pid="571" name="ZOTERO_BREF_Yq3S0ljzN6bF_10">
    <vt:lpwstr> Assemblage Inhabiting Lowland Tropical Rain Forest in Australia","volume":"41","author":[{"family":"Grimbacher","given":"Peter S."},{"family":"Stork","given":"Nigel E."}],"issued":{"date-parts":[["2009",5]]}}}],"schema":"https://github.com/citation-style</vt:lpwstr>
  </property>
  <property fmtid="{D5CDD505-2E9C-101B-9397-08002B2CF9AE}" pid="572" name="ZOTERO_BREF_Yq3S0ljzN6bF_11">
    <vt:lpwstr>-language/schema/raw/master/csl-citation.json"}</vt:lpwstr>
  </property>
  <property fmtid="{D5CDD505-2E9C-101B-9397-08002B2CF9AE}" pid="573" name="ZOTERO_BREF_Yq3S0ljzN6bF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574" name="ZOTERO_BREF_Yq3S0ljzN6bF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575" name="ZOTERO_BREF_Yq3S0ljzN6bF_4">
    <vt:lpwstr>re used to sample adult beetles at five locations at both ground and canopy levels. Beetles were caught throughout the year, but individual species were patchy in their temporal distribution, with the 124 more abundant species on average being present onl</vt:lpwstr>
  </property>
  <property fmtid="{D5CDD505-2E9C-101B-9397-08002B2CF9AE}" pid="576" name="ZOTERO_BREF_Yq3S0ljzN6bF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577" name="ZOTERO_BREF_Yq3S0ljzN6bF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578" name="ZOTERO_BREF_Yq3S0ljzN6bF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579" name="ZOTERO_BREF_Yq3S0ljzN6bF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580" name="ZOTERO_BREF_Yq3S0ljzN6bF_9">
    <vt:lpwstr>.","container-title":"Biotropica","DOI":"10.1111/j.1744-7429.2008.00477.x","ISSN":"0006-3606, 1744-7429","issue":"3","journalAbbreviation":"Biotropica","language":"en","page":"328-337","source":"DOI.org (Crossref)","title":"Seasonality of a Diverse Beetle</vt:lpwstr>
  </property>
  <property fmtid="{D5CDD505-2E9C-101B-9397-08002B2CF9AE}" pid="581" name="ZOTERO_BREF_Z94WYwXYmTrQ_1">
    <vt:lpwstr>ZOTERO_ITEM CSL_CITATION {"citationID":"5q9GqjZB","properties":{"formattedCitation":"(Hodkinson, 2005)","plainCitation":"(Hodkinson, 2005)","noteIndex":0},"citationItems":[{"id":35,"uris":["http://zotero.org/users/9696131/items/KU3XKWZC"],"itemData":{"id"</vt:lpwstr>
  </property>
  <property fmtid="{D5CDD505-2E9C-101B-9397-08002B2CF9AE}" pid="582" name="ZOTERO_BREF_Z94WYwXYmTrQ_10">
    <vt:lpwstr>ng elevation gradients: species and community responses to altitude","title-short":"Terrestrial insects along elevation gradients","volume":"80","author":[{"family":"Hodkinson","given":"Ian D."}],"issued":{"date-parts":[["2005",8]]}}}],"schema":"https://g</vt:lpwstr>
  </property>
  <property fmtid="{D5CDD505-2E9C-101B-9397-08002B2CF9AE}" pid="583" name="ZOTERO_BREF_Z94WYwXYmTrQ_11">
    <vt:lpwstr>ithub.com/citation-style-language/schema/raw/master/csl-citation.json"}</vt:lpwstr>
  </property>
  <property fmtid="{D5CDD505-2E9C-101B-9397-08002B2CF9AE}" pid="584" name="ZOTERO_BREF_Z94WYwXYmTrQ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585" name="ZOTERO_BREF_Z94WYwXYmTrQ_3">
    <vt:lpwstr>ess that such responses may serve as analogues for climate warming effects occurring at a particular fixed altitude or latitude over time. This review seeks, therefore, to synthesise information on the responses of insects and allied groups to increasing </vt:lpwstr>
  </property>
  <property fmtid="{D5CDD505-2E9C-101B-9397-08002B2CF9AE}" pid="586" name="ZOTERO_BREF_Z94WYwXYmTrQ_4">
    <vt:lpwstr>altitude and provide a platform for future research. It focuses on those functional aspects of insect biology that show positive or negative reaction to altitudinal changes but avoids emphasising adaptation to high altitude\n              per se\n        </vt:lpwstr>
  </property>
  <property fmtid="{D5CDD505-2E9C-101B-9397-08002B2CF9AE}" pid="587" name="ZOTERO_BREF_Z94WYwXYmTrQ_5">
    <vt:lpwstr>      .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588" name="ZOTERO_BREF_Z94WYwXYmTrQ_6">
    <vt:lpwstr> 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589" name="ZOTERO_BREF_Z94WYwXYmTrQ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590" name="ZOTERO_BREF_Z94WYwXYmTrQ_8">
    <vt:lpwstr> 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591" name="ZOTERO_BREF_Z94WYwXYmTrQ_9">
    <vt:lpwstr>","container-title":"Biological Reviews","DOI":"10.1017/S1464793105006767","ISSN":"1464-7931, 1469-185X","issue":"3","journalAbbreviation":"Biological Reviews","language":"en","page":"489-513","source":"DOI.org (Crossref)","title":"Terrestrial insects alo</vt:lpwstr>
  </property>
  <property fmtid="{D5CDD505-2E9C-101B-9397-08002B2CF9AE}" pid="592" name="ZOTERO_BREF_ZX3ddQySPvgW_1">
    <vt:lpwstr>ZOTERO_ITEM CSL_CITATION {"citationID":"V1cGq1LU","properties":{"formattedCitation":"(Cheli, Bosco and Flores, 2022)","plainCitation":"(Cheli, Bosco and Flores, 2022)","noteIndex":0},"citationItems":[{"id":26,"uris":["http://zotero.org/users/9696131/items</vt:lpwstr>
  </property>
  <property fmtid="{D5CDD505-2E9C-101B-9397-08002B2CF9AE}" pid="593" name="ZOTERO_BREF_ZX3ddQySPvgW_10">
    <vt:lpwstr>"0016-7061","journalAbbreviation":"Geoderma","page":"115770","source":"ScienceDirect","title":"The role of &lt;i&gt;Nyctelia circumundata&lt;/i&gt; (Coleoptera: Tenebrionidae) on litter fragmentation processes and soil fertility in northeastern arid patagonia","title</vt:lpwstr>
  </property>
  <property fmtid="{D5CDD505-2E9C-101B-9397-08002B2CF9AE}" pid="594" name="ZOTERO_BREF_ZX3ddQySPvgW_11">
    <vt:lpwstr>-short":"The role of &lt;i&gt;Nyctelia circumundata&lt;/i&gt; (Coleoptera","volume":"415","author":[{"family":"Cheli","given":"Germán Horacio"},{"family":"Bosco","given":"Tomas"},{"family":"Flores","given":"Gustavo Ernesto"}],"issued":{"date-parts":[["2022",6,1]]}}}]</vt:lpwstr>
  </property>
  <property fmtid="{D5CDD505-2E9C-101B-9397-08002B2CF9AE}" pid="595" name="ZOTERO_BREF_ZX3ddQySPvgW_12">
    <vt:lpwstr>,"schema":"https://github.com/citation-style-language/schema/raw/master/csl-citation.json"}</vt:lpwstr>
  </property>
  <property fmtid="{D5CDD505-2E9C-101B-9397-08002B2CF9AE}" pid="596" name="ZOTERO_BREF_ZX3ddQySPvgW_2">
    <vt:lpwstr>/HUF5G5CS"],"itemData":{"id":26,"type":"article-journal","abstract":"Decomposition of organic matter and soil properties linked to carbon (C) and nitrogen (N) cycling are considered key processes in soil fertility. In arid ecosystems, most plant litter re</vt:lpwstr>
  </property>
  <property fmtid="{D5CDD505-2E9C-101B-9397-08002B2CF9AE}" pid="597" name="ZOTERO_BREF_ZX3ddQySPvgW_3">
    <vt:lpwstr>mains intact for long periods and is gradually consumed by macrodetritivore arthropods. Tenebrionid beetles (Coleoptera: Tenebrionidae) are the most abundant macrodetritivores in many arid environments worldwide, and it is widely suggested that these beet</vt:lpwstr>
  </property>
  <property fmtid="{D5CDD505-2E9C-101B-9397-08002B2CF9AE}" pid="598" name="ZOTERO_BREF_ZX3ddQySPvgW_4">
    <vt:lpwstr>les are responsible for most of the nutrient cycling from accumulated litter in warm and dry seasons in these ecosystems. In this study, the role of Nyctelia circumundata Lesne (Coleoptera: Tenebrionidae) on soil fertility and litter fragmentation during </vt:lpwstr>
  </property>
  <property fmtid="{D5CDD505-2E9C-101B-9397-08002B2CF9AE}" pid="599" name="ZOTERO_BREF_ZX3ddQySPvgW_5">
    <vt:lpwstr>the warm-dry season was experimentally evaluated in northeastern Patagonia, using microcosm experiments in the laboratory. Our results showed that the presence of litter alone is not enough to incorporate organic matter (OM), as well as nitrogen (N) or ca</vt:lpwstr>
  </property>
  <property fmtid="{D5CDD505-2E9C-101B-9397-08002B2CF9AE}" pid="600" name="ZOTERO_BREF_ZX3ddQySPvgW_6">
    <vt:lpwstr>rbon (C) into the soil. Adult individuals of N. circumundata consumed a significant fraction of the litter offered in the experimental pots (∼10 %) and this activity was also associated to increased soil N, C, and OM contents, and the C/N ratio. These fac</vt:lpwstr>
  </property>
  <property fmtid="{D5CDD505-2E9C-101B-9397-08002B2CF9AE}" pid="601" name="ZOTERO_BREF_ZX3ddQySPvgW_7">
    <vt:lpwstr>ts highlighted that litter fragmentation, consumption, and its subsequent conversion into feces by N. circumundata positively affects soil fertility in northeastern Patagonia. Considering that tenebrionid beetles are a major group of primary consumers in </vt:lpwstr>
  </property>
  <property fmtid="{D5CDD505-2E9C-101B-9397-08002B2CF9AE}" pid="602" name="ZOTERO_BREF_ZX3ddQySPvgW_8">
    <vt:lpwstr>deserts, these beetles play an important role in aboveground food web and a key energy conduit from plants (as litter) to higher trophic levels in this region. Finally, taking into account the ecological relevance of tenebrionid beetles for soil nutrient </vt:lpwstr>
  </property>
  <property fmtid="{D5CDD505-2E9C-101B-9397-08002B2CF9AE}" pid="603" name="ZOTERO_BREF_ZX3ddQySPvgW_9">
    <vt:lpwstr>cycling (both at local and ecosytem scales) demonstrated in this work, we recommend incorporating these beetle assemblages into future conservation strategies for arid Patagonia.","container-title":"Geoderma","DOI":"10.1016/j.geoderma.2022.115770","ISSN":</vt:lpwstr>
  </property>
  <property fmtid="{D5CDD505-2E9C-101B-9397-08002B2CF9AE}" pid="604" name="ZOTERO_BREF_aVgSY5i4xpFu_1">
    <vt:lpwstr>ZOTERO_ITEM CSL_CITATION {"citationID":"xitgoYB4","properties":{"formattedCitation":"(McCain and Garfinkel, 2021)","plainCitation":"(McCain and Garfinkel, 2021)","noteIndex":0},"citationItems":[{"id":38,"uris":["http://zotero.org/users/9696131/items/K226C</vt:lpwstr>
  </property>
  <property fmtid="{D5CDD505-2E9C-101B-9397-08002B2CF9AE}" pid="605" name="ZOTERO_BREF_aVgSY5i4xpFu_2">
    <vt:lpwstr>JJE"],"itemData":{"id":38,"type":"article-journal","abstract":"On mountains, unique in their steep and rapid climatic gradients, many insects are shifting their elevational range limits to track recent temperature change. In a review of the range shift li</vt:lpwstr>
  </property>
  <property fmtid="{D5CDD505-2E9C-101B-9397-08002B2CF9AE}" pid="606" name="ZOTERO_BREF_aVgSY5i4xpFu_3">
    <vt:lpwstr>terature to date, most of the 1478 montane insect populations tested so far are shifting to higher elevations, but there is conspicuous variation in the responses. We discuss the impact of study methodology as well as potential abiotic and biotic factors </vt:lpwstr>
  </property>
  <property fmtid="{D5CDD505-2E9C-101B-9397-08002B2CF9AE}" pid="607" name="ZOTERO_BREF_aVgSY5i4xpFu_4">
    <vt:lpwstr>that may underlie this variation in climate change response. We encourage more empirical studies spanning greater insect biodiversity and directly testing how variation in species’ traits, biogeography, and abiotic–biotic context shapes variation in range</vt:lpwstr>
  </property>
  <property fmtid="{D5CDD505-2E9C-101B-9397-08002B2CF9AE}" pid="608" name="ZOTERO_BREF_aVgSY5i4xpFu_5">
    <vt:lpwstr> shift responses.","collection-title":"Global change biology. Molecular physiology. October (2021)","container-title":"Current Opinion in Insect Science","DOI":"10.1016/j.cois.2021.06.003","ISSN":"2214-5745","journalAbbreviation":"Current Opinion in Insec</vt:lpwstr>
  </property>
  <property fmtid="{D5CDD505-2E9C-101B-9397-08002B2CF9AE}" pid="609" name="ZOTERO_BREF_aVgSY5i4xpFu_6">
    <vt:lpwstr>t Science","page":"111-118","source":"ScienceDirect","title":"Climate change and elevational range shifts in insects","volume":"47","author":[{"family":"McCain","given":"Christy M"},{"family":"Garfinkel","given":"Chloe F"}],"issued":{"date-parts":[["2021"</vt:lpwstr>
  </property>
  <property fmtid="{D5CDD505-2E9C-101B-9397-08002B2CF9AE}" pid="610" name="ZOTERO_BREF_aVgSY5i4xpFu_7">
    <vt:lpwstr>,10,1]]}}}],"schema":"https://github.com/citation-style-language/schema/raw/master/csl-citation.json"}</vt:lpwstr>
  </property>
  <property fmtid="{D5CDD505-2E9C-101B-9397-08002B2CF9AE}" pid="611" name="ZOTERO_BREF_agdHSO01Q35r_1">
    <vt:lpwstr>ZOTERO_ITEM CSL_CITATION {"citationID":"QuYVCXW3","properties":{"formattedCitation":"(Berzitis {\\i{}et al.}, 2014; Wilson {\\i{}et al.}, 2021; Gaona {\\i{}et al.}, 2025)","plainCitation":"(Berzitis et al., 2014; Wilson et al., 2021; Gaona et al., 2025)",</vt:lpwstr>
  </property>
  <property fmtid="{D5CDD505-2E9C-101B-9397-08002B2CF9AE}" pid="612" name="ZOTERO_BREF_agdHSO01Q35r_10">
    <vt:lpwstr>486","issue":"9","language":"en","license":"© 2014 John Wiley &amp; Sons Ltd","note":"_eprint: https://onlinelibrary.wiley.com/doi/pdf/10.1111/gcb.12557","page":"2778-2792","source":"Wiley Online Library","title":"Climate and host plant availability impact th</vt:lpwstr>
  </property>
  <property fmtid="{D5CDD505-2E9C-101B-9397-08002B2CF9AE}" pid="613" name="ZOTERO_BREF_agdHSO01Q35r_11">
    <vt:lpwstr>e future distribution of the bean leaf beetle (Cerotoma trifurcata)","volume":"20","author":[{"family":"Berzitis","given":"Emily A."},{"family":"Minigan","given":"Jordan N."},{"family":"Hallett","given":"Rebecca H."},{"family":"Newman","given":"Jonathan A</vt:lpwstr>
  </property>
  <property fmtid="{D5CDD505-2E9C-101B-9397-08002B2CF9AE}" pid="614" name="ZOTERO_BREF_agdHSO01Q35r_12">
    <vt:lpwstr>."}],"issued":{"date-parts":[["2014"]]}}},{"id":747,"uris":["http://zotero.org/users/9696131/items/8B9F2JL7"],"itemData":{"id":747,"type":"article-journal","abstract":"Species distributions, abundance, and interactions have always been influenced by human</vt:lpwstr>
  </property>
  <property fmtid="{D5CDD505-2E9C-101B-9397-08002B2CF9AE}" pid="615" name="ZOTERO_BREF_agdHSO01Q35r_13">
    <vt:lpwstr> activity and are currently experiencing rapid change. Biodiversity benchmark surveys traditionally require intense human labor inputs to find, identify, and record organisms limiting the rate and impact of scientific enquiry and discovery. Recent emergen</vt:lpwstr>
  </property>
  <property fmtid="{D5CDD505-2E9C-101B-9397-08002B2CF9AE}" pid="616" name="ZOTERO_BREF_agdHSO01Q35r_14">
    <vt:lpwstr>ce and advancement of monitoring technologies have improved biodiversity data collection to a scale and scope previously unimaginable. Community science web platforms, smartphone applications, and technology assisted identification have expedited the spee</vt:lpwstr>
  </property>
  <property fmtid="{D5CDD505-2E9C-101B-9397-08002B2CF9AE}" pid="617" name="ZOTERO_BREF_agdHSO01Q35r_15">
    <vt:lpwstr>d and enhanced the volume of observational data all while providing open access to these data worldwide. How to integrate and leverage the data into valuable information on how species are changing in space and time requires new best practices in computat</vt:lpwstr>
  </property>
  <property fmtid="{D5CDD505-2E9C-101B-9397-08002B2CF9AE}" pid="618" name="ZOTERO_BREF_agdHSO01Q35r_16">
    <vt:lpwstr>ional and analytical approaches. Here we integrate data from three community science repositories to explore how a specialist herbivore distribution changes in relation to host plant distributions and other environmental factors. We generate a series of t</vt:lpwstr>
  </property>
  <property fmtid="{D5CDD505-2E9C-101B-9397-08002B2CF9AE}" pid="619" name="ZOTERO_BREF_agdHSO01Q35r_17">
    <vt:lpwstr>emporally-explicit species distribution models to generate range predictions for a specialist insect herbivore (Papilio cresphontes) and three predominant host-plant species. We find that this insect species has experienced rapid northern range expansion,</vt:lpwstr>
  </property>
  <property fmtid="{D5CDD505-2E9C-101B-9397-08002B2CF9AE}" pid="620" name="ZOTERO_BREF_agdHSO01Q35r_18">
    <vt:lpwstr> likely due to a combination of the range of its larval host plants and climate changes in winter. This case study shows rapid data collection through large scale community science endeavors can be leveraged through thoughtful data integration and transpa</vt:lpwstr>
  </property>
  <property fmtid="{D5CDD505-2E9C-101B-9397-08002B2CF9AE}" pid="621" name="ZOTERO_BREF_agdHSO01Q35r_19">
    <vt:lpwstr>rent analytic pipelines to inform how environmental change impacts where species are and their interactions for a more cost effective method of biodiversity benchmarking.","container-title":"Frontiers in Ecology and Evolution","DOI":"10.3389/fevo.2021.579</vt:lpwstr>
  </property>
  <property fmtid="{D5CDD505-2E9C-101B-9397-08002B2CF9AE}" pid="622" name="ZOTERO_BREF_agdHSO01Q35r_2">
    <vt:lpwstr>"noteIndex":0},"citationItems":[{"id":751,"uris":["http://zotero.org/users/9696131/items/EQBM399I"],"itemData":{"id":751,"type":"article-journal","abstract":"The bean leaf beetle, Cerotoma trifurcata, has become a major pest of soybean throughout its Nort</vt:lpwstr>
  </property>
  <property fmtid="{D5CDD505-2E9C-101B-9397-08002B2CF9AE}" pid="623" name="ZOTERO_BREF_agdHSO01Q35r_20">
    <vt:lpwstr>230","ISSN":"2296-701X","journalAbbreviation":"Front. Ecol. Evol.","language":"English","publisher":"Frontiers","source":"Frontiers","title":"Climate Change and Local Host Availability Drive the Northern Range Boundary in the Rapid Expansion of a Speciali</vt:lpwstr>
  </property>
  <property fmtid="{D5CDD505-2E9C-101B-9397-08002B2CF9AE}" pid="624" name="ZOTERO_BREF_agdHSO01Q35r_21">
    <vt:lpwstr>st Insect Herbivore, Papilio cresphontes","URL":"https://www.frontiersin.org/journals/ecology-and-evolution/articles/10.3389/fevo.2021.579230/full","volume":"9","author":[{"family":"Wilson","given":"J. Keaton"},{"family":"Casajus","given":"Nicolas"},{"fam</vt:lpwstr>
  </property>
  <property fmtid="{D5CDD505-2E9C-101B-9397-08002B2CF9AE}" pid="625" name="ZOTERO_BREF_agdHSO01Q35r_22">
    <vt:lpwstr>ily":"Hutchinson","given":"Rebecca A."},{"family":"McFarland","given":"Kent P."},{"family":"Kerr","given":"Jeremy T."},{"family":"Berteaux","given":"Dominique"},{"family":"Larrivée","given":"Maxim"},{"family":"Prudic","given":"Kathleen L."}],"accessed":{"</vt:lpwstr>
  </property>
  <property fmtid="{D5CDD505-2E9C-101B-9397-08002B2CF9AE}" pid="626" name="ZOTERO_BREF_agdHSO01Q35r_23">
    <vt:lpwstr>date-parts":[["2026",3,30]]},"issued":{"date-parts":[["2021",3,2]]}}},{"id":745,"uris":["http://zotero.org/users/9696131/items/H6ZDMXH3"],"itemData":{"id":745,"type":"article-journal","abstract":"Aim Despite the evidenced importance of insects in savannah</vt:lpwstr>
  </property>
  <property fmtid="{D5CDD505-2E9C-101B-9397-08002B2CF9AE}" pid="627" name="ZOTERO_BREF_agdHSO01Q35r_24">
    <vt:lpwstr> ecosystems, the drivers of their diversity patterns remain poorly understood, particularly in the Afrotropical region. This study addresses part of this gap by investigating the effects of climate, habitat, disturbance and vegetation variables on species</vt:lpwstr>
  </property>
  <property fmtid="{D5CDD505-2E9C-101B-9397-08002B2CF9AE}" pid="628" name="ZOTERO_BREF_agdHSO01Q35r_25">
    <vt:lpwstr> richness and community composition of phytophagous and predatory insects in South African savannahs. Location Kruger National Park (KNP), South Africa. Taxon Phytophagous insects (moths) and carnivorous insects (mantises). Methods Moths and mantises were</vt:lpwstr>
  </property>
  <property fmtid="{D5CDD505-2E9C-101B-9397-08002B2CF9AE}" pid="629" name="ZOTERO_BREF_agdHSO01Q35r_26">
    <vt:lpwstr> light-trapped in 60 plots distributed across KNP during two seasons. Direct and indirect effects of environmental variables on insect species richness were analysed using structural equation models, and on community composition through distance-based red</vt:lpwstr>
  </property>
  <property fmtid="{D5CDD505-2E9C-101B-9397-08002B2CF9AE}" pid="630" name="ZOTERO_BREF_agdHSO01Q35r_27">
    <vt:lpwstr>undancy analyses (db-RDA). Results Based on an extensive dataset of 65,593 moth individuals representing 817 species and 3511 mantis individuals representing 38 species, we identified plant communities as the primary driver of species richness and communi</vt:lpwstr>
  </property>
  <property fmtid="{D5CDD505-2E9C-101B-9397-08002B2CF9AE}" pid="631" name="ZOTERO_BREF_agdHSO01Q35r_28">
    <vt:lpwstr>ty structure for both insect groups. The effects of vegetation on insect communities were indirectly shaped by climate, particularly mean temperature (negatively correlated with precipitation), through its effects on plant species richness. Additionally, </vt:lpwstr>
  </property>
  <property fmtid="{D5CDD505-2E9C-101B-9397-08002B2CF9AE}" pid="632" name="ZOTERO_BREF_agdHSO01Q35r_29">
    <vt:lpwstr>a complex interplay among bedrock type, water availability and disturbance from large herbivores further shaped insect diversity. Main Conclusions Our findings highlight the critical role of plant species richness in determining insect diversity patterns </vt:lpwstr>
  </property>
  <property fmtid="{D5CDD505-2E9C-101B-9397-08002B2CF9AE}" pid="633" name="ZOTERO_BREF_agdHSO01Q35r_3">
    <vt:lpwstr>h American range. With a changing climate, there is the potential for this pest to further expand its distribution and become an increasingly severe pest in certain regions. To examine this possibility, we developed bioclimatic envelope models for both th</vt:lpwstr>
  </property>
  <property fmtid="{D5CDD505-2E9C-101B-9397-08002B2CF9AE}" pid="634" name="ZOTERO_BREF_agdHSO01Q35r_30">
    <vt:lpwstr>in savannah ecosystems. We also confirmed the region's vulnerability to climate change, as decreasing precipitation and increasing temperatures alter vegetation composition and biomass, consequently affecting insect communities. Effective conservation str</vt:lpwstr>
  </property>
  <property fmtid="{D5CDD505-2E9C-101B-9397-08002B2CF9AE}" pid="635" name="ZOTERO_BREF_agdHSO01Q35r_31">
    <vt:lpwstr>ategies should focus on managing large herbivores to maintain diverse vegetation, which is crucial for supporting insect diversity. Priority should be given to balancing water availability and disturbance intensity, particularly in preserving the health o</vt:lpwstr>
  </property>
  <property fmtid="{D5CDD505-2E9C-101B-9397-08002B2CF9AE}" pid="636" name="ZOTERO_BREF_agdHSO01Q35r_32">
    <vt:lpwstr>f rivers and their surroundings, to mitigate the adverse effects of climate change on these ecosystems.","container-title":"Journal of Biogeography","DOI":"10.1111/jbi.15076","ISSN":"1365-2699","issue":"4","language":"en","license":"© 2024 John Wiley &amp; So</vt:lpwstr>
  </property>
  <property fmtid="{D5CDD505-2E9C-101B-9397-08002B2CF9AE}" pid="637" name="ZOTERO_BREF_agdHSO01Q35r_33">
    <vt:lpwstr>ns Ltd.","note":"_eprint: https://onlinelibrary.wiley.com/doi/pdf/10.1111/jbi.15076","page":"e15076","source":"Wiley Online Library","title":"Climate-Driven Vegetation Characteristics Shape Phytophagous and Carnivorous Insect Diversity in South African Sa</vt:lpwstr>
  </property>
  <property fmtid="{D5CDD505-2E9C-101B-9397-08002B2CF9AE}" pid="638" name="ZOTERO_BREF_agdHSO01Q35r_34">
    <vt:lpwstr>vannahs","volume":"52","author":[{"family":"Gaona","given":"Fernando P."},{"family":"Delabye","given":"Sylvain"},{"family":"Potocký","given":"Pavel"},{"family":"Govorov","given":"Valeriy"},{"family":"Čuda","given":"Jan"},{"family":"Foxcroft","given":"Llew</vt:lpwstr>
  </property>
  <property fmtid="{D5CDD505-2E9C-101B-9397-08002B2CF9AE}" pid="639" name="ZOTERO_BREF_agdHSO01Q35r_35">
    <vt:lpwstr>ellyn C."},{"family":"Garlacz","given":"Rafał"},{"family":"Hejda","given":"Martin"},{"family":"MacFadyen","given":"Sandra"},{"family":"Pyrcz","given":"Tomasz"},{"family":"Pyšková","given":"Klára"},{"family":"Sedláček","given":"Ondřej"},{"family":"Storch",</vt:lpwstr>
  </property>
  <property fmtid="{D5CDD505-2E9C-101B-9397-08002B2CF9AE}" pid="640" name="ZOTERO_BREF_agdHSO01Q35r_36">
    <vt:lpwstr>"given":"David"},{"family":"Pyšek","given":"Petr"},{"family":"Tropek","given":"Robert"}],"issued":{"date-parts":[["2025"]]}}}],"schema":"https://github.com/citation-style-language/schema/raw/master/csl-citation.json"}</vt:lpwstr>
  </property>
  <property fmtid="{D5CDD505-2E9C-101B-9397-08002B2CF9AE}" pid="641" name="ZOTERO_BREF_agdHSO01Q35r_4">
    <vt:lpwstr>e bean leaf beetle, and its most important agronomic host plant, soybean (Glycine max). These two models were combined to examine the potential future pest status of the beetle using climate change projections from multiple general circulation models (GCM</vt:lpwstr>
  </property>
  <property fmtid="{D5CDD505-2E9C-101B-9397-08002B2CF9AE}" pid="642" name="ZOTERO_BREF_agdHSO01Q35r_5">
    <vt:lpwstr>s) and climate change scenarios. Despite the broad tolerances of soybean, incorporation of host plant availability substantially decreased the suitable and favourable areas for the bean leaf beetle as compared to an evaluation based solely on the climate </vt:lpwstr>
  </property>
  <property fmtid="{D5CDD505-2E9C-101B-9397-08002B2CF9AE}" pid="643" name="ZOTERO_BREF_agdHSO01Q35r_6">
    <vt:lpwstr>envelope of the beetle, demonstrating the importance of incorporating biotic interactions in these predictions. The use of multiple GCM–scenario combinations also revealed differences in predictions depending on the choice of GCM, with scenario choice hav</vt:lpwstr>
  </property>
  <property fmtid="{D5CDD505-2E9C-101B-9397-08002B2CF9AE}" pid="644" name="ZOTERO_BREF_agdHSO01Q35r_7">
    <vt:lpwstr>ing less of an impact. While the Norwegian model predicted little northward expansion of the beetle from its current northern range limit of southern Ontario and overall decreases in suitable and favourable areas over time, the Canadian and Russian models</vt:lpwstr>
  </property>
  <property fmtid="{D5CDD505-2E9C-101B-9397-08002B2CF9AE}" pid="645" name="ZOTERO_BREF_agdHSO01Q35r_8">
    <vt:lpwstr> predict that much of Ontario and Quebec will become suitable for the beetle in the future, as well as Manitoba under the Russian model. The Russian model also predicts expansion of the suitable and favourable areas for the beetle over time. Two predictio</vt:lpwstr>
  </property>
  <property fmtid="{D5CDD505-2E9C-101B-9397-08002B2CF9AE}" pid="646" name="ZOTERO_BREF_agdHSO01Q35r_9">
    <vt:lpwstr>ns that do not depend on our choice of GCM include a decrease in suitability of the Mississippi Delta region and continued favourability of the southeastern United States.","container-title":"Global Change Biology","DOI":"10.1111/gcb.12557","ISSN":"1365-2</vt:lpwstr>
  </property>
  <property fmtid="{D5CDD505-2E9C-101B-9397-08002B2CF9AE}" pid="647" name="ZOTERO_BREF_b5kAhNOg3Xzz_1">
    <vt:lpwstr>ZOTERO_ITEM CSL_CITATION {"citationID":"LT9gVb93","properties":{"formattedCitation":"(Vodka and Cizek, 2013; Tyszecka, Zaj\\uc0\\u261{}c and Kadej, 2025)","plainCitation":"(Vodka and Cizek, 2013; Tyszecka, Zając and Kadej, 2025)","noteIndex":0},"citationI</vt:lpwstr>
  </property>
  <property fmtid="{D5CDD505-2E9C-101B-9397-08002B2CF9AE}" pid="648" name="ZOTERO_BREF_b5kAhNOg3Xzz_2">
    <vt:lpwstr>tems":[{"id":645,"uris":["http://zotero.org/users/9696131/items/R6EXT7FN"],"itemData":{"id":645,"type":"article-journal","container-title":"Forest Ecology and Management","DOI":"10.1016/j.foreco.2013.04.007","ISSN":"03781127","journalAbbreviation":"Forest</vt:lpwstr>
  </property>
  <property fmtid="{D5CDD505-2E9C-101B-9397-08002B2CF9AE}" pid="649" name="ZOTERO_BREF_b5kAhNOg3Xzz_3">
    <vt:lpwstr> Ecology and Management","language":"en","page":"33-41","source":"DOI.org (Crossref)","title":"The effects of edge-interior and understorey-canopy gradients on the distribution of saproxylic beetles in a temperate lowland forest","volume":"304","author":[</vt:lpwstr>
  </property>
  <property fmtid="{D5CDD505-2E9C-101B-9397-08002B2CF9AE}" pid="650" name="ZOTERO_BREF_b5kAhNOg3Xzz_4">
    <vt:lpwstr>{"family":"Vodka","given":"Š."},{"family":"Cizek","given":"L."}],"issued":{"date-parts":[["2013",9]]}}},{"id":648,"uris":["http://zotero.org/users/9696131/items/PKKR5TQ8"],"itemData":{"id":648,"type":"article-journal","container-title":"Science of The Tot</vt:lpwstr>
  </property>
  <property fmtid="{D5CDD505-2E9C-101B-9397-08002B2CF9AE}" pid="651" name="ZOTERO_BREF_b5kAhNOg3Xzz_5">
    <vt:lpwstr>al Environment","DOI":"10.1016/j.scitotenv.2025.179149","ISSN":"00489697","journalAbbreviation":"Science of The Total Environment","language":"en","page":"179149","source":"DOI.org (Crossref)","title":"Winter and summer conditions affect the mountain popu</vt:lpwstr>
  </property>
  <property fmtid="{D5CDD505-2E9C-101B-9397-08002B2CF9AE}" pid="652" name="ZOTERO_BREF_b5kAhNOg3Xzz_6">
    <vt:lpwstr>lation of Carabus variolosus, a ground beetle of European conservation concern","volume":"972","author":[{"family":"Tyszecka","given":"Katarzyna"},{"family":"Zając","given":"Krzysztof"},{"family":"Kadej","given":"Marcin"}],"issued":{"date-parts":[["2025",</vt:lpwstr>
  </property>
  <property fmtid="{D5CDD505-2E9C-101B-9397-08002B2CF9AE}" pid="653" name="ZOTERO_BREF_b5kAhNOg3Xzz_7">
    <vt:lpwstr>4]]}}}],"schema":"https://github.com/citation-style-language/schema/raw/master/csl-citation.json"}</vt:lpwstr>
  </property>
  <property fmtid="{D5CDD505-2E9C-101B-9397-08002B2CF9AE}" pid="654" name="ZOTERO_BREF_cd160O43zagr_1">
    <vt:lpwstr>ZOTERO_ITEM CSL_CITATION {"citationID":"Vp6BH7EG","properties":{"formattedCitation":"(Rudolf and Roman, 2018)","plainCitation":"(Rudolf and Roman, 2018)","noteIndex":0},"citationItems":[{"id":759,"uris":["http://zotero.org/users/9696131/items/TBXXJ2IC"],"</vt:lpwstr>
  </property>
  <property fmtid="{D5CDD505-2E9C-101B-9397-08002B2CF9AE}" pid="655" name="ZOTERO_BREF_cd160O43zagr_2">
    <vt:lpwstr>itemData":{"id":759,"type":"article-journal","abstract":"Climate warming can directly affect traits and demographic rates of organisms. However, individuals are embedded in complex networks of ecological interactions with other members of the community, a</vt:lpwstr>
  </property>
  <property fmtid="{D5CDD505-2E9C-101B-9397-08002B2CF9AE}" pid="656" name="ZOTERO_BREF_cd160O43zagr_3">
    <vt:lpwstr>llowing for a range of direct and indirect effects that depend on the trophic structure of the community. Here we show that effects of warming (i.e. increase in mean temperature) on a given species can strongly depend on the community context and trophic </vt:lpwstr>
  </property>
  <property fmtid="{D5CDD505-2E9C-101B-9397-08002B2CF9AE}" pid="657" name="ZOTERO_BREF_cd160O43zagr_4">
    <vt:lpwstr>complexity of the system. Specifically, we manipulated the presence/ absence of two competing tadpole species and their dragonfly predators to simulate different food webs of increasing complexity that were exposed to ambient or warmed conditions. We foun</vt:lpwstr>
  </property>
  <property fmtid="{D5CDD505-2E9C-101B-9397-08002B2CF9AE}" pid="658" name="ZOTERO_BREF_cd160O43zagr_5">
    <vt:lpwstr>d that warming dramatically reduced herbivore (tadpole) survival in the absence of strong interspecific competition and predation, but it had no measureable effect on demographic rates on the dominant competitor in more complex communities where it was ex</vt:lpwstr>
  </property>
  <property fmtid="{D5CDD505-2E9C-101B-9397-08002B2CF9AE}" pid="659" name="ZOTERO_BREF_cd160O43zagr_6">
    <vt:lpwstr>posed to interspecific competition and predation. Conversely, our results also indicate that warming reduced the strength of interspecific competition and predation in our system. These results suggest that trophic complexity could potentially buffer clim</vt:lpwstr>
  </property>
  <property fmtid="{D5CDD505-2E9C-101B-9397-08002B2CF9AE}" pid="660" name="ZOTERO_BREF_cd160O43zagr_7">
    <vt:lpwstr>ate change effects on populations and emphasize that we often cannot predict the effects of changes in abiotic conditions on a given population without accounting for the community context.","container-title":"Oikos","DOI":"10.1111/oik.05535","ISSN":"0030</vt:lpwstr>
  </property>
  <property fmtid="{D5CDD505-2E9C-101B-9397-08002B2CF9AE}" pid="661" name="ZOTERO_BREF_cd160O43zagr_8">
    <vt:lpwstr>-1299, 1600-0706","issue":"11","journalAbbreviation":"Oikos","language":"en","page":"1646-1656","source":"DOI.org (Crossref)","title":"Trophic structure alters consequences of environmental warming","volume":"127","author":[{"family":"Rudolf","given":"Vol</vt:lpwstr>
  </property>
  <property fmtid="{D5CDD505-2E9C-101B-9397-08002B2CF9AE}" pid="662" name="ZOTERO_BREF_cd160O43zagr_9">
    <vt:lpwstr>ker H. W."},{"family":"Roman","given":"Amber"}],"issued":{"date-parts":[["2018",11]]}}}],"schema":"https://github.com/citation-style-language/schema/raw/master/csl-citation.json"}</vt:lpwstr>
  </property>
  <property fmtid="{D5CDD505-2E9C-101B-9397-08002B2CF9AE}" pid="663" name="ZOTERO_BREF_dJnCF7Zuvd6l_1">
    <vt:lpwstr>ZOTERO_ITEM CSL_CITATION {"citationID":"6zrvZmpS","properties":{"formattedCitation":"(Klinges {\\i{}et al.}, 2022)","plainCitation":"(Klinges et al., 2022)","noteIndex":0},"citationItems":[{"id":2,"uris":["http://zotero.org/users/9696131/items/NHCQZ7JU"],</vt:lpwstr>
  </property>
  <property fmtid="{D5CDD505-2E9C-101B-9397-08002B2CF9AE}" pid="664" name="ZOTERO_BREF_dJnCF7Zuvd6l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665" name="ZOTERO_BREF_dJnCF7Zuvd6l_11">
    <vt:lpwstr>DOI":"10.1111/2041-210X.13877","ISSN":"2041-210X, 2041-210X","issue":"7","journalAbbreviation":"Methods Ecol Evol","language":"en","page":"1402-1411","source":"DOI.org (Crossref)","title":"&lt;span style=\"font-variant:small-caps;\"&gt;mcera5&lt;/span&gt; : Driving m</vt:lpwstr>
  </property>
  <property fmtid="{D5CDD505-2E9C-101B-9397-08002B2CF9AE}" pid="666" name="ZOTERO_BREF_dJnCF7Zuvd6l_12">
    <vt:lpwstr>icroclimate models with ERA5 global gridded climate data","title-short":"&lt;span style=\"font-variant","volume":"13","author":[{"family":"Klinges","given":"David H."},{"family":"Duffy","given":"James P."},{"family":"Kearney","given":"Michael R."},{"family":</vt:lpwstr>
  </property>
  <property fmtid="{D5CDD505-2E9C-101B-9397-08002B2CF9AE}" pid="667" name="ZOTERO_BREF_dJnCF7Zuvd6l_13">
    <vt:lpwstr>"Maclean","given":"Ilya M. D."}],"issued":{"date-parts":[["2022",7]]}}}],"schema":"https://github.com/citation-style-language/schema/raw/master/csl-citation.json"}</vt:lpwstr>
  </property>
  <property fmtid="{D5CDD505-2E9C-101B-9397-08002B2CF9AE}" pid="668" name="ZOTERO_BREF_dJnCF7Zuvd6l_2">
    <vt:lpwstr>"itemData":{"id":2,"type":"article-journal","abstract":"Abstract\n            \n              \n                \n                  Microclimate models predict temperature and other meteorological variables at scales relevant to individual organisms. The </vt:lpwstr>
  </property>
  <property fmtid="{D5CDD505-2E9C-101B-9397-08002B2CF9AE}" pid="669" name="ZOTERO_BREF_dJnCF7Zuvd6l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670" name="ZOTERO_BREF_dJnCF7Zuvd6l_4">
    <vt:lpwstr>curacy, the ERA5 reanalysis dataset is emerging as the favoured resource for global historical weather and climate data and has great potential for aiding microclimate modelling.\n                \n                \n                  \n                   </vt:lpwstr>
  </property>
  <property fmtid="{D5CDD505-2E9C-101B-9397-08002B2CF9AE}" pid="671" name="ZOTERO_BREF_dJnCF7Zuvd6l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672" name="ZOTERO_BREF_dJnCF7Zuvd6l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673" name="ZOTERO_BREF_dJnCF7Zuvd6l_7">
    <vt:lpwstr>         \n                  \n                    By validating with empirical observations from multiple biomes globally, we demonstrate that the use of ERA5 climate forcing via\n                    mcera5\n                    improves the prediction ac</vt:lpwstr>
  </property>
  <property fmtid="{D5CDD505-2E9C-101B-9397-08002B2CF9AE}" pid="674" name="ZOTERO_BREF_dJnCF7Zuvd6l_8">
    <vt:lpwstr>curacy of soil moisture, air temperature and relative humidity as compared to forcing with other globally available data and offers comparable performance when predicting soil temperatures.\n                  \n                \n                \n        </vt:lpwstr>
  </property>
  <property fmtid="{D5CDD505-2E9C-101B-9397-08002B2CF9AE}" pid="675" name="ZOTERO_BREF_dJnCF7Zuvd6l_9">
    <vt:lpwstr>          \n                    Through the provision of fine‐resolution ERA5 data, the\n                    mcera5\n                    package fits into an ecosystem of tools for modelling microclimate in a spatio‐temporally explicit fashion, advancing </vt:lpwstr>
  </property>
  <property fmtid="{D5CDD505-2E9C-101B-9397-08002B2CF9AE}" pid="676" name="ZOTERO_BREF_dOzYmBZr1DEE_1">
    <vt:lpwstr>ZOTERO_ITEM CSL_CITATION {"citationID":"m9DKgcUQ","properties":{"formattedCitation":"(Klinges {\\i{}et al.}, 2022)","plainCitation":"(Klinges et al., 2022)","noteIndex":0},"citationItems":[{"id":2,"uris":["http://zotero.org/users/9696131/items/NHCQZ7JU"],</vt:lpwstr>
  </property>
  <property fmtid="{D5CDD505-2E9C-101B-9397-08002B2CF9AE}" pid="677" name="ZOTERO_BREF_dOzYmBZr1DEE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678" name="ZOTERO_BREF_dOzYmBZr1DEE_11">
    <vt:lpwstr>DOI":"10.1111/2041-210X.13877","ISSN":"2041-210X, 2041-210X","issue":"7","journalAbbreviation":"Methods Ecol Evol","language":"en","page":"1402-1411","source":"DOI.org (Crossref)","title":"&lt;span style=\"font-variant:small-caps;\"&gt;mcera5&lt;/span&gt; : Driving m</vt:lpwstr>
  </property>
  <property fmtid="{D5CDD505-2E9C-101B-9397-08002B2CF9AE}" pid="679" name="ZOTERO_BREF_dOzYmBZr1DEE_12">
    <vt:lpwstr>icroclimate models with ERA5 global gridded climate data","title-short":"&lt;span style=\"font-variant","volume":"13","author":[{"family":"Klinges","given":"David H."},{"family":"Duffy","given":"James P."},{"family":"Kearney","given":"Michael R."},{"family":</vt:lpwstr>
  </property>
  <property fmtid="{D5CDD505-2E9C-101B-9397-08002B2CF9AE}" pid="680" name="ZOTERO_BREF_dOzYmBZr1DEE_13">
    <vt:lpwstr>"Maclean","given":"Ilya M. D."}],"issued":{"date-parts":[["2022",7]]}}}],"schema":"https://github.com/citation-style-language/schema/raw/master/csl-citation.json"}</vt:lpwstr>
  </property>
  <property fmtid="{D5CDD505-2E9C-101B-9397-08002B2CF9AE}" pid="681" name="ZOTERO_BREF_dOzYmBZr1DEE_2">
    <vt:lpwstr>"itemData":{"id":2,"type":"article-journal","abstract":"Abstract\n            \n              \n                \n                  Microclimate models predict temperature and other meteorological variables at scales relevant to individual organisms. The </vt:lpwstr>
  </property>
  <property fmtid="{D5CDD505-2E9C-101B-9397-08002B2CF9AE}" pid="682" name="ZOTERO_BREF_dOzYmBZr1DEE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683" name="ZOTERO_BREF_dOzYmBZr1DEE_4">
    <vt:lpwstr>curacy, the ERA5 reanalysis dataset is emerging as the favoured resource for global historical weather and climate data and has great potential for aiding microclimate modelling.\n                \n                \n                  \n                   </vt:lpwstr>
  </property>
  <property fmtid="{D5CDD505-2E9C-101B-9397-08002B2CF9AE}" pid="684" name="ZOTERO_BREF_dOzYmBZr1DEE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685" name="ZOTERO_BREF_dOzYmBZr1DEE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686" name="ZOTERO_BREF_dOzYmBZr1DEE_7">
    <vt:lpwstr>         \n                  \n                    By validating with empirical observations from multiple biomes globally, we demonstrate that the use of ERA5 climate forcing via\n                    mcera5\n                    improves the prediction ac</vt:lpwstr>
  </property>
  <property fmtid="{D5CDD505-2E9C-101B-9397-08002B2CF9AE}" pid="687" name="ZOTERO_BREF_dOzYmBZr1DEE_8">
    <vt:lpwstr>curacy of soil moisture, air temperature and relative humidity as compared to forcing with other globally available data and offers comparable performance when predicting soil temperatures.\n                  \n                \n                \n        </vt:lpwstr>
  </property>
  <property fmtid="{D5CDD505-2E9C-101B-9397-08002B2CF9AE}" pid="688" name="ZOTERO_BREF_dOzYmBZr1DEE_9">
    <vt:lpwstr>          \n                    Through the provision of fine‐resolution ERA5 data, the\n                    mcera5\n                    package fits into an ecosystem of tools for modelling microclimate in a spatio‐temporally explicit fashion, advancing </vt:lpwstr>
  </property>
  <property fmtid="{D5CDD505-2E9C-101B-9397-08002B2CF9AE}" pid="689" name="ZOTERO_BREF_dWS8TQ82NogX_1">
    <vt:lpwstr>ZOTERO_ITEM CSL_CITATION {"citationID":"xp7jlAOT","properties":{"formattedCitation":"(Holland and Luff, 2000; Duan {\\i{}et al.}, 2016; Cheli {\\i{}et al.}, 2021; Liu, Wang, Wang, {\\i{}et al.}, 2021)","plainCitation":"(Holland and Luff, 2000; Duan et al.</vt:lpwstr>
  </property>
  <property fmtid="{D5CDD505-2E9C-101B-9397-08002B2CF9AE}" pid="690" name="ZOTERO_BREF_dWS8TQ82NogX_10">
    <vt:lpwstr>ptera: Tenebrionidae) in Península Valdés (Argentinean Patagonia)","title-short":"Distribution and environmental determinants of darkling beetles assemblages (Coleoptera","volume":"93","author":[{"family":"Cheli","given":"Germán H."},{"family":"Carrara","</vt:lpwstr>
  </property>
  <property fmtid="{D5CDD505-2E9C-101B-9397-08002B2CF9AE}" pid="691" name="ZOTERO_BREF_dWS8TQ82NogX_11">
    <vt:lpwstr>given":"Rodolfo"},{"family":"Bandieri","given":"Lucas"},{"family":"Flores","given":"Gustavo E."}],"issued":{"date-parts":[["2021"]]}}},{"id":652,"uris":["http://zotero.org/users/9696131/items/4J6QWYA3"],"itemData":{"id":652,"type":"article-journal","conta</vt:lpwstr>
  </property>
  <property fmtid="{D5CDD505-2E9C-101B-9397-08002B2CF9AE}" pid="692" name="ZOTERO_BREF_dWS8TQ82NogX_12">
    <vt:lpwstr>iner-title":"Ecological Indicators","DOI":"10.1016/j.ecolind.2021.108393","ISSN":"1470160X","journalAbbreviation":"Ecological Indicators","language":"en","page":"108393","source":"DOI.org (Crossref)","title":"Driving factors and their interactions of cara</vt:lpwstr>
  </property>
  <property fmtid="{D5CDD505-2E9C-101B-9397-08002B2CF9AE}" pid="693" name="ZOTERO_BREF_dWS8TQ82NogX_13">
    <vt:lpwstr>bid beetle distribution based on the geographical detector method","volume":"133","author":[{"family":"Liu","given":"Xueqin"},{"family":"Wang","given":"Hui"},{"family":"Wang","given":"Xinpu"},{"family":"Bai","given":"Ming"},{"family":"He","given":"Dahan"}</vt:lpwstr>
  </property>
  <property fmtid="{D5CDD505-2E9C-101B-9397-08002B2CF9AE}" pid="694" name="ZOTERO_BREF_dWS8TQ82NogX_14">
    <vt:lpwstr>],"issued":{"date-parts":[["2021",12]]}}}],"schema":"https://github.com/citation-style-language/schema/raw/master/csl-citation.json"}</vt:lpwstr>
  </property>
  <property fmtid="{D5CDD505-2E9C-101B-9397-08002B2CF9AE}" pid="695" name="ZOTERO_BREF_dWS8TQ82NogX_2">
    <vt:lpwstr>, 2016; Cheli et al., 2021; Liu, Wang, Wang, et al., 2021)","noteIndex":0},"citationItems":[{"id":643,"uris":["http://zotero.org/users/9696131/items/3RPYA8BI"],"itemData":{"id":643,"type":"article-journal","container-title":"Integrated Pest Management Rev</vt:lpwstr>
  </property>
  <property fmtid="{D5CDD505-2E9C-101B-9397-08002B2CF9AE}" pid="696" name="ZOTERO_BREF_dWS8TQ82NogX_3">
    <vt:lpwstr>iews","DOI":"10.1023/A:1009619309424","ISSN":"1353-5226, 1572-9745","issue":"2","journalAbbreviation":"Integrated Pest Management Reviews","language":"en","license":"https://www.springernature.com/gp/researchers/text-and-data-mining","page":"109-129","sou</vt:lpwstr>
  </property>
  <property fmtid="{D5CDD505-2E9C-101B-9397-08002B2CF9AE}" pid="697" name="ZOTERO_BREF_dWS8TQ82NogX_4">
    <vt:lpwstr>rce":"DOI.org (Crossref)","title":"The Effects of Agricultural Practices on Carabidae in Temperate Agroecosystems","volume":"5","author":[{"family":"Holland","given":"J.M."},{"family":"Luff","given":"M.L."}],"issued":{"date-parts":[["2000",6]]}}},{"id":63</vt:lpwstr>
  </property>
  <property fmtid="{D5CDD505-2E9C-101B-9397-08002B2CF9AE}" pid="698" name="ZOTERO_BREF_dWS8TQ82NogX_5">
    <vt:lpwstr>2,"uris":["http://zotero.org/users/9696131/items/4B4BGSZH"],"itemData":{"id":632,"type":"article-journal","container-title":"Agriculture, Ecosystems &amp; Environment","DOI":"10.1016/j.agee.2016.03.025","ISSN":"01678809","journalAbbreviation":"Agriculture, Ec</vt:lpwstr>
  </property>
  <property fmtid="{D5CDD505-2E9C-101B-9397-08002B2CF9AE}" pid="699" name="ZOTERO_BREF_dWS8TQ82NogX_6">
    <vt:lpwstr>osystems &amp; Environment","language":"en","page":"86-94","source":"DOI.org (Crossref)","title":"Environmental factors acting at multiple scales determine assemblages of insects and plants in agricultural mountain landscapes of northern China","volume":"224"</vt:lpwstr>
  </property>
  <property fmtid="{D5CDD505-2E9C-101B-9397-08002B2CF9AE}" pid="700" name="ZOTERO_BREF_dWS8TQ82NogX_7">
    <vt:lpwstr>,"author":[{"family":"Duan","given":"Meichun"},{"family":"Liu","given":"Yunhui"},{"family":"Yu","given":"Zhenrong"},{"family":"Li","given":"Liangtao"},{"family":"Wang","given":"Changliu"},{"family":"Axmacher","given":"Jan C."}],"issued":{"date-parts":[["2</vt:lpwstr>
  </property>
  <property fmtid="{D5CDD505-2E9C-101B-9397-08002B2CF9AE}" pid="701" name="ZOTERO_BREF_dWS8TQ82NogX_8">
    <vt:lpwstr>016",5]]}}},{"id":634,"uris":["http://zotero.org/users/9696131/items/QCWW3C77"],"itemData":{"id":634,"type":"article-journal","container-title":"Anais da Academia Brasileira de Ciências","DOI":"10.1590/0001-3765202120201282","ISSN":"1678-2690, 0001-3765",</vt:lpwstr>
  </property>
  <property fmtid="{D5CDD505-2E9C-101B-9397-08002B2CF9AE}" pid="702" name="ZOTERO_BREF_dWS8TQ82NogX_9">
    <vt:lpwstr>"issue":"3","journalAbbreviation":"An. Acad. Bras. Ciênc.","license":"http://creativecommons.org/licenses/by/4.0/","page":"e20201282","source":"DOI.org (Crossref)","title":"Distribution and environmental determinants of darkling beetles assemblages (Coleo</vt:lpwstr>
  </property>
  <property fmtid="{D5CDD505-2E9C-101B-9397-08002B2CF9AE}" pid="703" name="ZOTERO_BREF_eVDNMlTu2S8L_1">
    <vt:lpwstr>ZOTERO_ITEM CSL_CITATION {"citationID":"n256Atca","properties":{"formattedCitation":"(Brooks {\\i{}et al.}, 2012; Cardoso {\\i{}et al.}, 2020)","plainCitation":"(Brooks et al., 2012; Cardoso et al., 2020)","noteIndex":0},"citationItems":[{"id":715,"uris":</vt:lpwstr>
  </property>
  <property fmtid="{D5CDD505-2E9C-101B-9397-08002B2CF9AE}" pid="704" name="ZOTERO_BREF_eVDNMlTu2S8L_10">
    <vt:lpwstr> The stability of population trends in woodlands and hedgerows of species that are declining elsewhere puts these habitats at the fore-front of integrated landscape management aimed at preserving their ecosystem services.","container-title":"Journal of Ap</vt:lpwstr>
  </property>
  <property fmtid="{D5CDD505-2E9C-101B-9397-08002B2CF9AE}" pid="705" name="ZOTERO_BREF_eVDNMlTu2S8L_11">
    <vt:lpwstr>plied Ecology","DOI":"10.1111/j.1365-2664.2012.02194.x","ISSN":"1365-2664","issue":"5","language":"en","license":"© 2012 The Authors. Journal of Applied Ecology © 2012 British Ecological Society","note":"_eprint: https://besjournals.onlinelibrary.wiley.co</vt:lpwstr>
  </property>
  <property fmtid="{D5CDD505-2E9C-101B-9397-08002B2CF9AE}" pid="706" name="ZOTERO_BREF_eVDNMlTu2S8L_12">
    <vt:lpwstr>m/doi/pdf/10.1111/j.1365-2664.2012.02194.x","page":"1009-1019","source":"Wiley Online Library","title":"Large carabid beetle declines in a United Kingdom monitoring network increases evidence for a widespread loss in insect biodiversity","volume":"49","au</vt:lpwstr>
  </property>
  <property fmtid="{D5CDD505-2E9C-101B-9397-08002B2CF9AE}" pid="707" name="ZOTERO_BREF_eVDNMlTu2S8L_13">
    <vt:lpwstr>thor":[{"family":"Brooks","given":"David R."},{"family":"Bater","given":"John E."},{"family":"Clark","given":"Suzanne J."},{"family":"Monteith","given":"Don T."},{"family":"Andrews","given":"Christopher"},{"family":"Corbett","given":"Stuart J."},{"family"</vt:lpwstr>
  </property>
  <property fmtid="{D5CDD505-2E9C-101B-9397-08002B2CF9AE}" pid="708" name="ZOTERO_BREF_eVDNMlTu2S8L_14">
    <vt:lpwstr>:"Beaumont","given":"Deborah A."},{"family":"Chapman","given":"Jason W."}],"issued":{"date-parts":[["2012"]]}}},{"id":680,"uris":["http://zotero.org/users/9696131/items/HKR3D2F8"],"itemData":{"id":680,"type":"article-journal","abstract":"Here we build on </vt:lpwstr>
  </property>
  <property fmtid="{D5CDD505-2E9C-101B-9397-08002B2CF9AE}" pid="709" name="ZOTERO_BREF_eVDNMlTu2S8L_15">
    <vt:lpwstr>the manifesto ‘World Scientists’ Warning to Humanity, issued by the Alliance of World Scientists. As a group of conservation biologists deeply concerned about the decline of insect populations, we here review what we know about the drivers of insect extin</vt:lpwstr>
  </property>
  <property fmtid="{D5CDD505-2E9C-101B-9397-08002B2CF9AE}" pid="710" name="ZOTERO_BREF_eVDNMlTu2S8L_16">
    <vt:lpwstr>ctions, their consequences, and how extinctions can negatively impact humanity. We are causing insect extinctions by driving habitat loss, degradation, and fragmentation, use of polluting and harmful substances, the spread of invasive species, global clim</vt:lpwstr>
  </property>
  <property fmtid="{D5CDD505-2E9C-101B-9397-08002B2CF9AE}" pid="711" name="ZOTERO_BREF_eVDNMlTu2S8L_17">
    <vt:lpwstr>ate change, direct overexploitation, and co-extinction of species dependent on other species. With insect extinctions, we lose much more than species. We lose abundance and biomass of insects, diversity across space and time with consequent homogenization</vt:lpwstr>
  </property>
  <property fmtid="{D5CDD505-2E9C-101B-9397-08002B2CF9AE}" pid="712" name="ZOTERO_BREF_eVDNMlTu2S8L_18">
    <vt:lpwstr>, large parts of the tree of life, unique ecological functions and traits, and fundamental parts of extensive networks of biotic interactions. Such losses lead to the decline of key ecosystem services on which humanity depends. From pollination and decomp</vt:lpwstr>
  </property>
  <property fmtid="{D5CDD505-2E9C-101B-9397-08002B2CF9AE}" pid="713" name="ZOTERO_BREF_eVDNMlTu2S8L_19">
    <vt:lpwstr>osition, to being resources for new medicines, habitat quality indication and many others, insects provide essential and irreplaceable services. We appeal for urgent action to close key knowledge gaps and curb insect extinctions. An investment in research</vt:lpwstr>
  </property>
  <property fmtid="{D5CDD505-2E9C-101B-9397-08002B2CF9AE}" pid="714" name="ZOTERO_BREF_eVDNMlTu2S8L_2">
    <vt:lpwstr>["http://zotero.org/users/9696131/items/YSV89EY3"],"itemData":{"id":715,"type":"article-journal","abstract":"Carabid beetles are important functional components of many terrestrial ecosystems. Here, we describe the first long-term, wide-scale and quantita</vt:lpwstr>
  </property>
  <property fmtid="{D5CDD505-2E9C-101B-9397-08002B2CF9AE}" pid="715" name="ZOTERO_BREF_eVDNMlTu2S8L_20">
    <vt:lpwstr> programs that generate local, regional and global strategies that counter this trend is essential. Solutions are available and implementable, but urgent action is needed now to match our intentions.","container-title":"Biological Conservation","DOI":"10.</vt:lpwstr>
  </property>
  <property fmtid="{D5CDD505-2E9C-101B-9397-08002B2CF9AE}" pid="716" name="ZOTERO_BREF_eVDNMlTu2S8L_21">
    <vt:lpwstr>1016/j.biocon.2020.108426","ISSN":"0006-3207","journalAbbreviation":"Biological Conservation","page":"108426","source":"ScienceDirect","title":"Scientists' warning to humanity on insect extinctions","volume":"242","author":[{"family":"Cardoso","given":"Pe</vt:lpwstr>
  </property>
  <property fmtid="{D5CDD505-2E9C-101B-9397-08002B2CF9AE}" pid="717" name="ZOTERO_BREF_eVDNMlTu2S8L_22">
    <vt:lpwstr>dro"},{"family":"Barton","given":"Philip S."},{"family":"Birkhofer","given":"Klaus"},{"family":"Chichorro","given":"Filipe"},{"family":"Deacon","given":"Charl"},{"family":"Fartmann","given":"Thomas"},{"family":"Fukushima","given":"Caroline S."},{"family":</vt:lpwstr>
  </property>
  <property fmtid="{D5CDD505-2E9C-101B-9397-08002B2CF9AE}" pid="718" name="ZOTERO_BREF_eVDNMlTu2S8L_23">
    <vt:lpwstr>"Gaigher","given":"René"},{"family":"Habel","given":"Jan C."},{"family":"Hallmann","given":"Caspar A."},{"family":"Hill","given":"Matthew J."},{"family":"Hochkirch","given":"Axel"},{"family":"Kwak","given":"Mackenzie L."},{"family":"Mammola","given":"Stef</vt:lpwstr>
  </property>
  <property fmtid="{D5CDD505-2E9C-101B-9397-08002B2CF9AE}" pid="719" name="ZOTERO_BREF_eVDNMlTu2S8L_24">
    <vt:lpwstr>ano"},{"family":"Ari Noriega","given":"Jorge"},{"family":"Orfinger","given":"Alexander B."},{"family":"Pedraza","given":"Fernando"},{"family":"Pryke","given":"James S."},{"family":"Roque","given":"Fabio O."},{"family":"Settele","given":"Josef"},{"family":</vt:lpwstr>
  </property>
  <property fmtid="{D5CDD505-2E9C-101B-9397-08002B2CF9AE}" pid="720" name="ZOTERO_BREF_eVDNMlTu2S8L_25">
    <vt:lpwstr>"Simaika","given":"John P."},{"family":"Stork","given":"Nigel E."},{"family":"Suhling","given":"Frank"},{"family":"Vorster","given":"Carlien"},{"family":"Samways","given":"Michael J."}],"issued":{"date-parts":[["2020",2,1]]}}}],"schema":"https://github.co</vt:lpwstr>
  </property>
  <property fmtid="{D5CDD505-2E9C-101B-9397-08002B2CF9AE}" pid="721" name="ZOTERO_BREF_eVDNMlTu2S8L_26">
    <vt:lpwstr>m/citation-style-language/schema/raw/master/csl-citation.json"}</vt:lpwstr>
  </property>
  <property fmtid="{D5CDD505-2E9C-101B-9397-08002B2CF9AE}" pid="722" name="ZOTERO_BREF_eVDNMlTu2S8L_3">
    <vt:lpwstr>tive assessment of temporal changes in UK carabid communities, to inform nationwide management aimed at their conservation. Multivariate and mixed models were used to assess temporal trends over a 15-year period, across eleven sites in the UK Environmenta</vt:lpwstr>
  </property>
  <property fmtid="{D5CDD505-2E9C-101B-9397-08002B2CF9AE}" pid="723" name="ZOTERO_BREF_eVDNMlTu2S8L_4">
    <vt:lpwstr>l Change Network. Sites covered pasture, field margins, chalk downland, woodland and hedgerows in the lowlands, moorland and pasture in the uplands, and grassland, heaths and bogs in montane locations. We found substantial overall declines in carabid biod</vt:lpwstr>
  </property>
  <property fmtid="{D5CDD505-2E9C-101B-9397-08002B2CF9AE}" pid="724" name="ZOTERO_BREF_eVDNMlTu2S8L_5">
    <vt:lpwstr>iversity. Three-quarters of the species studied declined, half of which were estimated to be undergoing population reductions of &gt; 30%, when averaged over 10-year periods. Declines of this magnitude are recognized to be of conservation concern. They are c</vt:lpwstr>
  </property>
  <property fmtid="{D5CDD505-2E9C-101B-9397-08002B2CF9AE}" pid="725" name="ZOTERO_BREF_eVDNMlTu2S8L_6">
    <vt:lpwstr>omparable to those reported for butterflies and moths and increase the evidence base showing that insects are undergoing serious and widespread biodiversity losses. Overall trends masked differences between regions and habitats. Carabid population decline</vt:lpwstr>
  </property>
  <property fmtid="{D5CDD505-2E9C-101B-9397-08002B2CF9AE}" pid="726" name="ZOTERO_BREF_eVDNMlTu2S8L_7">
    <vt:lpwstr>s (10-year trend, averaged across species) were estimated to be 52% in montane sites, 31% in northern moorland sites and 28% in western pasture sites (with at least 80% of species declining in each case). Conversely, populations in our southern downland s</vt:lpwstr>
  </property>
  <property fmtid="{D5CDD505-2E9C-101B-9397-08002B2CF9AE}" pid="727" name="ZOTERO_BREF_eVDNMlTu2S8L_8">
    <vt:lpwstr>ite had 10-year increases of 48% on average. Overall, biodiversity was maintained in upland pasture, and populations were mostly stable in woodland and hedgerow sites. Synthesis and applications. Our results highlight the need to assess trends for carabid</vt:lpwstr>
  </property>
  <property fmtid="{D5CDD505-2E9C-101B-9397-08002B2CF9AE}" pid="728" name="ZOTERO_BREF_eVDNMlTu2S8L_9">
    <vt:lpwstr>s, and probably other widespread and ubiquitous taxa, across regions and habitats to fully understand losses in biodiversity. Land management should be underpinned by a consideration of how wide-scale environmental drivers interact with habitat structure.</vt:lpwstr>
  </property>
  <property fmtid="{D5CDD505-2E9C-101B-9397-08002B2CF9AE}" pid="729" name="ZOTERO_BREF_efqDf5TcOX3d_1">
    <vt:lpwstr>ZOTERO_ITEM CSL_CITATION {"citationID":"ZNQP6scj","properties":{"formattedCitation":"(Zhu {\\i{}et al.}, 2025)","plainCitation":"(Zhu et al., 2025)","noteIndex":0},"citationItems":[{"id":657,"uris":["http://zotero.org/users/9696131/items/CCMMP5N5"],"itemD</vt:lpwstr>
  </property>
  <property fmtid="{D5CDD505-2E9C-101B-9397-08002B2CF9AE}" pid="730" name="ZOTERO_BREF_efqDf5TcOX3d_10">
    <vt:lpwstr>journalAbbreviation":"Ecology and Evolution","language":"en","page":"e71707","source":"DOI.org (Crossref)","title":"Comparative and Phylogenetic Analyses of Mitochondrial Genomes in Carabidae (Coleoptera: Adephaga)","title-short":"Comparative and Phylogen</vt:lpwstr>
  </property>
  <property fmtid="{D5CDD505-2E9C-101B-9397-08002B2CF9AE}" pid="731" name="ZOTERO_BREF_efqDf5TcOX3d_11">
    <vt:lpwstr>etic Analyses of Mitochondrial Genomes in Carabidae (Coleoptera","volume":"15","author":[{"family":"Zhu","given":"Pingzhou"},{"family":"Zhao","given":"Tianyou"},{"family":"Meng","given":"Yufang"},{"family":"Shi","given":"Hongliang"},{"family":"Liang","giv</vt:lpwstr>
  </property>
  <property fmtid="{D5CDD505-2E9C-101B-9397-08002B2CF9AE}" pid="732" name="ZOTERO_BREF_efqDf5TcOX3d_12">
    <vt:lpwstr>en":"Hongbin"},{"family":"Yang","given":"Chunyan"},{"family":"Song","given":"Fan"},{"family":"Zhou","given":"Jinhong"},{"family":"Huang","given":"Weidong"}],"issued":{"date-parts":[["2025",7]]}}}],"schema":"https://github.com/citation-style-language/schem</vt:lpwstr>
  </property>
  <property fmtid="{D5CDD505-2E9C-101B-9397-08002B2CF9AE}" pid="733" name="ZOTERO_BREF_efqDf5TcOX3d_13">
    <vt:lpwstr>a/raw/master/csl-citation.json"}</vt:lpwstr>
  </property>
  <property fmtid="{D5CDD505-2E9C-101B-9397-08002B2CF9AE}" pid="734" name="ZOTERO_BREF_efqDf5TcOX3d_2">
    <vt:lpwstr>ata":{"id":657,"type":"article-journal","abstract":"ABSTRACT\n            \n              The ground beetle represents one of the largest families in Coleoptera and is the main object of various ecological studies. However, the phylogeny of Carabidae rema</vt:lpwstr>
  </property>
  <property fmtid="{D5CDD505-2E9C-101B-9397-08002B2CF9AE}" pid="735" name="ZOTERO_BREF_efqDf5TcOX3d_3">
    <vt:lpwstr>ins unresolved, with insufficient publicly available mitogenomic data and persistent issues of misidentifications. In this study, six complete mitochondrial genomes (mitogenomes) from the genus\n              Harpalus\n              are reported, ranging </vt:lpwstr>
  </property>
  <property fmtid="{D5CDD505-2E9C-101B-9397-08002B2CF9AE}" pid="736" name="ZOTERO_BREF_efqDf5TcOX3d_4">
    <vt:lpwstr>from 16,066 to 16,948 bp in length and containing 37 typical genes and a control region. Combined with previously reported mitogenomic data, we found all protein‐coding genes (PCGs) initiated with standard start codons ATN or TTG and ended with TAN or an </vt:lpwstr>
  </property>
  <property fmtid="{D5CDD505-2E9C-101B-9397-08002B2CF9AE}" pid="737" name="ZOTERO_BREF_efqDf5TcOX3d_5">
    <vt:lpwstr>incomplete stop codon single T. Evolutionary rate analysis (Ka/Ks) revealed\n              atp8\n              was the fastest‐evolving gene, whereas\n              cox1\n              was the slowest. Additionally, 13 cases of suspected misidentification</vt:lpwstr>
  </property>
  <property fmtid="{D5CDD505-2E9C-101B-9397-08002B2CF9AE}" pid="738" name="ZOTERO_BREF_efqDf5TcOX3d_6">
    <vt:lpwstr>s in public Carabidae mitogenomes from GenBank were identified, with potential corrections suggested. Bayesian inference and maximum likelihood approaches were used to infer the phylogenetic relationships within Carabidae based on 121 mitogenomes and vari</vt:lpwstr>
  </property>
  <property fmtid="{D5CDD505-2E9C-101B-9397-08002B2CF9AE}" pid="739" name="ZOTERO_BREF_efqDf5TcOX3d_7">
    <vt:lpwstr>ous datasets. The results confirmed the distinct separation of Cicindelidae from Carabidae. Within Carabidae, most subfamilies were supported as monophyletic, except Licininae and Platyninae. However, inter‐subfamily relationships remain poorly resolved, </vt:lpwstr>
  </property>
  <property fmtid="{D5CDD505-2E9C-101B-9397-08002B2CF9AE}" pid="740" name="ZOTERO_BREF_efqDf5TcOX3d_8">
    <vt:lpwstr>with Carabinae and Nebriinae consistently occupying basal positions and Harpalinae s. l. positioned terminally across different topologies. Our results provided more insights into the phylogenetic relationships within Carabidae, while expanding mitogenomi</vt:lpwstr>
  </property>
  <property fmtid="{D5CDD505-2E9C-101B-9397-08002B2CF9AE}" pid="741" name="ZOTERO_BREF_efqDf5TcOX3d_9">
    <vt:lpwstr>c and genomic data across carabid lineages is crucial to resolve the uncertain phylogenetic relationships within this important beetle clade.","container-title":"Ecology and Evolution","DOI":"10.1002/ece3.71707","ISSN":"2045-7758, 2045-7758","issue":"7","</vt:lpwstr>
  </property>
  <property fmtid="{D5CDD505-2E9C-101B-9397-08002B2CF9AE}" pid="742" name="ZOTERO_BREF_fJzZ46JWoX9e_1">
    <vt:lpwstr>ZOTERO_ITEM CSL_CITATION {"citationID":"mkrVOLIg","properties":{"formattedCitation":"(Cai {\\i{}et al.}, 2023)","plainCitation":"(Cai et al., 2023)","noteIndex":0},"citationItems":[{"id":713,"uris":["http://zotero.org/users/9696131/items/J8EFNVVZ"],"itemD</vt:lpwstr>
  </property>
  <property fmtid="{D5CDD505-2E9C-101B-9397-08002B2CF9AE}" pid="743" name="ZOTERO_BREF_fJzZ46JWoX9e_2">
    <vt:lpwstr>ata":{"id":713,"type":"article-journal","container-title":"Nature Reviews Earth &amp; Environment","DOI":"10.1038/s43017-023-00427-8","ISSN":"2662-138X","issue":"6","journalAbbreviation":"Nat Rev Earth Environ","language":"en","page":"407-418","source":"DOI.o</vt:lpwstr>
  </property>
  <property fmtid="{D5CDD505-2E9C-101B-9397-08002B2CF9AE}" pid="744" name="ZOTERO_BREF_fJzZ46JWoX9e_3">
    <vt:lpwstr>rg (Crossref)","title":"Anthropogenic impacts on twentieth-century ENSO variability changes","volume":"4","author":[{"family":"Cai","given":"Wenju"},{"family":"Ng","given":"Benjamin"},{"family":"Geng","given":"Tao"},{"family":"Jia","given":"Fan"},{"family</vt:lpwstr>
  </property>
  <property fmtid="{D5CDD505-2E9C-101B-9397-08002B2CF9AE}" pid="745" name="ZOTERO_BREF_fJzZ46JWoX9e_4">
    <vt:lpwstr>":"Wu","given":"Lixin"},{"family":"Wang","given":"Guojian"},{"family":"Liu","given":"Yu"},{"family":"Gan","given":"Bolan"},{"family":"Yang","given":"Kai"},{"family":"Santoso","given":"Agus"},{"family":"Lin","given":"Xiaopei"},{"family":"Li","given":"Zigua</vt:lpwstr>
  </property>
  <property fmtid="{D5CDD505-2E9C-101B-9397-08002B2CF9AE}" pid="746" name="ZOTERO_BREF_fJzZ46JWoX9e_5">
    <vt:lpwstr>ng"},{"family":"Liu","given":"Yi"},{"family":"Yang","given":"Yun"},{"family":"Jin","given":"Fei-Fei"},{"family":"Collins","given":"Mat"},{"family":"McPhaden","given":"Michael J."}],"issued":{"date-parts":[["2023",5,18]]}}}],"schema":"https://github.com/ci</vt:lpwstr>
  </property>
  <property fmtid="{D5CDD505-2E9C-101B-9397-08002B2CF9AE}" pid="747" name="ZOTERO_BREF_fJzZ46JWoX9e_6">
    <vt:lpwstr>tation-style-language/schema/raw/master/csl-citation.json"}</vt:lpwstr>
  </property>
  <property fmtid="{D5CDD505-2E9C-101B-9397-08002B2CF9AE}" pid="748" name="ZOTERO_BREF_fUCgtdU6l3th_1">
    <vt:lpwstr>ZOTERO_ITEM CSL_CITATION {"citationID":"qrRvL8Bf","properties":{"formattedCitation":"(Gaona {\\i{}et al.}, 2025)","plainCitation":"(Gaona et al., 2025)","noteIndex":0},"citationItems":[{"id":745,"uris":["http://zotero.org/users/9696131/items/H6ZDMXH3"],"i</vt:lpwstr>
  </property>
  <property fmtid="{D5CDD505-2E9C-101B-9397-08002B2CF9AE}" pid="749" name="ZOTERO_BREF_fUCgtdU6l3th_10">
    <vt:lpwstr> should be given to balancing water availability and disturbance intensity, particularly in preserving the health of rivers and their surroundings, to mitigate the adverse effects of climate change on these ecosystems.","container-title":"Journal of Bioge</vt:lpwstr>
  </property>
  <property fmtid="{D5CDD505-2E9C-101B-9397-08002B2CF9AE}" pid="750" name="ZOTERO_BREF_fUCgtdU6l3th_11">
    <vt:lpwstr>ography","DOI":"10.1111/jbi.15076","ISSN":"1365-2699","issue":"4","language":"en","license":"© 2024 John Wiley &amp; Sons Ltd.","note":"_eprint: https://onlinelibrary.wiley.com/doi/pdf/10.1111/jbi.15076","page":"e15076","source":"Wiley Online Library","title"</vt:lpwstr>
  </property>
  <property fmtid="{D5CDD505-2E9C-101B-9397-08002B2CF9AE}" pid="751" name="ZOTERO_BREF_fUCgtdU6l3th_12">
    <vt:lpwstr>:"Climate-Driven Vegetation Characteristics Shape Phytophagous and Carnivorous Insect Diversity in South African Savannahs","volume":"52","author":[{"family":"Gaona","given":"Fernando P."},{"family":"Delabye","given":"Sylvain"},{"family":"Potocký","given"</vt:lpwstr>
  </property>
  <property fmtid="{D5CDD505-2E9C-101B-9397-08002B2CF9AE}" pid="752" name="ZOTERO_BREF_fUCgtdU6l3th_13">
    <vt:lpwstr>:"Pavel"},{"family":"Govorov","given":"Valeriy"},{"family":"Čuda","given":"Jan"},{"family":"Foxcroft","given":"Llewellyn C."},{"family":"Garlacz","given":"Rafał"},{"family":"Hejda","given":"Martin"},{"family":"MacFadyen","given":"Sandra"},{"family":"Pyrcz</vt:lpwstr>
  </property>
  <property fmtid="{D5CDD505-2E9C-101B-9397-08002B2CF9AE}" pid="753" name="ZOTERO_BREF_fUCgtdU6l3th_14">
    <vt:lpwstr>","given":"Tomasz"},{"family":"Pyšková","given":"Klára"},{"family":"Sedláček","given":"Ondřej"},{"family":"Storch","given":"David"},{"family":"Pyšek","given":"Petr"},{"family":"Tropek","given":"Robert"}],"issued":{"date-parts":[["2025"]]}}}],"schema":"htt</vt:lpwstr>
  </property>
  <property fmtid="{D5CDD505-2E9C-101B-9397-08002B2CF9AE}" pid="754" name="ZOTERO_BREF_fUCgtdU6l3th_15">
    <vt:lpwstr>ps://github.com/citation-style-language/schema/raw/master/csl-citation.json"}</vt:lpwstr>
  </property>
  <property fmtid="{D5CDD505-2E9C-101B-9397-08002B2CF9AE}" pid="755" name="ZOTERO_BREF_fUCgtdU6l3th_2">
    <vt:lpwstr>temData":{"id":745,"type":"article-journal","abstract":"Aim Despite the evidenced importance of insects in savannah ecosystems, the drivers of their diversity patterns remain poorly understood, particularly in the Afrotropical region. This study addresses</vt:lpwstr>
  </property>
  <property fmtid="{D5CDD505-2E9C-101B-9397-08002B2CF9AE}" pid="756" name="ZOTERO_BREF_fUCgtdU6l3th_3">
    <vt:lpwstr> part of this gap by investigating the effects of climate, habitat, disturbance and vegetation variables on species richness and community composition of phytophagous and predatory insects in South African savannahs. Location Kruger National Park (KNP), S</vt:lpwstr>
  </property>
  <property fmtid="{D5CDD505-2E9C-101B-9397-08002B2CF9AE}" pid="757" name="ZOTERO_BREF_fUCgtdU6l3th_4">
    <vt:lpwstr>outh Africa. Taxon Phytophagous insects (moths) and carnivorous insects (mantises). Methods Moths and mantises were light-trapped in 60 plots distributed across KNP during two seasons. Direct and indirect effects of environmental variables on insect speci</vt:lpwstr>
  </property>
  <property fmtid="{D5CDD505-2E9C-101B-9397-08002B2CF9AE}" pid="758" name="ZOTERO_BREF_fUCgtdU6l3th_5">
    <vt:lpwstr>es richness were analysed using structural equation models, and on community composition through distance-based redundancy analyses (db-RDA). Results Based on an extensive dataset of 65,593 moth individuals representing 817 species and 3511 mantis individ</vt:lpwstr>
  </property>
  <property fmtid="{D5CDD505-2E9C-101B-9397-08002B2CF9AE}" pid="759" name="ZOTERO_BREF_fUCgtdU6l3th_6">
    <vt:lpwstr>uals representing 38 species, we identified plant communities as the primary driver of species richness and community structure for both insect groups. The effects of vegetation on insect communities were indirectly shaped by climate, particularly mean te</vt:lpwstr>
  </property>
  <property fmtid="{D5CDD505-2E9C-101B-9397-08002B2CF9AE}" pid="760" name="ZOTERO_BREF_fUCgtdU6l3th_7">
    <vt:lpwstr>mperature (negatively correlated with precipitation), through its effects on plant species richness. Additionally, a complex interplay among bedrock type, water availability and disturbance from large herbivores further shaped insect diversity. Main Concl</vt:lpwstr>
  </property>
  <property fmtid="{D5CDD505-2E9C-101B-9397-08002B2CF9AE}" pid="761" name="ZOTERO_BREF_fUCgtdU6l3th_8">
    <vt:lpwstr>usions Our findings highlight the critical role of plant species richness in determining insect diversity patterns in savannah ecosystems. We also confirmed the region's vulnerability to climate change, as decreasing precipitation and increasing temperatu</vt:lpwstr>
  </property>
  <property fmtid="{D5CDD505-2E9C-101B-9397-08002B2CF9AE}" pid="762" name="ZOTERO_BREF_fUCgtdU6l3th_9">
    <vt:lpwstr>res alter vegetation composition and biomass, consequently affecting insect communities. Effective conservation strategies should focus on managing large herbivores to maintain diverse vegetation, which is crucial for supporting insect diversity. Priority</vt:lpwstr>
  </property>
  <property fmtid="{D5CDD505-2E9C-101B-9397-08002B2CF9AE}" pid="763" name="ZOTERO_BREF_hbqhcmC4PJ2k_1">
    <vt:lpwstr>ZOTERO_ITEM CSL_CITATION {"citationID":"GJCayM20","properties":{"formattedCitation":"(Tsafack {\\i{}et al.}, 2019)","plainCitation":"(Tsafack et al., 2019)","noteIndex":0},"citationItems":[{"id":649,"uris":["http://zotero.org/users/9696131/items/63ERUYBD"</vt:lpwstr>
  </property>
  <property fmtid="{D5CDD505-2E9C-101B-9397-08002B2CF9AE}" pid="764" name="ZOTERO_BREF_hbqhcmC4PJ2k_10">
    <vt:lpwstr>b.com/citation-style-language/schema/raw/master/csl-citation.json"}</vt:lpwstr>
  </property>
  <property fmtid="{D5CDD505-2E9C-101B-9397-08002B2CF9AE}" pid="765" name="ZOTERO_BREF_hbqhcmC4PJ2k_2">
    <vt:lpwstr>],"itemData":{"id":649,"type":"article-journal","abstract":"Carabids are an important insect group in grassland ecosystems and are involved in numerous ecosystem services. Steppes are the most widespread ecosystems in China, but they are under increasing </vt:lpwstr>
  </property>
  <property fmtid="{D5CDD505-2E9C-101B-9397-08002B2CF9AE}" pid="766" name="ZOTERO_BREF_hbqhcmC4PJ2k_3">
    <vt:lpwstr>degradation. Despite their importance, little is known about the relationships between environmental variables and carabid community structure in Chinese steppes. We studied the effects of fine-scale factors (soil and vegetation) and coarse-scale factors </vt:lpwstr>
  </property>
  <property fmtid="{D5CDD505-2E9C-101B-9397-08002B2CF9AE}" pid="767" name="ZOTERO_BREF_hbqhcmC4PJ2k_4">
    <vt:lpwstr>(climate) on carabid community parameters (abundance, richness, diversity, dominance, and evenness) in three types of steppes (desert, typical, and meadow steppes) in northern China. Carabid communities responded to environmental factors in different ways</vt:lpwstr>
  </property>
  <property fmtid="{D5CDD505-2E9C-101B-9397-08002B2CF9AE}" pid="768" name="ZOTERO_BREF_hbqhcmC4PJ2k_5">
    <vt:lpwstr> according to the type of steppe. Climate factors were the most important drivers of community structure, whereas the effects of soil and vegetation were less important. Desert steppe showed the lowest carabid abundance, richness, diversity, and evenness,</vt:lpwstr>
  </property>
  <property fmtid="{D5CDD505-2E9C-101B-9397-08002B2CF9AE}" pid="769" name="ZOTERO_BREF_hbqhcmC4PJ2k_6">
    <vt:lpwstr> and the highest dominance. This community is relatively simple and strongly dominated by a few species adapted to the severe conditions of this environment. Typical and meadow steppes showed carabid communities with a more complex structure. As expected </vt:lpwstr>
  </property>
  <property fmtid="{D5CDD505-2E9C-101B-9397-08002B2CF9AE}" pid="770" name="ZOTERO_BREF_hbqhcmC4PJ2k_7">
    <vt:lpwstr>on the basis of environmental severity, the most severe ecosystem (i.e., the desert) was only influenced by climatic factors, whereas a certain influence of biotic factors emerged in the other ecosystems.","container-title":"Insects","DOI":"10.3390/insect</vt:lpwstr>
  </property>
  <property fmtid="{D5CDD505-2E9C-101B-9397-08002B2CF9AE}" pid="771" name="ZOTERO_BREF_hbqhcmC4PJ2k_8">
    <vt:lpwstr>s11010019","ISSN":"2075-4450","issue":"1","journalAbbreviation":"Insects","language":"en","page":"19","source":"DOI.org (Crossref)","title":"Influence of Climate and Local Habitat Characteristics on Carabid Beetle Abundance and Diversity in Northern Chine</vt:lpwstr>
  </property>
  <property fmtid="{D5CDD505-2E9C-101B-9397-08002B2CF9AE}" pid="772" name="ZOTERO_BREF_hbqhcmC4PJ2k_9">
    <vt:lpwstr>se Steppes","volume":"11","author":[{"family":"Tsafack","given":"Noelline"},{"family":"Xie","given":"Yingzhong"},{"family":"Wang","given":"Xinpu"},{"family":"Fattorini","given":"Simone"}],"issued":{"date-parts":[["2019",12,24]]}}}],"schema":"https://githu</vt:lpwstr>
  </property>
  <property fmtid="{D5CDD505-2E9C-101B-9397-08002B2CF9AE}" pid="773" name="ZOTERO_BREF_htjiamSV0U5v_1">
    <vt:lpwstr>ZOTERO_ITEM CSL_CITATION {"citationID":"XikKf9Df","properties":{"formattedCitation":"(Samways, 2010)","plainCitation":"(Samways, 2010)","noteIndex":0},"citationItems":[{"id":16,"uris":["http://zotero.org/users/9696131/items/4ABDWNK6"],"itemData":{"id":16,</vt:lpwstr>
  </property>
  <property fmtid="{D5CDD505-2E9C-101B-9397-08002B2CF9AE}" pid="774" name="ZOTERO_BREF_htjiamSV0U5v_2">
    <vt:lpwstr>"type":"article-journal","container-title":"BioRisk","DOI":"10.3897/biorisk.5.843","ISSN":"1313-2652, 1313-2644","journalAbbreviation":"BR","license":"http://creativecommons.org/licenses/by/3.0/","page":"73-84","source":"DOI.org (Crossref)","title":"Impac</vt:lpwstr>
  </property>
  <property fmtid="{D5CDD505-2E9C-101B-9397-08002B2CF9AE}" pid="775" name="ZOTERO_BREF_htjiamSV0U5v_3">
    <vt:lpwstr>ts of extreme weather and climate change on South African dragonflies","volume":"5","author":[{"family":"Samways","given":"Michael"}],"issued":{"date-parts":[["2010",12,30]]}}}],"schema":"https://github.com/citation-style-language/schema/raw/master/csl-ci</vt:lpwstr>
  </property>
  <property fmtid="{D5CDD505-2E9C-101B-9397-08002B2CF9AE}" pid="776" name="ZOTERO_BREF_htjiamSV0U5v_4">
    <vt:lpwstr>tation.json"}</vt:lpwstr>
  </property>
  <property fmtid="{D5CDD505-2E9C-101B-9397-08002B2CF9AE}" pid="777" name="ZOTERO_BREF_j0Vrn2sw8eYk_1">
    <vt:lpwstr>ZOTERO_ITEM CSL_CITATION {"citationID":"UQRX1Ept","properties":{"formattedCitation":"(Fattorini, 2023)","plainCitation":"(Fattorini, 2023)","noteIndex":0},"citationItems":[{"id":614,"uris":["http://zotero.org/users/9696131/items/PUPKDTK9"],"itemData":{"id</vt:lpwstr>
  </property>
  <property fmtid="{D5CDD505-2E9C-101B-9397-08002B2CF9AE}" pid="778" name="ZOTERO_BREF_j0Vrn2sw8eYk_10">
    <vt:lpwstr>-citation.json"}</vt:lpwstr>
  </property>
  <property fmtid="{D5CDD505-2E9C-101B-9397-08002B2CF9AE}" pid="779" name="ZOTERO_BREF_j0Vrn2sw8eYk_2">
    <vt:lpwstr>":614,"type":"article-journal","abstract":"Tenebrionids represent a conspicuous component of the fauna of Mediterranean coastal dunes showing particular adaptations to the extreme climatic conditions of these environments (high temperature and aridity). T</vt:lpwstr>
  </property>
  <property fmtid="{D5CDD505-2E9C-101B-9397-08002B2CF9AE}" pid="780" name="ZOTERO_BREF_j0Vrn2sw8eYk_3">
    <vt:lpwstr>hese adaptations involve, for example, distinct morphological traits (such as long legs and subelytral cavity), finely tuned life cycles, ecological specialization, and diel and seasonal activity patterns that vary in response to temperature changes. Alth</vt:lpwstr>
  </property>
  <property fmtid="{D5CDD505-2E9C-101B-9397-08002B2CF9AE}" pid="781" name="ZOTERO_BREF_j0Vrn2sw8eYk_4">
    <vt:lpwstr>ough these species are able to cope with high temperature and water scarcity, the ongoing climatic change may represent a serious threat. Increases in average temperatures and in frequency and severity of extreme events may affect profoundly species that </vt:lpwstr>
  </property>
  <property fmtid="{D5CDD505-2E9C-101B-9397-08002B2CF9AE}" pid="782" name="ZOTERO_BREF_j0Vrn2sw8eYk_5">
    <vt:lpwstr>already live close to their upper climatic tolerance limits. Tenebrionids in Mediterranean sand dunes are also flightless: although flightlessness is advantageous in this type of environment, it reduces substantially dispersal capabilities, and hence the </vt:lpwstr>
  </property>
  <property fmtid="{D5CDD505-2E9C-101B-9397-08002B2CF9AE}" pid="783" name="ZOTERO_BREF_j0Vrn2sw8eYk_6">
    <vt:lpwstr>possibility of tracking suitable climatic conditions. In fact, because of their adaptations to sand substrates and the limited extension of sandy shores, these animals are strictly confined to environments that are experiencing a dramatically fast increas</vt:lpwstr>
  </property>
  <property fmtid="{D5CDD505-2E9C-101B-9397-08002B2CF9AE}" pid="784" name="ZOTERO_BREF_j0Vrn2sw8eYk_7">
    <vt:lpwstr>e in average temperature with no possibility to escape.","container-title":"Fragmenta entomologica","DOI":"10.13133/2284-4880/1496","license":"Creative Commons Attribution Non Commercial Share Alike 4.0 International","page":"Vol. 55 No. 1 (2023)","publis</vt:lpwstr>
  </property>
  <property fmtid="{D5CDD505-2E9C-101B-9397-08002B2CF9AE}" pid="785" name="ZOTERO_BREF_j0Vrn2sw8eYk_8">
    <vt:lpwstr>her":"Fragmenta entomologica","source":"DOI.org (Datacite)","title":"Adaptations of tenebrionid beetles to Mediterranean sand dune environments and the impact of climate change (Coleoptera: Tenebrionidae)","title-short":"Adaptations of tenebrionid beetles</vt:lpwstr>
  </property>
  <property fmtid="{D5CDD505-2E9C-101B-9397-08002B2CF9AE}" pid="786" name="ZOTERO_BREF_j0Vrn2sw8eYk_9">
    <vt:lpwstr> to Mediterranean sand dune environments and the impact of climate change (Coleoptera","author":[{"family":"Fattorini","given":"Simone"}],"issued":{"date-parts":[["2023",6,30]]}}}],"schema":"https://github.com/citation-style-language/schema/raw/master/csl</vt:lpwstr>
  </property>
  <property fmtid="{D5CDD505-2E9C-101B-9397-08002B2CF9AE}" pid="787" name="ZOTERO_BREF_jfRFrIttPY52_1">
    <vt:lpwstr>ZOTERO_ITEM CSL_CITATION {"citationID":"TNTrRChq","properties":{"formattedCitation":"(Harte {\\i{}et al.}, 1995)","plainCitation":"(Harte et al., 1995)","noteIndex":0},"citationItems":[{"id":757,"uris":["http://zotero.org/users/9696131/items/TGIVFP3N"],"i</vt:lpwstr>
  </property>
  <property fmtid="{D5CDD505-2E9C-101B-9397-08002B2CF9AE}" pid="788" name="ZOTERO_BREF_jfRFrIttPY52_2">
    <vt:lpwstr>temData":{"id":757,"type":"article-journal","abstract":"We used overhead infrared radiators to add a constant increment of °15 W/m2, over 2 yr, to the downward heat flux on five 30-m2 montane meadow plots in Gunnison County, Colorado, USA. Heating advance</vt:lpwstr>
  </property>
  <property fmtid="{D5CDD505-2E9C-101B-9397-08002B2CF9AE}" pid="789" name="ZOTERO_BREF_jfRFrIttPY52_3">
    <vt:lpwstr>d snowmelt by °1 wk, increased summer soil temperatures by up to 3°C, and reduced summer soil moisture levels by up to 25% compared to control plots. Soil microclimate response to heating varied with season, time of day, weather conditions, and location a</vt:lpwstr>
  </property>
  <property fmtid="{D5CDD505-2E9C-101B-9397-08002B2CF9AE}" pid="790" name="ZOTERO_BREF_jfRFrIttPY52_4">
    <vt:lpwstr>long the microclimate and vegetation gradient within each plot, with the largest temperature increase observed in daytime and in the drier, more sparsely vegetated zone of each plot. Day-to-day variation in the daily-averaged temperature response to heati</vt:lpwstr>
  </property>
  <property fmtid="{D5CDD505-2E9C-101B-9397-08002B2CF9AE}" pid="791" name="ZOTERO_BREF_jfRFrIttPY52_5">
    <vt:lpwstr>ng in the drier zone was negatively correlated with that in the wetter zone. Our experimental manipulation provides a novel and effective method for investigating feedback processes linking climate, soil, and vegetation.","container-title":"Ecological App</vt:lpwstr>
  </property>
  <property fmtid="{D5CDD505-2E9C-101B-9397-08002B2CF9AE}" pid="792" name="ZOTERO_BREF_jfRFrIttPY52_6">
    <vt:lpwstr>lications","DOI":"10.2307/1942058","ISSN":"1939-5582","issue":"1","language":"en","license":"© 1995 by the Ecological Society of America","note":"_eprint: https://esajournals.onlinelibrary.wiley.com/doi/pdf/10.2307/1942058","page":"132-150","source":"Wile</vt:lpwstr>
  </property>
  <property fmtid="{D5CDD505-2E9C-101B-9397-08002B2CF9AE}" pid="793" name="ZOTERO_BREF_jfRFrIttPY52_7">
    <vt:lpwstr>y Online Library","title":"Global Warming and Soil Microclimate: Results from a Meadow-Warming Experiment","title-short":"Global Warming and Soil Microclimate","volume":"5","author":[{"family":"Harte","given":"John"},{"family":"Torn","given":"Margaret S."</vt:lpwstr>
  </property>
  <property fmtid="{D5CDD505-2E9C-101B-9397-08002B2CF9AE}" pid="794" name="ZOTERO_BREF_jfRFrIttPY52_8">
    <vt:lpwstr>},{"family":"Chang","given":"Fang-Ru"},{"family":"Feifarek","given":"Brian"},{"family":"Kinzig","given":"Ann P."},{"family":"Shaw","given":"Rebecca"},{"family":"Shen","given":"Karin"}],"issued":{"date-parts":[["1995"]]}}}],"schema":"https://github.com/cit</vt:lpwstr>
  </property>
  <property fmtid="{D5CDD505-2E9C-101B-9397-08002B2CF9AE}" pid="795" name="ZOTERO_BREF_jfRFrIttPY52_9">
    <vt:lpwstr>ation-style-language/schema/raw/master/csl-citation.json"}</vt:lpwstr>
  </property>
  <property fmtid="{D5CDD505-2E9C-101B-9397-08002B2CF9AE}" pid="796" name="ZOTERO_BREF_joRNQzs0UvMf_1">
    <vt:lpwstr>ZOTERO_ITEM CSL_CITATION {"citationID":"Kw2hksCv","properties":{"formattedCitation":"(Zu {\\i{}et al.}, 2021)","plainCitation":"(Zu et al., 2021)","noteIndex":0},"citationItems":[{"id":754,"uris":["http://zotero.org/users/9696131/items/W5JBR2MH"],"itemDat</vt:lpwstr>
  </property>
  <property fmtid="{D5CDD505-2E9C-101B-9397-08002B2CF9AE}" pid="797" name="ZOTERO_BREF_joRNQzs0UvMf_2">
    <vt:lpwstr>a":{"id":754,"type":"article-journal","container-title":"Science of The Total Environment","DOI":"10.1016/j.scitotenv.2021.146896","ISSN":"00489697","journalAbbreviation":"Science of The Total Environment","language":"en","page":"146896","source":"DOI.org</vt:lpwstr>
  </property>
  <property fmtid="{D5CDD505-2E9C-101B-9397-08002B2CF9AE}" pid="798" name="ZOTERO_BREF_joRNQzs0UvMf_3">
    <vt:lpwstr> (Crossref)","title":"Upward shift and elevational range contractions of subtropical mountain plants in response to climate change","volume":"783","author":[{"family":"Zu","given":"Kuiling"},{"family":"Wang","given":"Zhiheng"},{"family":"Zhu","given":"Xia</vt:lpwstr>
  </property>
  <property fmtid="{D5CDD505-2E9C-101B-9397-08002B2CF9AE}" pid="799" name="ZOTERO_BREF_joRNQzs0UvMf_4">
    <vt:lpwstr>ngyun"},{"family":"Lenoir","given":"Jonathan"},{"family":"Shrestha","given":"Nawal"},{"family":"Lyu","given":"Tong"},{"family":"Luo","given":"Ao"},{"family":"Li","given":"Yaoqi"},{"family":"Ji","given":"Chengjun"},{"family":"Peng","given":"Shijia"},{"fami</vt:lpwstr>
  </property>
  <property fmtid="{D5CDD505-2E9C-101B-9397-08002B2CF9AE}" pid="800" name="ZOTERO_BREF_joRNQzs0UvMf_5">
    <vt:lpwstr>ly":"Meng","given":"Jiahui"},{"family":"Zhou","given":"Jian"}],"issued":{"date-parts":[["2021",8]]}}}],"schema":"https://github.com/citation-style-language/schema/raw/master/csl-citation.json"}</vt:lpwstr>
  </property>
  <property fmtid="{D5CDD505-2E9C-101B-9397-08002B2CF9AE}" pid="801" name="ZOTERO_BREF_kDWAEBCFcwKq_1">
    <vt:lpwstr>ZOTERO_ITEM CSL_CITATION {"citationID":"toRUG2DR","properties":{"formattedCitation":"(Wang {\\i{}et al.}, 2019)","plainCitation":"(Wang et al., 2019)","noteIndex":0},"citationItems":[{"id":709,"uris":["http://zotero.org/users/9696131/items/HCQ9EK85"],"ite</vt:lpwstr>
  </property>
  <property fmtid="{D5CDD505-2E9C-101B-9397-08002B2CF9AE}" pid="802" name="ZOTERO_BREF_kDWAEBCFcwKq_10">
    <vt:lpwstr> extreme El Niño","volume":"116","author":[{"family":"Wang","given":"Bin"},{"family":"Luo","given":"Xiao"},{"family":"Yang","given":"Young-Min"},{"family":"Sun","given":"Weiyi"},{"family":"Cane","given":"Mark A."},{"family":"Cai","given":"Wenju"},{"family</vt:lpwstr>
  </property>
  <property fmtid="{D5CDD505-2E9C-101B-9397-08002B2CF9AE}" pid="803" name="ZOTERO_BREF_kDWAEBCFcwKq_11">
    <vt:lpwstr>":"Yeh","given":"Sang-Wook"},{"family":"Liu","given":"Jian"}],"issued":{"date-parts":[["2019",11,5]]}}}],"schema":"https://github.com/citation-style-language/schema/raw/master/csl-citation.json"}</vt:lpwstr>
  </property>
  <property fmtid="{D5CDD505-2E9C-101B-9397-08002B2CF9AE}" pid="804" name="ZOTERO_BREF_kDWAEBCFcwKq_2">
    <vt:lpwstr>mData":{"id":709,"type":"article-journal","abstract":"El Niño’s intensity change under anthropogenic warming is of great importance to society, yet current climate models’ projections remain largely uncertain. The current classification of El Niño does no</vt:lpwstr>
  </property>
  <property fmtid="{D5CDD505-2E9C-101B-9397-08002B2CF9AE}" pid="805" name="ZOTERO_BREF_kDWAEBCFcwKq_3">
    <vt:lpwstr>t distinguish the strong from the moderate El Niño events, making it difficult to project future change of El Niño’s intensity. Here we classify 33 El Niño events from 1901 to 2017 by cluster analysis of the onset and amplification processes, and the resu</vt:lpwstr>
  </property>
  <property fmtid="{D5CDD505-2E9C-101B-9397-08002B2CF9AE}" pid="806" name="ZOTERO_BREF_kDWAEBCFcwKq_4">
    <vt:lpwstr>ltant 4 types of El Niño distinguish the strong from the moderate events and the onset from successive events. The 3 categories of El Niño onset exhibit distinct development mechanisms. We find El Niño onset regime has changed from eastern Pacific origin </vt:lpwstr>
  </property>
  <property fmtid="{D5CDD505-2E9C-101B-9397-08002B2CF9AE}" pid="807" name="ZOTERO_BREF_kDWAEBCFcwKq_5">
    <vt:lpwstr>to western Pacific origin with more frequent occurrence of extreme events since the 1970s. This regime change is hypothesized to arise from a background warming in the western Pacific and the associated increased zonal and vertical sea-surface temperature</vt:lpwstr>
  </property>
  <property fmtid="{D5CDD505-2E9C-101B-9397-08002B2CF9AE}" pid="808" name="ZOTERO_BREF_kDWAEBCFcwKq_6">
    <vt:lpwstr> (SST) gradients in the equatorial central Pacific, which reveals a controlling factor that could lead to increased extreme El Niño events in the future. The Coupled Model Intercomparison Project phase 5 (CMIP5) models’ projections demonstrate that both t</vt:lpwstr>
  </property>
  <property fmtid="{D5CDD505-2E9C-101B-9397-08002B2CF9AE}" pid="809" name="ZOTERO_BREF_kDWAEBCFcwKq_7">
    <vt:lpwstr>he frequency and intensity of the strong El Niño events will increase significantly if the projected central Pacific zonal SST gradients become enhanced. If the currently observed background changes continue under future anthropogenic forcing, more freque</vt:lpwstr>
  </property>
  <property fmtid="{D5CDD505-2E9C-101B-9397-08002B2CF9AE}" pid="810" name="ZOTERO_BREF_kDWAEBCFcwKq_8">
    <vt:lpwstr>nt strong El Niño events are anticipated. The models’ uncertainty in the projected equatorial zonal SST gradients, however, remains a major roadblock for faithful prediction of El Niño’s future changes.","container-title":"Proceedings of the National Acad</vt:lpwstr>
  </property>
  <property fmtid="{D5CDD505-2E9C-101B-9397-08002B2CF9AE}" pid="811" name="ZOTERO_BREF_kDWAEBCFcwKq_9">
    <vt:lpwstr>emy of Sciences","DOI":"10.1073/pnas.1911130116","issue":"45","page":"22512-22517","publisher":"Proceedings of the National Academy of Sciences","source":"pnas.org (Atypon)","title":"Historical change of El Niño properties sheds light on future changes of</vt:lpwstr>
  </property>
  <property fmtid="{D5CDD505-2E9C-101B-9397-08002B2CF9AE}" pid="812" name="ZOTERO_BREF_kJ6XYm7UKj1a_1">
    <vt:lpwstr>ZOTERO_ITEM CSL_CITATION {"citationID":"Bk3jM6OE","properties":{"formattedCitation":"(Maclean, 2025)","plainCitation":"(Maclean, 2025)","noteIndex":0},"citationItems":[{"id":592,"uris":["http://zotero.org/users/9696131/items/EPYBV4IT"],"itemData":{"id":59</vt:lpwstr>
  </property>
  <property fmtid="{D5CDD505-2E9C-101B-9397-08002B2CF9AE}" pid="813" name="ZOTERO_BREF_kJ6XYm7UKj1a_2">
    <vt:lpwstr>2,"type":"book","title":"micropoint: Below or within canopy point microclimate modelling with R","URL":"https://github.com/ilyamaclean/micropoint","author":[{"family":"Maclean","given":"Ilya"}],"issued":{"date-parts":[["2025"]]}}}],"schema":"https://githu</vt:lpwstr>
  </property>
  <property fmtid="{D5CDD505-2E9C-101B-9397-08002B2CF9AE}" pid="814" name="ZOTERO_BREF_kJ6XYm7UKj1a_3">
    <vt:lpwstr>b.com/citation-style-language/schema/raw/master/csl-citation.json"}</vt:lpwstr>
  </property>
  <property fmtid="{D5CDD505-2E9C-101B-9397-08002B2CF9AE}" pid="815" name="ZOTERO_BREF_kqUnjIn7pJHH_1">
    <vt:lpwstr>ZOTERO_ITEM CSL_CITATION {"citationID":"NpAaJAso","properties":{"formattedCitation":"(L\\uc0\\u246{}vei and Sunderland, 1996; Carpaneto and Fattorini, 2002)","plainCitation":"(Lövei and Sunderland, 1996; Carpaneto and Fattorini, 2002)","noteIndex":0},"cit</vt:lpwstr>
  </property>
  <property fmtid="{D5CDD505-2E9C-101B-9397-08002B2CF9AE}" pid="816" name="ZOTERO_BREF_kqUnjIn7pJHH_10">
    <vt:lpwstr>ranean coastal area","URL":"http://escholarship.org/uc/item/32m6640q","volume":"23","author":[{"family":"Carpaneto","given":"Giuseppe","suffix":"M."},{"family":"Fattorini","given":"Simone"}],"accessed":{"date-parts":[["2026",3,15]]},"issued":{"date-parts"</vt:lpwstr>
  </property>
  <property fmtid="{D5CDD505-2E9C-101B-9397-08002B2CF9AE}" pid="817" name="ZOTERO_BREF_kqUnjIn7pJHH_11">
    <vt:lpwstr>:[["2002"]]}}}],"schema":"https://github.com/citation-style-language/schema/raw/master/csl-citation.json"}</vt:lpwstr>
  </property>
  <property fmtid="{D5CDD505-2E9C-101B-9397-08002B2CF9AE}" pid="818" name="ZOTERO_BREF_kqUnjIn7pJHH_2">
    <vt:lpwstr>ationItems":[{"id":628,"uris":["http://zotero.org/users/9696131/items/2QSNMRNK"],"itemData":{"id":628,"type":"article-journal","abstract":"The ground beetles form the speciose beetle family Carabidae and, since their emergence in the Tertiary, have popula</vt:lpwstr>
  </property>
  <property fmtid="{D5CDD505-2E9C-101B-9397-08002B2CF9AE}" pid="819" name="ZOTERO_BREF_kqUnjIn7pJHH_3">
    <vt:lpwstr>ted all habitats except deserts. Our knowledge about carabids is biased toward species living in north-temperate regions. Most carabids are predatory, consume a wide range of food types, and experience food shortages in the field. Feeding on both plant an</vt:lpwstr>
  </property>
  <property fmtid="{D5CDD505-2E9C-101B-9397-08002B2CF9AE}" pid="820" name="ZOTERO_BREF_kqUnjIn7pJHH_4">
    <vt:lpwstr>d animal material and scavenging are probably more significant than currently acknowledged. The most important mortality sources are abiotic factors and predators; pathogens and parasites can be important for some developmental stages. Although competitio</vt:lpwstr>
  </property>
  <property fmtid="{D5CDD505-2E9C-101B-9397-08002B2CF9AE}" pid="821" name="ZOTERO_BREF_kqUnjIn7pJHH_5">
    <vt:lpwstr>n among larvae and adults does occur, the importance of competition as a community organization is not proven. Carabids are abundant in agricultural fields all over the world and may be important natural enemies of agricultural pests.","container-title":"</vt:lpwstr>
  </property>
  <property fmtid="{D5CDD505-2E9C-101B-9397-08002B2CF9AE}" pid="822" name="ZOTERO_BREF_kqUnjIn7pJHH_6">
    <vt:lpwstr>Annual Review of Entomology","DOI":"10.1146/annurev.en.41.010196.001311","ISSN":"0066-4170, 1545-4487","issue":"1","journalAbbreviation":"Annu. Rev. Entomol.","language":"en","page":"231-256","source":"DOI.org (Crossref)","title":"Ecology and Behavior of </vt:lpwstr>
  </property>
  <property fmtid="{D5CDD505-2E9C-101B-9397-08002B2CF9AE}" pid="823" name="ZOTERO_BREF_kqUnjIn7pJHH_7">
    <vt:lpwstr>Ground Beetles (Coleoptera: Carabidae)","title-short":"Ecology and Behavior of Ground Beetles (Coleoptera","volume":"41","author":[{"family":"Lövei","given":"Gábor L."},{"family":"Sunderland","given":"Keith D."}],"issued":{"date-parts":[["1996",1]]}}},{"i</vt:lpwstr>
  </property>
  <property fmtid="{D5CDD505-2E9C-101B-9397-08002B2CF9AE}" pid="824" name="ZOTERO_BREF_kqUnjIn7pJHH_8">
    <vt:lpwstr>d":641,"uris":["http://zotero.org/users/9696131/items/UV7PSTLB"],"itemData":{"id":641,"type":"article-journal","container-title":"Biogeographia – The Journal of Integrative Biogeography","DOI":"10.21426/B6110050","ISSN":"1594-7629","journalAbbreviation":"</vt:lpwstr>
  </property>
  <property fmtid="{D5CDD505-2E9C-101B-9397-08002B2CF9AE}" pid="825" name="ZOTERO_BREF_kqUnjIn7pJHH_9">
    <vt:lpwstr>Biogeographia","source":"DOI.org (Crossref)","title":"Flightlessness in psammophilous beetles inhabiting a Mediterranean coastal area: ecological and biogeographical implications","title-short":"Flightlessness in psammophilous beetles inhabiting a Mediter</vt:lpwstr>
  </property>
  <property fmtid="{D5CDD505-2E9C-101B-9397-08002B2CF9AE}" pid="826" name="ZOTERO_BREF_l9YrIc0XQnYp_1">
    <vt:lpwstr>ZOTERO_ITEM CSL_CITATION {"citationID":"gWCWJtWF","properties":{"formattedCitation":"(Srygley {\\i{}et al.}, 2010)","plainCitation":"(Srygley et al., 2010)","noteIndex":0},"citationItems":[{"id":744,"uris":["http://zotero.org/users/9696131/items/E588KGBL"</vt:lpwstr>
  </property>
  <property fmtid="{D5CDD505-2E9C-101B-9397-08002B2CF9AE}" pid="827" name="ZOTERO_BREF_l9YrIc0XQnYp_10">
    <vt:lpwstr>tropical wet to dry forests","volume":"16","author":[{"family":"Srygley","given":"Robert B."},{"family":"Dudley","given":"Robert"},{"family":"Oliveira","given":"Evandro G."},{"family":"Aizprúa","given":"Rafael"},{"family":"Pelaez","given":"Nicole Z."},{"f</vt:lpwstr>
  </property>
  <property fmtid="{D5CDD505-2E9C-101B-9397-08002B2CF9AE}" pid="828" name="ZOTERO_BREF_l9YrIc0XQnYp_11">
    <vt:lpwstr>amily":"Riveros","given":"Andre J."}],"issued":{"date-parts":[["2010",3]]}}}],"schema":"https://github.com/citation-style-language/schema/raw/master/csl-citation.json"}</vt:lpwstr>
  </property>
  <property fmtid="{D5CDD505-2E9C-101B-9397-08002B2CF9AE}" pid="829" name="ZOTERO_BREF_l9YrIc0XQnYp_2">
    <vt:lpwstr>],"itemData":{"id":744,"type":"article-journal","abstract":"Abstract\n            \n              We censused butterflies flying across the Panama Canal at Barro Colorado Island (BCI) for 16 years and butterfly hostplants for 8 years to address the questi</vt:lpwstr>
  </property>
  <property fmtid="{D5CDD505-2E9C-101B-9397-08002B2CF9AE}" pid="830" name="ZOTERO_BREF_l9YrIc0XQnYp_3">
    <vt:lpwstr>on: What environmental factors influence the timing and magnitude of migrating\n              Aphrissa statira\n              butterflies? The peak migration date was earlier when the wet season began earlier and when soil moisture content in the dry seas</vt:lpwstr>
  </property>
  <property fmtid="{D5CDD505-2E9C-101B-9397-08002B2CF9AE}" pid="831" name="ZOTERO_BREF_l9YrIc0XQnYp_4">
    <vt:lpwstr>on preceding the migration was higher. The peak migration date was also positively associated with peak leaf flushing of one hostplant (\n              Callichlamys latifolia\n              ) but not another (\n              Xylophragma seemannianum\n    </vt:lpwstr>
  </property>
  <property fmtid="{D5CDD505-2E9C-101B-9397-08002B2CF9AE}" pid="832" name="ZOTERO_BREF_l9YrIc0XQnYp_5">
    <vt:lpwstr>          ). The quantity of migrants was correlated with the El Niño Southern Oscillation, which influenced April soil moisture on BCI and total rainfall in the dry season. Both hostplant species responded to El Niño with greater leaf flushing, and the n</vt:lpwstr>
  </property>
  <property fmtid="{D5CDD505-2E9C-101B-9397-08002B2CF9AE}" pid="833" name="ZOTERO_BREF_l9YrIc0XQnYp_6">
    <vt:lpwstr>umber of adults deriving from or laying eggs on those new leaves was greatest during El Niño years. The year 1993 was exceptional in that the number of butterflies migrating was lower than predicted by the El Niño event, yet the dry season was unusually w</vt:lpwstr>
  </property>
  <property fmtid="{D5CDD505-2E9C-101B-9397-08002B2CF9AE}" pid="834" name="ZOTERO_BREF_l9YrIc0XQnYp_7">
    <vt:lpwstr>et for an El Niño year as well. Thus, dry season rainfall appears to be a primary driver of larval food production and population outbreaks for\n              A. statira\n              . Understanding how global climate cycles and local weather influence </vt:lpwstr>
  </property>
  <property fmtid="{D5CDD505-2E9C-101B-9397-08002B2CF9AE}" pid="835" name="ZOTERO_BREF_l9YrIc0XQnYp_8">
    <vt:lpwstr>tropical insect migrations improves the predictability of ecological effects of climate change.","container-title":"Global Change Biology","DOI":"10.1111/j.1365-2486.2009.01986.x","ISSN":"1354-1013, 1365-2486","issue":"3","journalAbbreviation":"Global Cha</vt:lpwstr>
  </property>
  <property fmtid="{D5CDD505-2E9C-101B-9397-08002B2CF9AE}" pid="836" name="ZOTERO_BREF_l9YrIc0XQnYp_9">
    <vt:lpwstr>nge Biology","language":"en","license":"http://onlinelibrary.wiley.com/termsAndConditions#vor","page":"936-945","source":"DOI.org (Crossref)","title":"El Niño and dry season rainfall influence hostplant phenology and an annual butterfly migration from Neo</vt:lpwstr>
  </property>
  <property fmtid="{D5CDD505-2E9C-101B-9397-08002B2CF9AE}" pid="837" name="ZOTERO_BREF_mCBSiosNTOYt_1">
    <vt:lpwstr>ZOTERO_BIBL {"uncited":[],"omitted":[],"custom":[]} CSL_BIBLIOGRAPHY</vt:lpwstr>
  </property>
  <property fmtid="{D5CDD505-2E9C-101B-9397-08002B2CF9AE}" pid="838" name="ZOTERO_BREF_mMN2Er9lxCqA_1">
    <vt:lpwstr>ZOTERO_ITEM CSL_CITATION {"citationID":"wBQRGYus","properties":{"formattedCitation":"(Homburg {\\i{}et al.}, 2014; Duan {\\i{}et al.}, 2016)","plainCitation":"(Homburg et al., 2014; Duan et al., 2016)","noteIndex":0},"citationItems":[{"id":640,"uris":["ht</vt:lpwstr>
  </property>
  <property fmtid="{D5CDD505-2E9C-101B-9397-08002B2CF9AE}" pid="839" name="ZOTERO_BREF_mMN2Er9lxCqA_2">
    <vt:lpwstr>tp://zotero.org/users/9696131/items/E46VIDAW"],"itemData":{"id":640,"type":"article-journal","container-title":"Journal of Insect Conservation","DOI":"10.1007/s10841-014-9685-x","ISSN":"1366-638X, 1572-9753","issue":"5","journalAbbreviation":"J Insect Con</vt:lpwstr>
  </property>
  <property fmtid="{D5CDD505-2E9C-101B-9397-08002B2CF9AE}" pid="840" name="ZOTERO_BREF_mMN2Er9lxCqA_3">
    <vt:lpwstr>serv","language":"en","page":"781-790","source":"DOI.org (Crossref)","title":"Evolutionarily significant units in a flightless ground beetle show different climate niches and high extinction risk due to climate change","volume":"18","author":[{"family":"H</vt:lpwstr>
  </property>
  <property fmtid="{D5CDD505-2E9C-101B-9397-08002B2CF9AE}" pid="841" name="ZOTERO_BREF_mMN2Er9lxCqA_4">
    <vt:lpwstr>omburg","given":"Katharina"},{"family":"Brandt","given":"Patric"},{"family":"Drees","given":"Claudia"},{"family":"Assmann","given":"Thorsten"}],"issued":{"date-parts":[["2014",10]]}}},{"id":632,"uris":["http://zotero.org/users/9696131/items/4B4BGSZH"],"it</vt:lpwstr>
  </property>
  <property fmtid="{D5CDD505-2E9C-101B-9397-08002B2CF9AE}" pid="842" name="ZOTERO_BREF_mMN2Er9lxCqA_5">
    <vt:lpwstr>emData":{"id":632,"type":"article-journal","container-title":"Agriculture, Ecosystems &amp; Environment","DOI":"10.1016/j.agee.2016.03.025","ISSN":"01678809","journalAbbreviation":"Agriculture, Ecosystems &amp; Environment","language":"en","page":"86-94","source"</vt:lpwstr>
  </property>
  <property fmtid="{D5CDD505-2E9C-101B-9397-08002B2CF9AE}" pid="843" name="ZOTERO_BREF_mMN2Er9lxCqA_6">
    <vt:lpwstr>:"DOI.org (Crossref)","title":"Environmental factors acting at multiple scales determine assemblages of insects and plants in agricultural mountain landscapes of northern China","volume":"224","author":[{"family":"Duan","given":"Meichun"},{"family":"Liu",</vt:lpwstr>
  </property>
  <property fmtid="{D5CDD505-2E9C-101B-9397-08002B2CF9AE}" pid="844" name="ZOTERO_BREF_mMN2Er9lxCqA_7">
    <vt:lpwstr>"given":"Yunhui"},{"family":"Yu","given":"Zhenrong"},{"family":"Li","given":"Liangtao"},{"family":"Wang","given":"Changliu"},{"family":"Axmacher","given":"Jan C."}],"issued":{"date-parts":[["2016",5]]}}}],"schema":"https://github.com/citation-style-langua</vt:lpwstr>
  </property>
  <property fmtid="{D5CDD505-2E9C-101B-9397-08002B2CF9AE}" pid="845" name="ZOTERO_BREF_mMN2Er9lxCqA_8">
    <vt:lpwstr>ge/schema/raw/master/csl-citation.json"}</vt:lpwstr>
  </property>
  <property fmtid="{D5CDD505-2E9C-101B-9397-08002B2CF9AE}" pid="846" name="ZOTERO_BREF_nxoJjhJZDeva_1">
    <vt:lpwstr>ZOTERO_ITEM CSL_CITATION {"citationID":"gQ6txPVc","properties":{"formattedCitation":"(Maclean, 2025)","plainCitation":"(Maclean, 2025)","noteIndex":0},"citationItems":[{"id":592,"uris":["http://zotero.org/users/9696131/items/EPYBV4IT"],"itemData":{"id":59</vt:lpwstr>
  </property>
  <property fmtid="{D5CDD505-2E9C-101B-9397-08002B2CF9AE}" pid="847" name="ZOTERO_BREF_nxoJjhJZDeva_2">
    <vt:lpwstr>2,"type":"book","title":"micropoint: Below or within canopy point microclimate modelling with R","URL":"https://github.com/ilyamaclean/micropoint","author":[{"family":"Maclean","given":"Ilya"}],"issued":{"date-parts":[["2025"]]}}}],"schema":"https://githu</vt:lpwstr>
  </property>
  <property fmtid="{D5CDD505-2E9C-101B-9397-08002B2CF9AE}" pid="848" name="ZOTERO_BREF_nxoJjhJZDeva_3">
    <vt:lpwstr>b.com/citation-style-language/schema/raw/master/csl-citation.json"}</vt:lpwstr>
  </property>
  <property fmtid="{D5CDD505-2E9C-101B-9397-08002B2CF9AE}" pid="849" name="ZOTERO_BREF_o68HFo6PwM0m_1">
    <vt:lpwstr>ZOTERO_ITEM CSL_CITATION {"citationID":"kXPqBZ1B","properties":{"formattedCitation":"(Harvey and Malcicka, 2015)","plainCitation":"(Harvey and Malcicka, 2015)","noteIndex":0},"citationItems":[{"id":749,"uris":["http://zotero.org/users/9696131/items/MSRAA6</vt:lpwstr>
  </property>
  <property fmtid="{D5CDD505-2E9C-101B-9397-08002B2CF9AE}" pid="850" name="ZOTERO_BREF_o68HFo6PwM0m_2">
    <vt:lpwstr>IX"],"itemData":{"id":749,"type":"chapter","abstract":"Open access peer-reviewed chapter","container-title":"Biodiversity in Ecosystems - Linking Structure and Function","DOI":"10.5772/59269","ISBN":"978-953-51-2028-5","language":"en","note":"DOI: 10.5772</vt:lpwstr>
  </property>
  <property fmtid="{D5CDD505-2E9C-101B-9397-08002B2CF9AE}" pid="851" name="ZOTERO_BREF_o68HFo6PwM0m_3">
    <vt:lpwstr>/59269","publisher":"IntechOpen","source":"www.intechopen.com","title":"Climate Change, Range Shifts and Multitrophic Interactions","URL":"https://www.intechopen.com/chapters/47656","author":[{"family":"Harvey","given":"Jeffrey A."},{"family":"Malcicka","</vt:lpwstr>
  </property>
  <property fmtid="{D5CDD505-2E9C-101B-9397-08002B2CF9AE}" pid="852" name="ZOTERO_BREF_o68HFo6PwM0m_4">
    <vt:lpwstr>given":"Miriama"}],"accessed":{"date-parts":[["2026",3,30]]},"issued":{"date-parts":[["2015",4,17]]}}}],"schema":"https://github.com/citation-style-language/schema/raw/master/csl-citation.json"}</vt:lpwstr>
  </property>
  <property fmtid="{D5CDD505-2E9C-101B-9397-08002B2CF9AE}" pid="853" name="ZOTERO_BREF_oYBnIaEPEiYP_1">
    <vt:lpwstr>ZOTERO_ITEM CSL_CITATION {"citationID":"uVqlyXB3","properties":{"formattedCitation":"(Botes {\\i{}et al.}, 2006)","plainCitation":"(Botes et al., 2006)","noteIndex":0},"citationItems":[{"id":68,"uris":["http://zotero.org/users/9696131/items/56X8TY3Y"],"it</vt:lpwstr>
  </property>
  <property fmtid="{D5CDD505-2E9C-101B-9397-08002B2CF9AE}" pid="854" name="ZOTERO_BREF_oYBnIaEPEiYP_2">
    <vt:lpwstr>emData":{"id":68,"type":"article-journal","container-title":"Journal of Biogeography","DOI":"10.1111/j.1365-2699.2005.01336.x","ISSN":"0305-0270, 1365-2699","issue":"1","journalAbbreviation":"J Biogeography","language":"en","page":"71-90","source":"DOI.or</vt:lpwstr>
  </property>
  <property fmtid="{D5CDD505-2E9C-101B-9397-08002B2CF9AE}" pid="855" name="ZOTERO_BREF_oYBnIaEPEiYP_3">
    <vt:lpwstr>g (Crossref)","title":"Ants, altitude and change in the northern Cape Floristic Region","volume":"33","author":[{"family":"Botes","given":"A."},{"family":"McGeoch","given":"M. A."},{"family":"Robertson","given":"H. G."},{"family":"Niekerk","given":"A."},{</vt:lpwstr>
  </property>
  <property fmtid="{D5CDD505-2E9C-101B-9397-08002B2CF9AE}" pid="856" name="ZOTERO_BREF_oYBnIaEPEiYP_4">
    <vt:lpwstr>"family":"Davids","given":"H. P."},{"family":"Chown","given":"S. L."}],"issued":{"date-parts":[["2006",1]]}}}],"schema":"https://github.com/citation-style-language/schema/raw/master/csl-citation.json"}</vt:lpwstr>
  </property>
  <property fmtid="{D5CDD505-2E9C-101B-9397-08002B2CF9AE}" pid="857" name="ZOTERO_BREF_psNMr9M3Sgm6_1">
    <vt:lpwstr>ZOTERO_ITEM CSL_CITATION {"citationID":"Ac5jTotB","properties":{"formattedCitation":"(Hagen and Azevedo, 2024)","plainCitation":"(Hagen and Azevedo, 2024)","noteIndex":0},"citationItems":[{"id":728,"uris":["http://zotero.org/users/9696131/items/CUFMJYQS"]</vt:lpwstr>
  </property>
  <property fmtid="{D5CDD505-2E9C-101B-9397-08002B2CF9AE}" pid="858" name="ZOTERO_BREF_psNMr9M3Sgm6_2">
    <vt:lpwstr>,"itemData":{"id":728,"type":"article-journal","container-title":"Atmospheric and Climate Sciences","DOI":"10.4236/acs.2024.142015","ISSN":"2160-0414, 2160-0422","issue":"02","journalAbbreviation":"ACS","page":"233-249","source":"DOI.org (Crossref)","titl</vt:lpwstr>
  </property>
  <property fmtid="{D5CDD505-2E9C-101B-9397-08002B2CF9AE}" pid="859" name="ZOTERO_BREF_psNMr9M3Sgm6_3">
    <vt:lpwstr>e":"El Niño-Southern Oscillation (ENSO) Variations and Climate Changes Worldwide","volume":"14","author":[{"family":"Hagen","given":"Marilia"},{"family":"Azevedo","given":"Anibal"}],"issued":{"date-parts":[["2024"]]}}}],"schema":"https://github.com/citati</vt:lpwstr>
  </property>
  <property fmtid="{D5CDD505-2E9C-101B-9397-08002B2CF9AE}" pid="860" name="ZOTERO_BREF_psNMr9M3Sgm6_4">
    <vt:lpwstr>on-style-language/schema/raw/master/csl-citation.json"}</vt:lpwstr>
  </property>
  <property fmtid="{D5CDD505-2E9C-101B-9397-08002B2CF9AE}" pid="861" name="ZOTERO_BREF_qn6WAqkLc3ne_1">
    <vt:lpwstr>ZOTERO_ITEM CSL_CITATION {"citationID":"PBUOxdR0","properties":{"formattedCitation":"(Dube, Nhamo and Chikodzi, 2022)","plainCitation":"(Dube, Nhamo and Chikodzi, 2022)","noteIndex":0},"citationItems":[{"id":809,"uris":["http://zotero.org/users/9696131/it</vt:lpwstr>
  </property>
  <property fmtid="{D5CDD505-2E9C-101B-9397-08002B2CF9AE}" pid="862" name="ZOTERO_BREF_qn6WAqkLc3ne_10">
    <vt:lpwstr>,"title":"Climate change-induced droughts and tourism: Impacts and responses of Western Cape province, South Africa","title-short":"Climate change-induced droughts and tourism","volume":"39","author":[{"family":"Dube","given":"Kaitano"},{"family":"Nhamo",</vt:lpwstr>
  </property>
  <property fmtid="{D5CDD505-2E9C-101B-9397-08002B2CF9AE}" pid="863" name="ZOTERO_BREF_qn6WAqkLc3ne_11">
    <vt:lpwstr>"given":"Godwell"},{"family":"Chikodzi","given":"David"}],"issued":{"date-parts":[["2022",9,1]]}}}],"schema":"https://github.com/citation-style-language/schema/raw/master/csl-citation.json"}</vt:lpwstr>
  </property>
  <property fmtid="{D5CDD505-2E9C-101B-9397-08002B2CF9AE}" pid="864" name="ZOTERO_BREF_qn6WAqkLc3ne_2">
    <vt:lpwstr>ems/ZT7UEGA4"],"itemData":{"id":809,"type":"article-journal","abstract":"Climate change has led to several extreme weather events across the world. One such weather extreme is drought. Drought phenomenon has been increasing in both frequency and intensity</vt:lpwstr>
  </property>
  <property fmtid="{D5CDD505-2E9C-101B-9397-08002B2CF9AE}" pid="865" name="ZOTERO_BREF_qn6WAqkLc3ne_3">
    <vt:lpwstr> globally of late. To this end, there has been growing concern about the impact droughts have and will have on the tourist destinations in sub-Saharan Africa and beyond. In this study, which employs a mixed-methods approach utilising primary, archival and</vt:lpwstr>
  </property>
  <property fmtid="{D5CDD505-2E9C-101B-9397-08002B2CF9AE}" pid="866" name="ZOTERO_BREF_qn6WAqkLc3ne_4">
    <vt:lpwstr> secondary data, we examine the impact of the 2015–2018 drought episodes on the tourism industry in the Western Cape as well as the industry's response. These drought episodes famously led to the Day Zero phenomenon, a situation that could have resulted i</vt:lpwstr>
  </property>
  <property fmtid="{D5CDD505-2E9C-101B-9397-08002B2CF9AE}" pid="867" name="ZOTERO_BREF_qn6WAqkLc3ne_5">
    <vt:lpwstr>n taps running dry at some point. The study found that the drought led to a severe decline in tourist arrivals at the major tourist attractions in the Western Cape province as well as a decline in tourist spending and hotel occupancy. This resulted in a l</vt:lpwstr>
  </property>
  <property fmtid="{D5CDD505-2E9C-101B-9397-08002B2CF9AE}" pid="868" name="ZOTERO_BREF_qn6WAqkLc3ne_6">
    <vt:lpwstr>oss of potential revenue and jobs. The province had been experiencing a decline in rainfall that drastically affected water supplies; a trend likely to recur in the future. During and after the drought, the tourism industry adopted several measures aimed </vt:lpwstr>
  </property>
  <property fmtid="{D5CDD505-2E9C-101B-9397-08002B2CF9AE}" pid="869" name="ZOTERO_BREF_qn6WAqkLc3ne_7">
    <vt:lpwstr>at augmenting and saving water, thereby easing the sector's water demand. We recommend that the tourism sector and the Western Cape province build on the successes and lessons learnt during the Day Zero campaign to prepare for the future. This would allow</vt:lpwstr>
  </property>
  <property fmtid="{D5CDD505-2E9C-101B-9397-08002B2CF9AE}" pid="870" name="ZOTERO_BREF_qn6WAqkLc3ne_8">
    <vt:lpwstr> the province to address Sustainable Development Goal 6, focusing on water and sanitation as a part of embracing responsible and sustainable tourism. Hence, continuous research, innovation and investment in the water-smart industry is a must for Cape Town</vt:lpwstr>
  </property>
  <property fmtid="{D5CDD505-2E9C-101B-9397-08002B2CF9AE}" pid="871" name="ZOTERO_BREF_qn6WAqkLc3ne_9">
    <vt:lpwstr> and the Western Cape province.","container-title":"Journal of Outdoor Recreation and Tourism","DOI":"10.1016/j.jort.2020.100319","ISSN":"2213-0780","journalAbbreviation":"Journal of Outdoor Recreation and Tourism","page":"100319","source":"ScienceDirect"</vt:lpwstr>
  </property>
  <property fmtid="{D5CDD505-2E9C-101B-9397-08002B2CF9AE}" pid="872" name="ZOTERO_BREF_rJLfIrDTcCgy_1">
    <vt:lpwstr>ZOTERO_ITEM CSL_CITATION {"citationID":"bX7hjEUg","properties":{"formattedCitation":"(Liu {\\i{}et al.}, 2016; Cheli {\\i{}et al.}, 2021)","plainCitation":"(Liu et al., 2016; Cheli et al., 2021)","noteIndex":0},"citationItems":[{"id":39,"uris":["http://zo</vt:lpwstr>
  </property>
  <property fmtid="{D5CDD505-2E9C-101B-9397-08002B2CF9AE}" pid="873" name="ZOTERO_BREF_rJLfIrDTcCgy_10">
    <vt:lpwstr>90","source":"ScienceDirect","title":"Interactive effects of vegetation and soil determine the composition and diversity of carabid and tenebrionid functional groups in an arid ecosystem","volume":"128","author":[{"family":"Liu","given":"Ji-Liang"},{"fami</vt:lpwstr>
  </property>
  <property fmtid="{D5CDD505-2E9C-101B-9397-08002B2CF9AE}" pid="874" name="ZOTERO_BREF_rJLfIrDTcCgy_11">
    <vt:lpwstr>ly":"Li","given":"Feng-Rui"},{"family":"Sun","given":"Te-Sheng"},{"family":"Ma","given":"Ling-Fa"},{"family":"Liu","given":"Lu-Lu"},{"family":"Yang","given":"Kun"}],"issued":{"date-parts":[["2016",5,1]]}}},{"id":634,"uris":["http://zotero.org/users/969613</vt:lpwstr>
  </property>
  <property fmtid="{D5CDD505-2E9C-101B-9397-08002B2CF9AE}" pid="875" name="ZOTERO_BREF_rJLfIrDTcCgy_12">
    <vt:lpwstr>1/items/QCWW3C77"],"itemData":{"id":634,"type":"article-journal","container-title":"Anais da Academia Brasileira de Ciências","DOI":"10.1590/0001-3765202120201282","ISSN":"1678-2690, 0001-3765","issue":"3","journalAbbreviation":"An. Acad. Bras. Ciênc.","l</vt:lpwstr>
  </property>
  <property fmtid="{D5CDD505-2E9C-101B-9397-08002B2CF9AE}" pid="876" name="ZOTERO_BREF_rJLfIrDTcCgy_13">
    <vt:lpwstr>icense":"http://creativecommons.org/licenses/by/4.0/","page":"e20201282","source":"DOI.org (Crossref)","title":"Distribution and environmental determinants of darkling beetles assemblages (Coleoptera: Tenebrionidae) in Península Valdés (Argentinean Patago</vt:lpwstr>
  </property>
  <property fmtid="{D5CDD505-2E9C-101B-9397-08002B2CF9AE}" pid="877" name="ZOTERO_BREF_rJLfIrDTcCgy_14">
    <vt:lpwstr>nia)","title-short":"Distribution and environmental determinants of darkling beetles assemblages (Coleoptera","volume":"93","author":[{"family":"Cheli","given":"Germán H."},{"family":"Carrara","given":"Rodolfo"},{"family":"Bandieri","given":"Lucas"},{"fam</vt:lpwstr>
  </property>
  <property fmtid="{D5CDD505-2E9C-101B-9397-08002B2CF9AE}" pid="878" name="ZOTERO_BREF_rJLfIrDTcCgy_15">
    <vt:lpwstr>ily":"Flores","given":"Gustavo E."}],"issued":{"date-parts":[["2021"]]}}}],"schema":"https://github.com/citation-style-language/schema/raw/master/csl-citation.json"}</vt:lpwstr>
  </property>
  <property fmtid="{D5CDD505-2E9C-101B-9397-08002B2CF9AE}" pid="879" name="ZOTERO_BREF_rJLfIrDTcCgy_2">
    <vt:lpwstr>tero.org/users/9696131/items/E9S6BHXL"],"itemData":{"id":39,"type":"article-journal","abstract":"The community dynamics of ground beetles as a dominant group in arid ecosystems are strongly affected by land-use change associated alterations in vegetation </vt:lpwstr>
  </property>
  <property fmtid="{D5CDD505-2E9C-101B-9397-08002B2CF9AE}" pid="880" name="ZOTERO_BREF_rJLfIrDTcCgy_3">
    <vt:lpwstr>and soil conditions. However, little is known about the relative effects of altered vegetation and soil, or their interactions, on the composition and diversity of beetle functional groups. To address this question, we collected data on the species richne</vt:lpwstr>
  </property>
  <property fmtid="{D5CDD505-2E9C-101B-9397-08002B2CF9AE}" pid="881" name="ZOTERO_BREF_rJLfIrDTcCgy_4">
    <vt:lpwstr>ss and activity abundance of ground carabid and tenebrionid beetle functional groups (predators, herbivores, and detritivores), along a gradient of land-use conversion from natural grassland to pure and mixed plantations of two shrub species (Haloxylon am</vt:lpwstr>
  </property>
  <property fmtid="{D5CDD505-2E9C-101B-9397-08002B2CF9AE}" pid="882" name="ZOTERO_BREF_rJLfIrDTcCgy_5">
    <vt:lpwstr>modendron and Tamarix ramosissima) in an arid region of northwestern China. Additionally, we collected key variables related to the vegetation (shrub cover, height, herbaceous plant biomass, and species richness) and soil (soil pH, texture, and salinity).</vt:lpwstr>
  </property>
  <property fmtid="{D5CDD505-2E9C-101B-9397-08002B2CF9AE}" pid="883" name="ZOTERO_BREF_rJLfIrDTcCgy_6">
    <vt:lpwstr> Variation partitioning showed that vegetation changes had stronger effects on the functional group composition than changes in the soil did. However, vegetation–soil interactions explained more of the composition variation in the beetle functional groups</vt:lpwstr>
  </property>
  <property fmtid="{D5CDD505-2E9C-101B-9397-08002B2CF9AE}" pid="884" name="ZOTERO_BREF_rJLfIrDTcCgy_7">
    <vt:lpwstr> than vegetation or soil alone. Shrub cover and herbaceous species richness were the best predictors of species composition of detritivores and herbivores. For predator species composition, shrub height and cover were the best predictors. Structural equat</vt:lpwstr>
  </property>
  <property fmtid="{D5CDD505-2E9C-101B-9397-08002B2CF9AE}" pid="885" name="ZOTERO_BREF_rJLfIrDTcCgy_8">
    <vt:lpwstr>ion models showed that changes in vegetation and soil influenced beetle abundance and diversity through both direct and indirect effects, and the strength of this influence varied among the functional groups. Overall, we conclude that vegetation and veget</vt:lpwstr>
  </property>
  <property fmtid="{D5CDD505-2E9C-101B-9397-08002B2CF9AE}" pid="886" name="ZOTERO_BREF_rJLfIrDTcCgy_9">
    <vt:lpwstr>ation–soil interactions are important determinants of beetle community assemblies.","container-title":"Journal of Arid Environments","DOI":"10.1016/j.jaridenv.2016.01.009","ISSN":"0140-1963","journalAbbreviation":"Journal of Arid Environments","page":"80-</vt:lpwstr>
  </property>
  <property fmtid="{D5CDD505-2E9C-101B-9397-08002B2CF9AE}" pid="887" name="ZOTERO_BREF_sIH1X7RgK3FX_1">
    <vt:lpwstr>ZOTERO_ITEM CSL_CITATION {"citationID":"pWPUKZfw","properties":{"formattedCitation":"(Hodkinson, 2005; Bishop and Robertson, 2024)","plainCitation":"(Hodkinson, 2005; Bishop and Robertson, 2024)","noteIndex":0},"citationItems":[{"id":35,"uris":["http://zo</vt:lpwstr>
  </property>
  <property fmtid="{D5CDD505-2E9C-101B-9397-08002B2CF9AE}" pid="888" name="ZOTERO_BREF_sIH1X7RgK3FX_10">
    <vt:lpwstr>e":"DOI.org (Crossref)","title":"Terrestrial insects along elevation gradients: species and community responses to altitude","title-short":"Terrestrial insects along elevation gradients","volume":"80","author":[{"family":"Hodkinson","given":"Ian D."}],"is</vt:lpwstr>
  </property>
  <property fmtid="{D5CDD505-2E9C-101B-9397-08002B2CF9AE}" pid="889" name="ZOTERO_BREF_sIH1X7RgK3FX_11">
    <vt:lpwstr>sued":{"date-parts":[["2005",8]]}}},{"id":732,"uris":["http://zotero.org/users/9696131/items/BYBHXZ2X"],"itemData":{"id":732,"type":"chapter","abstract":"Mountains are characterised by their high elevation relative to the surrounding areas, for having ste</vt:lpwstr>
  </property>
  <property fmtid="{D5CDD505-2E9C-101B-9397-08002B2CF9AE}" pid="890" name="ZOTERO_BREF_sIH1X7RgK3FX_12">
    <vt:lpwstr>ep slopes, rugged terrain, and environmental heterogeneity. Mountain habitats are crucial for insect conservation because they are rich in diversity and are important biodiversity refugia. Mountains host as much as 87% of terrestrial biodiversity on about</vt:lpwstr>
  </property>
  <property fmtid="{D5CDD505-2E9C-101B-9397-08002B2CF9AE}" pid="891" name="ZOTERO_BREF_sIH1X7RgK3FX_13">
    <vt:lpwstr> 25% of the Earth’s surface. The most important feature of mountains for living organisms are their steep environmental gradients and environmental heterogeneity. This chapter highlights the pressures that insect populations are likely to face in these en</vt:lpwstr>
  </property>
  <property fmtid="{D5CDD505-2E9C-101B-9397-08002B2CF9AE}" pid="892" name="ZOTERO_BREF_sIH1X7RgK3FX_14">
    <vt:lpwstr>vironments. These pressures include rising global temperatures, land use changes, and biological invasions. The steep and inaccessible terrain of mountains means certain pressures are less likely to be problematic in these environments. There are few cons</vt:lpwstr>
  </property>
  <property fmtid="{D5CDD505-2E9C-101B-9397-08002B2CF9AE}" pid="893" name="ZOTERO_BREF_sIH1X7RgK3FX_15">
    <vt:lpwstr>ervation interventions that can be uniquely applied in mountain regions but maintaining functioning ecosystems along elevational gradients is crucial for insect conservation.","container-title":"Routledge Handbook of Insect Conservation","note":"number-of</vt:lpwstr>
  </property>
  <property fmtid="{D5CDD505-2E9C-101B-9397-08002B2CF9AE}" pid="894" name="ZOTERO_BREF_sIH1X7RgK3FX_16">
    <vt:lpwstr>-pages: 10","publisher":"Routledge","title":"Mountain habitats for insect conservation","author":[{"family":"Bishop","given":"Tom R."},{"family":"Robertson","given":"Mark P."}],"issued":{"date-parts":[["2024"]]}}}],"schema":"https://github.com/citation-st</vt:lpwstr>
  </property>
  <property fmtid="{D5CDD505-2E9C-101B-9397-08002B2CF9AE}" pid="895" name="ZOTERO_BREF_sIH1X7RgK3FX_17">
    <vt:lpwstr>yle-language/schema/raw/master/csl-citation.json"}</vt:lpwstr>
  </property>
  <property fmtid="{D5CDD505-2E9C-101B-9397-08002B2CF9AE}" pid="896" name="ZOTERO_BREF_sIH1X7RgK3FX_2">
    <vt:lpwstr>tero.org/users/9696131/items/KU3XKWZC"],"itemData":{"id":35,"type":"article-journal","abstract":"ABSTRACT\n            \n              The literature on the response of insect species to the changing environments experienced along altitudinal gradients is</vt:lpwstr>
  </property>
  <property fmtid="{D5CDD505-2E9C-101B-9397-08002B2CF9AE}" pid="897" name="ZOTERO_BREF_sIH1X7RgK3FX_3">
    <vt:lpwstr> diverse and widely dispersed. There is a growing awareness that such responses may serve as analogues for climate warming effects occurring at a particular fixed altitude or latitude over time. This review seeks, therefore, to synthesise information on t</vt:lpwstr>
  </property>
  <property fmtid="{D5CDD505-2E9C-101B-9397-08002B2CF9AE}" pid="898" name="ZOTERO_BREF_sIH1X7RgK3FX_4">
    <vt:lpwstr>he responses of insects and allied groups to increasing altitude and provide a platform for future research. It focuses on those functional aspects of insect biology that show positive or negative reaction to altitudinal changes but avoids emphasising ada</vt:lpwstr>
  </property>
  <property fmtid="{D5CDD505-2E9C-101B-9397-08002B2CF9AE}" pid="899" name="ZOTERO_BREF_sIH1X7RgK3FX_5">
    <vt:lpwstr>ptation to high altitude\n              per se\n              . Reactions can be direct, with insect characteristics or performance responding to changing environmental parameters, or they can be indirect and mediated through the insect's interaction with</vt:lpwstr>
  </property>
  <property fmtid="{D5CDD505-2E9C-101B-9397-08002B2CF9AE}" pid="900" name="ZOTERO_BREF_sIH1X7RgK3FX_6">
    <vt:lpwstr> other organisms. These organisms include the host plant in the case of herbivorous insects, and also competitor species, specific parasitoids, predators and pathogens. The manner in which these various factors individually and collectively influence the </vt:lpwstr>
  </property>
  <property fmtid="{D5CDD505-2E9C-101B-9397-08002B2CF9AE}" pid="901" name="ZOTERO_BREF_sIH1X7RgK3FX_7">
    <vt:lpwstr>morphology, behaviour, ecophysiology, growth and development, survival, reproduction, and spatial distribution of insect species is considered in detail. Resultant patterns in the abundance of individual species populations and of community species richne</vt:lpwstr>
  </property>
  <property fmtid="{D5CDD505-2E9C-101B-9397-08002B2CF9AE}" pid="902" name="ZOTERO_BREF_sIH1X7RgK3FX_8">
    <vt:lpwstr>ss are examined. Attempts are made throughout to provide mechanistic explanations of trends and to place each topic, where appropriate, into the broader theoretical context by appropriate reference to key literature. The paper concludes by considering how</vt:lpwstr>
  </property>
  <property fmtid="{D5CDD505-2E9C-101B-9397-08002B2CF9AE}" pid="903" name="ZOTERO_BREF_sIH1X7RgK3FX_9">
    <vt:lpwstr> montane insect species will respond to climate warming.","container-title":"Biological Reviews","DOI":"10.1017/S1464793105006767","ISSN":"1464-7931, 1469-185X","issue":"3","journalAbbreviation":"Biological Reviews","language":"en","page":"489-513","sourc</vt:lpwstr>
  </property>
  <property fmtid="{D5CDD505-2E9C-101B-9397-08002B2CF9AE}" pid="904" name="ZOTERO_BREF_sgM297tJ2IXr_1">
    <vt:lpwstr>ZOTERO_ITEM CSL_CITATION {"citationID":"qcjSIKQW","properties":{"formattedCitation":"(Basset, 2003)","plainCitation":"(Basset, 2003)","noteIndex":0},"citationItems":[{"id":727,"uris":["http://zotero.org/users/9696131/items/P4FVB393"],"itemData":{"id":727,</vt:lpwstr>
  </property>
  <property fmtid="{D5CDD505-2E9C-101B-9397-08002B2CF9AE}" pid="905" name="ZOTERO_BREF_sgM297tJ2IXr_2">
    <vt:lpwstr>"type":"book","call-number":"QL434.6 .A78 2003","ISBN":"978-0-521-82000-4","number-of-pages":"474","publisher":"Cambridge University Press","publisher-place":"Cambridge, U.K. ; New York","source":"Library of Congress ISBN","title":"Arthropods of tropical </vt:lpwstr>
  </property>
  <property fmtid="{D5CDD505-2E9C-101B-9397-08002B2CF9AE}" pid="906" name="ZOTERO_BREF_sgM297tJ2IXr_3">
    <vt:lpwstr>forests: spatio-temporal dynamics and resource use in the canopy","title-short":"Arthropods of tropical forests","editor":[{"family":"Basset","given":"Yves"}],"issued":{"date-parts":[["2003"]]}}}],"schema":"https://github.com/citation-style-language/schem</vt:lpwstr>
  </property>
  <property fmtid="{D5CDD505-2E9C-101B-9397-08002B2CF9AE}" pid="907" name="ZOTERO_BREF_sgM297tJ2IXr_4">
    <vt:lpwstr>a/raw/master/csl-citation.json"}</vt:lpwstr>
  </property>
  <property fmtid="{D5CDD505-2E9C-101B-9397-08002B2CF9AE}" pid="908" name="ZOTERO_BREF_szsIS9oXpkXS_1">
    <vt:lpwstr>ZOTERO_ITEM CSL_CITATION {"citationID":"CbNCgYer","properties":{"formattedCitation":"(Ndozi, Gohole and Mapaure, 2025)","plainCitation":"(Ndozi, Gohole and Mapaure, 2025)","noteIndex":0},"citationItems":[{"id":604,"uris":["http://zotero.org/users/9696131/</vt:lpwstr>
  </property>
  <property fmtid="{D5CDD505-2E9C-101B-9397-08002B2CF9AE}" pid="909" name="ZOTERO_BREF_szsIS9oXpkXS_10">
    <vt:lpwstr>sue":"6","journalAbbreviation":"Afr J Ecol","language":"en","page":"e70083","source":"DOI.org (Crossref)","title":"Seasonal Variations in Dung Beetle (Scarabaeidae: Scarabaeinae) Assemblage in Wildlife and Wildlife–Livestock Systems in North‐Eastern Namib</vt:lpwstr>
  </property>
  <property fmtid="{D5CDD505-2E9C-101B-9397-08002B2CF9AE}" pid="910" name="ZOTERO_BREF_szsIS9oXpkXS_11">
    <vt:lpwstr>ia","title-short":"Seasonal Variations in Dung Beetle (Scarabaeidae","volume":"63","author":[{"family":"Ndozi","given":"Mukendwa Hosticks"},{"family":"Gohole","given":"Linnet"},{"family":"Mapaure","given":"Isaac"}],"issued":{"date-parts":[["2025",8]]}}}],</vt:lpwstr>
  </property>
  <property fmtid="{D5CDD505-2E9C-101B-9397-08002B2CF9AE}" pid="911" name="ZOTERO_BREF_szsIS9oXpkXS_12">
    <vt:lpwstr>"schema":"https://github.com/citation-style-language/schema/raw/master/csl-citation.json"}</vt:lpwstr>
  </property>
  <property fmtid="{D5CDD505-2E9C-101B-9397-08002B2CF9AE}" pid="912" name="ZOTERO_BREF_szsIS9oXpkXS_2">
    <vt:lpwstr>items/A73NHIQI"],"itemData":{"id":604,"type":"article-journal","abstract":"ABSTRACT\n            \n              The study emphasises the importance of understanding the seasonal variations in dung beetle assemblages for monitoring ecosystem changes. The </vt:lpwstr>
  </property>
  <property fmtid="{D5CDD505-2E9C-101B-9397-08002B2CF9AE}" pid="913" name="ZOTERO_BREF_szsIS9oXpkXS_3">
    <vt:lpwstr>sampling of dung beetles was done on a monthly basis for 1 year over the four seasons of spring, summer, autumn and winter. Dung beetles were sampled using baited pitfall traps that were designed from 1 L white plastic containers placed at intervals of 10</vt:lpwstr>
  </property>
  <property fmtid="{D5CDD505-2E9C-101B-9397-08002B2CF9AE}" pid="914" name="ZOTERO_BREF_szsIS9oXpkXS_4">
    <vt:lpwstr>0 m along a distance of 1.1 km. The NMDS ordination was used to visualise patterns of species composition and abundance of the dung beetles in the four seasons. A total of 47,818 individuals belonging to 44 species were collected in all four different sea</vt:lpwstr>
  </property>
  <property fmtid="{D5CDD505-2E9C-101B-9397-08002B2CF9AE}" pid="915" name="ZOTERO_BREF_szsIS9oXpkXS_5">
    <vt:lpwstr>sons. The greatest abundance was obtained in summer (\n              n\n               = 33,496) in both wildlife and wildlife–livestock systems, and least abundance was reported in winter (\n              n\n               = 1180). In wildlife, summer ha</vt:lpwstr>
  </property>
  <property fmtid="{D5CDD505-2E9C-101B-9397-08002B2CF9AE}" pid="916" name="ZOTERO_BREF_szsIS9oXpkXS_6">
    <vt:lpwstr>d the highest species diversity (\n              H\n              ′ = 3.538), autumn (\n              H\n              ′ = 2.752), spring (\n              H\n              ′ = 2.611) and winter (\n              H\n              ′ = 1.629). For the wildlif</vt:lpwstr>
  </property>
  <property fmtid="{D5CDD505-2E9C-101B-9397-08002B2CF9AE}" pid="917" name="ZOTERO_BREF_szsIS9oXpkXS_7">
    <vt:lpwstr>e–livestock system, summer had the highest (\n              H\n              ′ = 3.084), autumn (\n              H\n              ′ = 2.544), spring (\n              H\n              ′ = 2.113) and winter recording the lowest diversity (\n              H\</vt:lpwstr>
  </property>
  <property fmtid="{D5CDD505-2E9C-101B-9397-08002B2CF9AE}" pid="918" name="ZOTERO_BREF_szsIS9oXpkXS_8">
    <vt:lpwstr>n              ′ = 1.313). The NMDS ordination demonstrated that the species composition was dissimilar in all four seasons. This study contributed valuable insight to the knowledge gap on how different seasonal variations influence dung beetle assemblage</vt:lpwstr>
  </property>
  <property fmtid="{D5CDD505-2E9C-101B-9397-08002B2CF9AE}" pid="919" name="ZOTERO_BREF_szsIS9oXpkXS_9">
    <vt:lpwstr>s and offered applied implications for conservation strategies and ecosystem management in both wildlife and wildlife–livestock systems of Namibia.","container-title":"African Journal of Ecology","DOI":"10.1111/aje.70083","ISSN":"0141-6707, 1365-2028","is</vt:lpwstr>
  </property>
  <property fmtid="{D5CDD505-2E9C-101B-9397-08002B2CF9AE}" pid="920" name="ZOTERO_BREF_tY9RBveDhDWR_1">
    <vt:lpwstr>ZOTERO_ITEM CSL_CITATION {"citationID":"oLQ2Rtej","properties":{"formattedCitation":"(R\\uc0\\u246{}der {\\i{}et al.}, 2017; Vetaas, 2021)","plainCitation":"(Röder et al., 2017; Vetaas, 2021)","noteIndex":0},"citationItems":[{"id":666,"uris":["http://zote</vt:lpwstr>
  </property>
  <property fmtid="{D5CDD505-2E9C-101B-9397-08002B2CF9AE}" pid="921" name="ZOTERO_BREF_tY9RBveDhDWR_10">
    <vt:lpwstr>kawaida ilivyoripotiwa katika makala ya hivi karibuni ya utafiti wa ikolojia. Mifumo ya ikolojia, hata hivyo, inaendeshwa na viumbe binafsi. Wingi wa athropoda, licha ya udogo wa maumbo yao huwafanya kuwa watendaji muhimu katika mfumo wa chakula. Uelewa w</vt:lpwstr>
  </property>
  <property fmtid="{D5CDD505-2E9C-101B-9397-08002B2CF9AE}" pid="922" name="ZOTERO_BREF_tY9RBveDhDWR_11">
    <vt:lpwstr>a tofauti katika wingi wa wanyama katika tabia nchi tofauti ni muhimu kwa ajili ya utabiri wa mabadiliko ya utendaji kazi wa mifumo\n              ikolojia\n              kutokana na ongezeko la joto duniani. Licha ya hili, data kuhusu mgawanyo wa wingi w</vt:lpwstr>
  </property>
  <property fmtid="{D5CDD505-2E9C-101B-9397-08002B2CF9AE}" pid="923" name="ZOTERO_BREF_tY9RBveDhDWR_12">
    <vt:lpwstr>a arthopoda katika tabia nchi tofauti bado ni chache. Tulikusanya sampuli za athropoda kutoka kwenye maeneo yasio na uoto wa asili na yale yenye uoto wa asili katika\n              mwinuko wa\n              kati ya mita 860 hadi mita 4550\n              U</vt:lpwstr>
  </property>
  <property fmtid="{D5CDD505-2E9C-101B-9397-08002B2CF9AE}" pid="924" name="ZOTERO_BREF_tY9RBveDhDWR_13">
    <vt:lpwstr>B\n              kwenye mteremko wa upande kusini wa Mlima Kilimanjaro huko Tanzania. Katika uchambuzi wetu, sisi tulilenga katika aina 13 tofauti za athropoda zinazowakilisha makundi matatu makuu ya kazi: wawindaji, wala mimea na waozeshaji. Aina nyingi </vt:lpwstr>
  </property>
  <property fmtid="{D5CDD505-2E9C-101B-9397-08002B2CF9AE}" pid="925" name="ZOTERO_BREF_tY9RBveDhDWR_14">
    <vt:lpwstr>zilionyesha mtindo wa aina moja wa wingi, kilele kikiwa katika maeneo ya mwinuko wa chini. Wakati aina zilipopangwa katika makundi ya kazi, wawindaji na waozeshaji walionyesha kilele kidogo katika au chini ya mwinuko wa mita 1500\n              UB\n      </vt:lpwstr>
  </property>
  <property fmtid="{D5CDD505-2E9C-101B-9397-08002B2CF9AE}" pid="926" name="ZOTERO_BREF_tY9RBveDhDWR_15">
    <vt:lpwstr>        na kupungua katika wingi kwenye miinuko ya juu. Waozeshaji walionyesha kilele tofauti kwenye mita 1500\n              UB\n              . Tulipowapanga mende‐kibyongo kwenye makundi ya kazi, hata hivyo, waozeshaji walipungua kimstari, na wawindaji</vt:lpwstr>
  </property>
  <property fmtid="{D5CDD505-2E9C-101B-9397-08002B2CF9AE}" pid="927" name="ZOTERO_BREF_tY9RBveDhDWR_16">
    <vt:lpwstr> (mita 2400\n              UB\n              ) na wala mimea (mita 3000\n              UB\n              , uoto wa asili) walionyesha mtawanyiko wa aina moja, na vilele zaidi juu ya mwinuko. Joto, na si tija msingi, ndio lilikuwa mbashiri bora wa wingi wa</vt:lpwstr>
  </property>
  <property fmtid="{D5CDD505-2E9C-101B-9397-08002B2CF9AE}" pid="928" name="ZOTERO_BREF_tY9RBveDhDWR_17">
    <vt:lpwstr> aina na makundi. Usumbufu ulikuwa na umuhimu kidogo. Kwa kumalizia, tumeona tofauti katika mwenendo wa wingi wa athropoda katika mwinuko unategemea aina pamoja na kundi la kazi. Hii inaonyesha haja ya kulinganisha zaidi aina mbalimbali kwenye haya mazing</vt:lpwstr>
  </property>
  <property fmtid="{D5CDD505-2E9C-101B-9397-08002B2CF9AE}" pid="929" name="ZOTERO_BREF_tY9RBveDhDWR_18">
    <vt:lpwstr>ira.","container-title":"Biotropica","DOI":"10.1111/btp.12403","ISSN":"0006-3606, 1744-7429","issue":"2","journalAbbreviation":"Biotropica","language":"en","page":"217-228","source":"DOI.org (Crossref)","title":"Heterogeneous patterns of abundance of epig</vt:lpwstr>
  </property>
  <property fmtid="{D5CDD505-2E9C-101B-9397-08002B2CF9AE}" pid="930" name="ZOTERO_BREF_tY9RBveDhDWR_19">
    <vt:lpwstr>eic arthropod taxa along a major elevation gradient","volume":"49","author":[{"family":"Röder","given":"Juliane"},{"family":"Detsch","given":"Florian"},{"family":"Otte","given":"Insa"},{"family":"Appelhans","given":"Tim"},{"family":"Nauss","given":"Thomas</vt:lpwstr>
  </property>
  <property fmtid="{D5CDD505-2E9C-101B-9397-08002B2CF9AE}" pid="931" name="ZOTERO_BREF_tY9RBveDhDWR_2">
    <vt:lpwstr>ro.org/users/9696131/items/X4EQ4NEP"],"itemData":{"id":666,"type":"article-journal","abstract":"Abstract\n            \n              Species diversity is the variable most commonly studied in recent ecological research. Ecological processes, however, are</vt:lpwstr>
  </property>
  <property fmtid="{D5CDD505-2E9C-101B-9397-08002B2CF9AE}" pid="932" name="ZOTERO_BREF_tY9RBveDhDWR_20">
    <vt:lpwstr>"},{"family":"Peters","given":"Marcell K."},{"family":"Brandl","given":"Roland"}],"issued":{"date-parts":[["2017",3]]}}},{"id":686,"uris":["http://zotero.org/users/9696131/items/9DCS3MG7"],"itemData":{"id":686,"type":"article-journal","container-title":"F</vt:lpwstr>
  </property>
  <property fmtid="{D5CDD505-2E9C-101B-9397-08002B2CF9AE}" pid="933" name="ZOTERO_BREF_tY9RBveDhDWR_21">
    <vt:lpwstr>rontiers of Biogeography","DOI":"10.21425/F5FBG54146","ISSN":"1948-6596","issue":"3","journalAbbreviation":"Frontiers of Biogeography","source":"DOI.org (Crossref)","title":"Mountain biodiversity and elevational gradients","URL":"https://escholarship.org/</vt:lpwstr>
  </property>
  <property fmtid="{D5CDD505-2E9C-101B-9397-08002B2CF9AE}" pid="934" name="ZOTERO_BREF_tY9RBveDhDWR_22">
    <vt:lpwstr>uc/item/5fs9s640","volume":"13","author":[{"family":"Vetaas","given":"Ole R."}],"accessed":{"date-parts":[["2026",3,16]]},"issued":{"date-parts":[["2021",9,2]]}}}],"schema":"https://github.com/citation-style-language/schema/raw/master/csl-citation.json"}</vt:lpwstr>
  </property>
  <property fmtid="{D5CDD505-2E9C-101B-9397-08002B2CF9AE}" pid="935" name="ZOTERO_BREF_tY9RBveDhDWR_3">
    <vt:lpwstr> driven by individuals and affected by their abundances. Understanding the variation in animal abundances along climatic gradients is important for predicting changes in ecosystem processes under global warming. High abundances make arthropods, despite th</vt:lpwstr>
  </property>
  <property fmtid="{D5CDD505-2E9C-101B-9397-08002B2CF9AE}" pid="936" name="ZOTERO_BREF_tY9RBveDhDWR_4">
    <vt:lpwstr>eir small body sizes, important actors in food webs, yet abundance distributions of major arthropod taxa along climatic gradients remain poorly documented. We sampled arthropod assemblages in disturbed and undisturbed vegetation types along an elevational</vt:lpwstr>
  </property>
  <property fmtid="{D5CDD505-2E9C-101B-9397-08002B2CF9AE}" pid="937" name="ZOTERO_BREF_tY9RBveDhDWR_5">
    <vt:lpwstr> gradient of 860–4550 m asl on the southern slopes of Mt. Kilimanjaro, Tanzania. In our analysis, we focused on 13 taxa of arthropods that represented three major functional groups: predators, herbivores, and decomposers. Abundance patterns were unimodal </vt:lpwstr>
  </property>
  <property fmtid="{D5CDD505-2E9C-101B-9397-08002B2CF9AE}" pid="938" name="ZOTERO_BREF_tY9RBveDhDWR_6">
    <vt:lpwstr>for most of the taxa and functional groups, including decomposer arthropods, and most of them peaked at low elevations in lower montane forest. When we assigned beetles to functional groups, however, decomposer beetle abundances declined almost linearly, </vt:lpwstr>
  </property>
  <property fmtid="{D5CDD505-2E9C-101B-9397-08002B2CF9AE}" pid="939" name="ZOTERO_BREF_tY9RBveDhDWR_7">
    <vt:lpwstr>and abundances of predator beetles (\n              ca\n              . 2400 m asl) and herbivore beetles (\n              ca\n              . 3000 m asl, undisturbed vegetation) peaked at higher elevations and exhibited unimodal patterns. Temperature, no</vt:lpwstr>
  </property>
  <property fmtid="{D5CDD505-2E9C-101B-9397-08002B2CF9AE}" pid="940" name="ZOTERO_BREF_tY9RBveDhDWR_8">
    <vt:lpwstr>t primary productivity, was the best predictor of abundance for most of the taxa and groups. Disturbance was only of minor importance. Our results revealed different trends in the response of arthropod abundance along the elevational gradient that depende</vt:lpwstr>
  </property>
  <property fmtid="{D5CDD505-2E9C-101B-9397-08002B2CF9AE}" pid="941" name="ZOTERO_BREF_tY9RBveDhDWR_9">
    <vt:lpwstr>d on the level of taxonomic and functional resolution. This highlights the need for more comparisons of different taxa along the same climatic gradients.\n            \n          , \n            Ufupisho\n            \n              Utofauti wa spishi ni </vt:lpwstr>
  </property>
  <property fmtid="{D5CDD505-2E9C-101B-9397-08002B2CF9AE}" pid="942" name="ZOTERO_BREF_trylBlXUVymS_1">
    <vt:lpwstr>ZOTERO_ITEM CSL_CITATION {"citationID":"VIJdrUJ9","properties":{"formattedCitation":"(Wilson {\\i{}et al.}, 2005; Men\\uc0\\u233{}ndez {\\i{}et al.}, 2014)","plainCitation":"(Wilson et al., 2005; Menéndez et al., 2014)","noteIndex":0},"citationItems":[{"i</vt:lpwstr>
  </property>
  <property fmtid="{D5CDD505-2E9C-101B-9397-08002B2CF9AE}" pid="943" name="ZOTERO_BREF_trylBlXUVymS_10">
    <vt:lpwstr>igate changes in the elevational distribution of dung beetle species (Coleoptera: Scarabaeoidea) in two separate mountain regions in Europe. Location South-western Alps (France) and Sierra Nevada (Spain). Methods We compared historical and current data on</vt:lpwstr>
  </property>
  <property fmtid="{D5CDD505-2E9C-101B-9397-08002B2CF9AE}" pid="944" name="ZOTERO_BREF_trylBlXUVymS_11">
    <vt:lpwstr> dung beetle distributions along elevation gradients for 30 species in the SW Alps and 19 species in the Sierra Nevada. We tested for significant changes between survey periods in three parameters: mean elevation and upper and lower range limits. Results </vt:lpwstr>
  </property>
  <property fmtid="{D5CDD505-2E9C-101B-9397-08002B2CF9AE}" pid="945" name="ZOTERO_BREF_trylBlXUVymS_12">
    <vt:lpwstr>We found up-slope range shifts for 63% and 90% of the species in the SW Alps and Sierra Nevada, respectively. Up-slope range shifts resulted mainly from expansion of upper range limits in the SW Alps and from changes of both range limits in the Sierra Nev</vt:lpwstr>
  </property>
  <property fmtid="{D5CDD505-2E9C-101B-9397-08002B2CF9AE}" pid="946" name="ZOTERO_BREF_trylBlXUVymS_13">
    <vt:lpwstr>ada. The magnitudes of range shifts were consistent with the level of warming experienced in each region, but they also reflected the asymmetrical warming observed along the elevation gradients. Smaller changes were observed for species reaching their his</vt:lpwstr>
  </property>
  <property fmtid="{D5CDD505-2E9C-101B-9397-08002B2CF9AE}" pid="947" name="ZOTERO_BREF_trylBlXUVymS_14">
    <vt:lpwstr>torical range limits at the higher elevations, associated with a non-significant increase in temperature between periods. Main conclusions The differences observed between regions are related to the geographical position of each mountain range, which dete</vt:lpwstr>
  </property>
  <property fmtid="{D5CDD505-2E9C-101B-9397-08002B2CF9AE}" pid="948" name="ZOTERO_BREF_trylBlXUVymS_15">
    <vt:lpwstr>rmines the characteristics (including thermal tolerance) of the regional species pool, and the level of warming, which determines whether maximum thermal tolerance has been exceeded for the majority of species in the region. Our results highlight the impo</vt:lpwstr>
  </property>
  <property fmtid="{D5CDD505-2E9C-101B-9397-08002B2CF9AE}" pid="949" name="ZOTERO_BREF_trylBlXUVymS_16">
    <vt:lpwstr>rtance of considering both the biogeography of the mountain and the species pool under study when assessing the sensitivity of species to future climate change in mountain regions.","container-title":"Global Ecology and Biogeography","DOI":"10.1111/geb.12</vt:lpwstr>
  </property>
  <property fmtid="{D5CDD505-2E9C-101B-9397-08002B2CF9AE}" pid="950" name="ZOTERO_BREF_trylBlXUVymS_17">
    <vt:lpwstr>142","ISSN":"1466-8238","issue":"6","language":"en","license":"© 2013 John Wiley &amp; Sons Ltd","note":"_eprint: https://onlinelibrary.wiley.com/doi/pdf/10.1111/geb.12142","page":"646-657","source":"Wiley Online Library","title":"Climate change and elevation</vt:lpwstr>
  </property>
  <property fmtid="{D5CDD505-2E9C-101B-9397-08002B2CF9AE}" pid="951" name="ZOTERO_BREF_trylBlXUVymS_18">
    <vt:lpwstr>al range shifts: evidence from dung beetles in two European mountain ranges","title-short":"Climate change and elevational range shifts","volume":"23","author":[{"family":"Menéndez","given":"Rosa"},{"family":"González-Megías","given":"Adela"},{"family":"J</vt:lpwstr>
  </property>
  <property fmtid="{D5CDD505-2E9C-101B-9397-08002B2CF9AE}" pid="952" name="ZOTERO_BREF_trylBlXUVymS_19">
    <vt:lpwstr>ay-Robert","given":"Pierre"},{"family":"Marquéz-Ferrando","given":"Rocío"}],"issued":{"date-parts":[["2014"]]}}}],"schema":"https://github.com/citation-style-language/schema/raw/master/csl-citation.json"}</vt:lpwstr>
  </property>
  <property fmtid="{D5CDD505-2E9C-101B-9397-08002B2CF9AE}" pid="953" name="ZOTERO_BREF_trylBlXUVymS_2">
    <vt:lpwstr>d":690,"uris":["http://zotero.org/users/9696131/items/9YMA7LRS"],"itemData":{"id":690,"type":"article-journal","abstract":"The first expected symptoms of a climate change-generated biodiversity crisis are range contractions and extinctions at lower elevat</vt:lpwstr>
  </property>
  <property fmtid="{D5CDD505-2E9C-101B-9397-08002B2CF9AE}" pid="954" name="ZOTERO_BREF_trylBlXUVymS_3">
    <vt:lpwstr>ional and latitudinal limits to species distributions. However, whilst range expansions at high elevations and latitudes have been widely documented, there has been surprisingly little evidence for contractions at warm margins. We show that lower elevatio</vt:lpwstr>
  </property>
  <property fmtid="{D5CDD505-2E9C-101B-9397-08002B2CF9AE}" pid="955" name="ZOTERO_BREF_trylBlXUVymS_4">
    <vt:lpwstr>nal limits for 16 butterfly species in central Spain have risen on average by 212 m (± SE 60) in 30 years, accompanying a 1.3 °C rise (equivalent to c. 225 m) in mean annual temperature. These elevational shifts signify an average reduction in habitable a</vt:lpwstr>
  </property>
  <property fmtid="{D5CDD505-2E9C-101B-9397-08002B2CF9AE}" pid="956" name="ZOTERO_BREF_trylBlXUVymS_5">
    <vt:lpwstr>rea by one-third, with losses of 50–80% projected for the coming century, given maintenance of the species thermal associations. The results suggest that many species have already suffered climate-mediated habitat losses that may threaten their long-term </vt:lpwstr>
  </property>
  <property fmtid="{D5CDD505-2E9C-101B-9397-08002B2CF9AE}" pid="957" name="ZOTERO_BREF_trylBlXUVymS_6">
    <vt:lpwstr>chances of survival.","container-title":"Ecology Letters","DOI":"10.1111/j.1461-0248.2005.00824.x","ISSN":"1461-0248","issue":"11","language":"en","note":"_eprint: https://onlinelibrary.wiley.com/doi/pdf/10.1111/j.1461-0248.2005.00824.x","page":"1138-1146</vt:lpwstr>
  </property>
  <property fmtid="{D5CDD505-2E9C-101B-9397-08002B2CF9AE}" pid="958" name="ZOTERO_BREF_trylBlXUVymS_7">
    <vt:lpwstr>","source":"Wiley Online Library","title":"Changes to the elevational limits and extent of species ranges associated with climate change","volume":"8","author":[{"family":"Wilson","given":"Robert J."},{"family":"Gutiérrez","given":"David"},{"family":"Guti</vt:lpwstr>
  </property>
  <property fmtid="{D5CDD505-2E9C-101B-9397-08002B2CF9AE}" pid="959" name="ZOTERO_BREF_trylBlXUVymS_8">
    <vt:lpwstr>érrez","given":"Javier"},{"family":"Martínez","given":"David"},{"family":"Agudo","given":"Rosa"},{"family":"Monserrat","given":"Víctor J."}],"issued":{"date-parts":[["2005"]]}}},{"id":659,"uris":["http://zotero.org/users/9696131/items/Y9L7FFS2"],"itemData</vt:lpwstr>
  </property>
  <property fmtid="{D5CDD505-2E9C-101B-9397-08002B2CF9AE}" pid="960" name="ZOTERO_BREF_trylBlXUVymS_9">
    <vt:lpwstr>":{"id":659,"type":"article-journal","abstract":"Aim Mountain regions are particularly well-suited for investigating the impact of climate change on species ranges because they encompass both upper and lower limits of species distribution. Here, we invest</vt:lpwstr>
  </property>
  <property fmtid="{D5CDD505-2E9C-101B-9397-08002B2CF9AE}" pid="961" name="ZOTERO_BREF_ty7PsFxGtFyf_1">
    <vt:lpwstr>ZOTERO_ITEM CSL_CITATION {"citationID":"gp3KPtDL","properties":{"formattedCitation":"(Wang {\\i{}et al.}, 2014)","plainCitation":"(Wang et al., 2014)","noteIndex":0},"citationItems":[{"id":613,"uris":["http://zotero.org/users/9696131/items/A7RCBCFD"],"ite</vt:lpwstr>
  </property>
  <property fmtid="{D5CDD505-2E9C-101B-9397-08002B2CF9AE}" pid="962" name="ZOTERO_BREF_ty7PsFxGtFyf_2">
    <vt:lpwstr>mData":{"id":613,"type":"article-journal","container-title":"Journal of Insect Conservation","DOI":"10.1007/s10841-014-9617-9","ISSN":"1366-638X, 1572-9753","issue":"1","journalAbbreviation":"J Insect Conserv","language":"en","license":"http://www.springe</vt:lpwstr>
  </property>
  <property fmtid="{D5CDD505-2E9C-101B-9397-08002B2CF9AE}" pid="963" name="ZOTERO_BREF_ty7PsFxGtFyf_3">
    <vt:lpwstr>r.com/tdm","page":"85-98","source":"DOI.org (Crossref)","title":"Intra-annual variations in abundance and species composition of carabid beetles in a temperate forest in Northeast China","volume":"18","author":[{"family":"Wang","given":"Xiaowei"},{"family</vt:lpwstr>
  </property>
  <property fmtid="{D5CDD505-2E9C-101B-9397-08002B2CF9AE}" pid="964" name="ZOTERO_BREF_ty7PsFxGtFyf_4">
    <vt:lpwstr>":"Müller","given":"Jörg"},{"family":"An","given":"Linli"},{"family":"Ji","given":"Lanzhu"},{"family":"Liu","given":"Yan"},{"family":"Wang","given":"Xugao"},{"family":"Hao","given":"Zhanqing"}],"issued":{"date-parts":[["2014",2]]}}}],"schema":"https://git</vt:lpwstr>
  </property>
  <property fmtid="{D5CDD505-2E9C-101B-9397-08002B2CF9AE}" pid="965" name="ZOTERO_BREF_ty7PsFxGtFyf_5">
    <vt:lpwstr>hub.com/citation-style-language/schema/raw/master/csl-citation.json"}</vt:lpwstr>
  </property>
  <property fmtid="{D5CDD505-2E9C-101B-9397-08002B2CF9AE}" pid="966" name="ZOTERO_BREF_uVifykgLS5AG_1">
    <vt:lpwstr>ZOTERO_ITEM CSL_CITATION {"citationID":"58Qgx1qP","properties":{"formattedCitation":"(Soh {\\i{}et al.}, 2019; Musthafa {\\i{}et al.}, 2021)","plainCitation":"(Soh et al., 2019; Musthafa et al., 2021)","noteIndex":0},"citationItems":[{"id":678,"uris":["ht</vt:lpwstr>
  </property>
  <property fmtid="{D5CDD505-2E9C-101B-9397-08002B2CF9AE}" pid="967" name="ZOTERO_BREF_uVifykgLS5AG_10">
    <vt:lpwstr>sociated with habitat conditions at Gunung Benoum and Gunung Inas mountains, according to INDVAL values. The beetle diversity of the sampled mountains showed multiple alpha and beta patterns according to type of mountain ecosystem and elevation, providing</vt:lpwstr>
  </property>
  <property fmtid="{D5CDD505-2E9C-101B-9397-08002B2CF9AE}" pid="968" name="ZOTERO_BREF_uVifykgLS5AG_11">
    <vt:lpwstr> guidelines for the scientific community to underpin conservation efforts in Malaysia.","container-title":"Scientific Reports","DOI":"10.1038/s41598-021-84965-5","ISSN":"2045-2322","issue":"1","journalAbbreviation":"Sci Rep","language":"en","license":"202</vt:lpwstr>
  </property>
  <property fmtid="{D5CDD505-2E9C-101B-9397-08002B2CF9AE}" pid="969" name="ZOTERO_BREF_uVifykgLS5AG_12">
    <vt:lpwstr>1 The Author(s)","page":"5791","publisher":"Nature Publishing Group","source":"www.nature.com","title":"How mountains and elevations shape the spatial distribution of beetles in Peninsular Malaysia","volume":"11","author":[{"family":"Musthafa","given":"Mu</vt:lpwstr>
  </property>
  <property fmtid="{D5CDD505-2E9C-101B-9397-08002B2CF9AE}" pid="970" name="ZOTERO_BREF_uVifykgLS5AG_13">
    <vt:lpwstr>neeb M."},{"family":"Abdullah","given":"Fauziah"},{"family":"Martínez-Falcón","given":"Ana Paola"},{"family":"Bruyn","given":"Mark","non-dropping-particle":"de"}],"issued":{"date-parts":[["2021",3,11]]}}}],"schema":"https://github.com/citation-style-langu</vt:lpwstr>
  </property>
  <property fmtid="{D5CDD505-2E9C-101B-9397-08002B2CF9AE}" pid="971" name="ZOTERO_BREF_uVifykgLS5AG_14">
    <vt:lpwstr>age/schema/raw/master/csl-citation.json"}</vt:lpwstr>
  </property>
  <property fmtid="{D5CDD505-2E9C-101B-9397-08002B2CF9AE}" pid="972" name="ZOTERO_BREF_uVifykgLS5AG_2">
    <vt:lpwstr>tp://zotero.org/users/9696131/items/VUFJJU4W"],"itemData":{"id":678,"type":"article-journal","container-title":"Frontiers in Forests and Global Change","DOI":"10.3389/ffgc.2019.00083","ISSN":"2624-893X","journalAbbreviation":"Front. For. Glob. Change","pa</vt:lpwstr>
  </property>
  <property fmtid="{D5CDD505-2E9C-101B-9397-08002B2CF9AE}" pid="973" name="ZOTERO_BREF_uVifykgLS5AG_3">
    <vt:lpwstr>ge":"83","source":"DOI.org (Crossref)","title":"Impacts of Habitat Degradation on Tropical Montane Biodiversity and Ecosystem Services: A Systematic Map for Identifying Future Research Priorities","title-short":"Impacts of Habitat Degradation on Tropical </vt:lpwstr>
  </property>
  <property fmtid="{D5CDD505-2E9C-101B-9397-08002B2CF9AE}" pid="974" name="ZOTERO_BREF_uVifykgLS5AG_4">
    <vt:lpwstr>Montane Biodiversity and Ecosystem Services","volume":"2","author":[{"family":"Soh","given":"Malcolm C. K."},{"family":"Mitchell","given":"Nicola J."},{"family":"Ridley","given":"Amanda R."},{"family":"Butler","given":"Connor W."},{"family":"Puan","given"</vt:lpwstr>
  </property>
  <property fmtid="{D5CDD505-2E9C-101B-9397-08002B2CF9AE}" pid="975" name="ZOTERO_BREF_uVifykgLS5AG_5">
    <vt:lpwstr>:"Chong Leong"},{"family":"Peh","given":"Kelvin S.-H."}],"issued":{"date-parts":[["2019",12,17]]}}},{"id":662,"uris":["http://zotero.org/users/9696131/items/KU77GCW2"],"itemData":{"id":662,"type":"article-journal","abstract":"This study was conducted to a</vt:lpwstr>
  </property>
  <property fmtid="{D5CDD505-2E9C-101B-9397-08002B2CF9AE}" pid="976" name="ZOTERO_BREF_uVifykgLS5AG_6">
    <vt:lpwstr>ssess the spatial distribution of beetles in mountain ecosystems and their elevational diversity. Malaise, pitfall and light traps were used to collect beetles from nine different mountains in Malaysia from September 2014 to September 2016, where from Gun</vt:lpwstr>
  </property>
  <property fmtid="{D5CDD505-2E9C-101B-9397-08002B2CF9AE}" pid="977" name="ZOTERO_BREF_uVifykgLS5AG_7">
    <vt:lpwstr>ung Angsi, Gunung Belumut, Gunung Basor and Gunung Tebu samples were collected at 500 m and 1000 m (above sea level) elevations, while beetles were sampled at 500 m, 1000 m and 1500 masl from Gunung Benom, Gunung Inas, Cameron Highland, Gunung Besar Hantu</vt:lpwstr>
  </property>
  <property fmtid="{D5CDD505-2E9C-101B-9397-08002B2CF9AE}" pid="978" name="ZOTERO_BREF_uVifykgLS5AG_8">
    <vt:lpwstr> and Gunung Basor. In this study, 9628 beetles belonging to 879 different species were collected with highest representation from family Staphylinidae and Carabidae. Chamah Highland had the highest beetle diversity followed by Gunung Benom, Gunung Inas, C</vt:lpwstr>
  </property>
  <property fmtid="{D5CDD505-2E9C-101B-9397-08002B2CF9AE}" pid="979" name="ZOTERO_BREF_uVifykgLS5AG_9">
    <vt:lpwstr>ameron Highland, Gunung Belumut, and Gunung Basor. Chamah Highland was different to all mountains on abundance and species richness. The highest species richness was observed at 1000 m, followed by 500 m and 1500 m. We identified characteristic species as</vt:lpwstr>
  </property>
  <property fmtid="{D5CDD505-2E9C-101B-9397-08002B2CF9AE}" pid="980" name="ZOTERO_BREF_v91Sihc9aULA_1">
    <vt:lpwstr>ZOTERO_ITEM CSL_CITATION {"citationID":"BB2IvVe2","properties":{"formattedCitation":"(Harvey {\\i{}et al.}, 2023)","plainCitation":"(Harvey et al., 2023)","noteIndex":0},"citationItems":[{"id":698,"uris":["http://zotero.org/users/9696131/items/2USFA9VG"],</vt:lpwstr>
  </property>
  <property fmtid="{D5CDD505-2E9C-101B-9397-08002B2CF9AE}" pid="981" name="ZOTERO_BREF_v91Sihc9aULA_10">
    <vt:lpwstr>vey","given":"Jeffrey A."},{"family":"Tougeron","given":"Kévin"},{"family":"Gols","given":"Rieta"},{"family":"Heinen","given":"Robin"},{"family":"Abarca","given":"Mariana"},{"family":"Abram","given":"Paul K."},{"family":"Basset","given":"Yves"},{"family":</vt:lpwstr>
  </property>
  <property fmtid="{D5CDD505-2E9C-101B-9397-08002B2CF9AE}" pid="982" name="ZOTERO_BREF_v91Sihc9aULA_11">
    <vt:lpwstr>"Berg","given":"Matty"},{"family":"Boggs","given":"Carol"},{"family":"Brodeur","given":"Jacques"},{"family":"Cardoso","given":"Pedro"},{"family":"Boer","given":"Jetske G.","non-dropping-particle":"de"},{"family":"De Snoo","given":"Geert R."},{"family":"De</vt:lpwstr>
  </property>
  <property fmtid="{D5CDD505-2E9C-101B-9397-08002B2CF9AE}" pid="983" name="ZOTERO_BREF_v91Sihc9aULA_12">
    <vt:lpwstr>acon","given":"Charl"},{"family":"Dell","given":"Jane E."},{"family":"Desneux","given":"Nicolas"},{"family":"Dillon","given":"Michael E."},{"family":"Duffy","given":"Grant A."},{"family":"Dyer","given":"Lee A."},{"family":"Ellers","given":"Jacintha"},{"fa</vt:lpwstr>
  </property>
  <property fmtid="{D5CDD505-2E9C-101B-9397-08002B2CF9AE}" pid="984" name="ZOTERO_BREF_v91Sihc9aULA_13">
    <vt:lpwstr>mily":"Espíndola","given":"Anahí"},{"family":"Fordyce","given":"James"},{"family":"Forister","given":"Matthew L."},{"family":"Fukushima","given":"Caroline"},{"family":"Gage","given":"Matthew J. G."},{"family":"García-Robledo","given":"Carlos"},{"family":"</vt:lpwstr>
  </property>
  <property fmtid="{D5CDD505-2E9C-101B-9397-08002B2CF9AE}" pid="985" name="ZOTERO_BREF_v91Sihc9aULA_14">
    <vt:lpwstr>Gely","given":"Claire"},{"family":"Gobbi","given":"Mauro"},{"family":"Hallmann","given":"Caspar"},{"family":"Hance","given":"Thierry"},{"family":"Harte","given":"John"},{"family":"Hochkirch","given":"Axel"},{"family":"Hof","given":"Christian"},{"family":"</vt:lpwstr>
  </property>
  <property fmtid="{D5CDD505-2E9C-101B-9397-08002B2CF9AE}" pid="986" name="ZOTERO_BREF_v91Sihc9aULA_15">
    <vt:lpwstr>Hoffmann","given":"Ary A."},{"family":"Kingsolver","given":"Joel G."},{"family":"Lamarre","given":"Greg P. A."},{"family":"Laurance","given":"William F."},{"family":"Lavandero","given":"Blas"},{"family":"Leather","given":"Simon R."},{"family":"Lehmann","g</vt:lpwstr>
  </property>
  <property fmtid="{D5CDD505-2E9C-101B-9397-08002B2CF9AE}" pid="987" name="ZOTERO_BREF_v91Sihc9aULA_16">
    <vt:lpwstr>iven":"Philipp"},{"family":"Le Lann","given":"Cécile"},{"family":"López-Uribe","given":"Margarita M."},{"family":"Ma","given":"Chun-Sen"},{"family":"Ma","given":"Gang"},{"family":"Moiroux","given":"Joffrey"},{"family":"Monticelli","given":"Lucie"},{"famil</vt:lpwstr>
  </property>
  <property fmtid="{D5CDD505-2E9C-101B-9397-08002B2CF9AE}" pid="988" name="ZOTERO_BREF_v91Sihc9aULA_17">
    <vt:lpwstr>y":"Nice","given":"Chris"},{"family":"Ode","given":"Paul J."},{"family":"Pincebourde","given":"Sylvain"},{"family":"Ripple","given":"William J."},{"family":"Rowe","given":"Melissah"},{"family":"Samways","given":"Michael J."},{"family":"Sentis","given":"Ar</vt:lpwstr>
  </property>
  <property fmtid="{D5CDD505-2E9C-101B-9397-08002B2CF9AE}" pid="989" name="ZOTERO_BREF_v91Sihc9aULA_18">
    <vt:lpwstr>naud"},{"family":"Shah","given":"Alisha A."},{"family":"Stork","given":"Nigel"},{"family":"Terblanche","given":"John S."},{"family":"Thakur","given":"Madhav P."},{"family":"Thomas","given":"Matthew B."},{"family":"Tylianakis","given":"Jason M."},{"family"</vt:lpwstr>
  </property>
  <property fmtid="{D5CDD505-2E9C-101B-9397-08002B2CF9AE}" pid="990" name="ZOTERO_BREF_v91Sihc9aULA_19">
    <vt:lpwstr>:"Van Baaren","given":"Joan"},{"family":"Van de Pol","given":"Martijn"},{"family":"Van der Putten","given":"Wim H."},{"family":"Van Dyck","given":"Hans"},{"family":"Verberk","given":"Wilco C. E. P."},{"family":"Wagner","given":"David L."},{"family":"Weiss</vt:lpwstr>
  </property>
  <property fmtid="{D5CDD505-2E9C-101B-9397-08002B2CF9AE}" pid="991" name="ZOTERO_BREF_v91Sihc9aULA_2">
    <vt:lpwstr>"itemData":{"id":698,"type":"article-journal","abstract":"Climate warming is considered to be among the most serious of anthropogenic stresses to the environment, because it not only has direct effects on biodiversity, but it also exacerbates the harmful </vt:lpwstr>
  </property>
  <property fmtid="{D5CDD505-2E9C-101B-9397-08002B2CF9AE}" pid="992" name="ZOTERO_BREF_v91Sihc9aULA_20">
    <vt:lpwstr>er","given":"Wolfgang W."},{"family":"Wetzel","given":"William C."},{"family":"Woods","given":"H. Arthur"},{"family":"Wyckhuys","given":"Kris A. G."},{"family":"Chown","given":"Steven L."}],"issued":{"date-parts":[["2023"]]}}}],"schema":"https://github.co</vt:lpwstr>
  </property>
  <property fmtid="{D5CDD505-2E9C-101B-9397-08002B2CF9AE}" pid="993" name="ZOTERO_BREF_v91Sihc9aULA_21">
    <vt:lpwstr>m/citation-style-language/schema/raw/master/csl-citation.json"}</vt:lpwstr>
  </property>
  <property fmtid="{D5CDD505-2E9C-101B-9397-08002B2CF9AE}" pid="994" name="ZOTERO_BREF_v91Sihc9aULA_3">
    <vt:lpwstr>effects of other human-mediated threats. The associated consequences are potentially severe, particularly in terms of threats to species preservation, as well as in the preservation of an array of ecosystem services provided by biodiversity. Among the mos</vt:lpwstr>
  </property>
  <property fmtid="{D5CDD505-2E9C-101B-9397-08002B2CF9AE}" pid="995" name="ZOTERO_BREF_v91Sihc9aULA_4">
    <vt:lpwstr>t affected groups of animals are insects—central components of many ecosystems—for which climate change has pervasive effects from individuals to communities. In this contribution to the scientists' warning series, we summarize the effect of the gradual g</vt:lpwstr>
  </property>
  <property fmtid="{D5CDD505-2E9C-101B-9397-08002B2CF9AE}" pid="996" name="ZOTERO_BREF_v91Sihc9aULA_5">
    <vt:lpwstr>lobal surface temperature increase on insects, in terms of physiology, behavior, phenology, distribution, and species interactions, as well as the effect of increased frequency and duration of extreme events such as hot and cold spells, fires, droughts, a</vt:lpwstr>
  </property>
  <property fmtid="{D5CDD505-2E9C-101B-9397-08002B2CF9AE}" pid="997" name="ZOTERO_BREF_v91Sihc9aULA_6">
    <vt:lpwstr>nd floods on these parameters. We warn that, if no action is taken to better understand and reduce the action of climate change on insects, we will drastically reduce our ability to build a sustainable future based on healthy, functional ecosystems. We di</vt:lpwstr>
  </property>
  <property fmtid="{D5CDD505-2E9C-101B-9397-08002B2CF9AE}" pid="998" name="ZOTERO_BREF_v91Sihc9aULA_7">
    <vt:lpwstr>scuss perspectives on relevant ways to conserve insects in the face of climate change, and we offer several key recommendations on management approaches that can be adopted, on policies that should be pursued, and on the involvement of the general public </vt:lpwstr>
  </property>
  <property fmtid="{D5CDD505-2E9C-101B-9397-08002B2CF9AE}" pid="999" name="ZOTERO_BREF_v91Sihc9aULA_8">
    <vt:lpwstr>in the protection effort.","container-title":"Ecological Monographs","DOI":"10.1002/ecm.1553","ISSN":"1557-7015","issue":"1","language":"en","license":"© 2022 The Authors. Ecological Monographs published by Wiley Periodicals LLC on behalf of The Ecologica</vt:lpwstr>
  </property>
  <property fmtid="{D5CDD505-2E9C-101B-9397-08002B2CF9AE}" pid="1000" name="ZOTERO_BREF_v91Sihc9aULA_9">
    <vt:lpwstr>l Society of America.","note":"_eprint: https://esajournals.onlinelibrary.wiley.com/doi/pdf/10.1002/ecm.1553","page":"e1553","source":"Wiley Online Library","title":"Scientists' warning on climate change and insects","volume":"93","author":[{"family":"Har</vt:lpwstr>
  </property>
  <property fmtid="{D5CDD505-2E9C-101B-9397-08002B2CF9AE}" pid="1001" name="ZOTERO_BREF_vtggoTuFIrvQ_1">
    <vt:lpwstr>ZOTERO_ITEM CSL_CITATION {"citationID":"QQOZOQIq","properties":{"formattedCitation":"(Pinheiro {\\i{}et al.}, 2002; Wardhaugh, Stone and Stork, 2018)","plainCitation":"(Pinheiro et al., 2002; Wardhaugh, Stone and Stork, 2018)","noteIndex":0},"citationItem</vt:lpwstr>
  </property>
  <property fmtid="{D5CDD505-2E9C-101B-9397-08002B2CF9AE}" pid="1002" name="ZOTERO_BREF_vtggoTuFIrvQ_10">
    <vt:lpwstr>:"Austral Ecology","language":"en","page":"132-136","source":"DOI.org (Crossref)","title":"Seasonal pattern of insect abundance in the Brazilian cerrado","volume":"27","author":[{"family":"Pinheiro","given":"F."},{"family":"Diniz","given":"I. R."},{"famil</vt:lpwstr>
  </property>
  <property fmtid="{D5CDD505-2E9C-101B-9397-08002B2CF9AE}" pid="1003" name="ZOTERO_BREF_vtggoTuFIrvQ_11">
    <vt:lpwstr>y":"Coelho","given":"D."},{"family":"Bandeira","given":"M. P. S."}],"issued":{"date-parts":[["2002",4]]}}},{"id":605,"uris":["http://zotero.org/users/9696131/items/W8LXYHX7"],"itemData":{"id":605,"type":"article-journal","abstract":"Abstract\n            </vt:lpwstr>
  </property>
  <property fmtid="{D5CDD505-2E9C-101B-9397-08002B2CF9AE}" pid="1004" name="ZOTERO_BREF_vtggoTuFIrvQ_12">
    <vt:lpwstr>Altered abiotic conditions resulting from human-induced climate change are already driving changes in the spatial and temporal distributions of many organisms. For insects, how species are distributed across elevations is relatively well known, but data o</vt:lpwstr>
  </property>
  <property fmtid="{D5CDD505-2E9C-101B-9397-08002B2CF9AE}" pid="1005" name="ZOTERO_BREF_vtggoTuFIrvQ_13">
    <vt:lpwstr>n their seasonality at different elevations are lacking. Here we show seasonal variation in beetle abundance and species richness along two spatially-distinct elevational transects (350–1000 m and 100–1000 m asl) in the rainforests of northern Australia. </vt:lpwstr>
  </property>
  <property fmtid="{D5CDD505-2E9C-101B-9397-08002B2CF9AE}" pid="1006" name="ZOTERO_BREF_vtggoTuFIrvQ_14">
    <vt:lpwstr>Temperature was the best predictor of temporal abundance and species richness patterns, while rainfall had little influence. Elevation had little effect on seasonal changes in abundance or diversity. Adults of most beetle species exhibited long season-len</vt:lpwstr>
  </property>
  <property fmtid="{D5CDD505-2E9C-101B-9397-08002B2CF9AE}" pid="1007" name="ZOTERO_BREF_vtggoTuFIrvQ_15">
    <vt:lpwstr>gths (&gt;6 months of the year) with distinct peaks in abundance during the summer wet-season. We found evidence of phenotypic variation among the more widespread species, with seasonal peaks in abundance often not coinciding across elevations or transects. </vt:lpwstr>
  </property>
  <property fmtid="{D5CDD505-2E9C-101B-9397-08002B2CF9AE}" pid="1008" name="ZOTERO_BREF_vtggoTuFIrvQ_16">
    <vt:lpwstr>Due to the wide elevational range of most species, and the lack of consistency in the seasonality of wide-spread individual species, we suggest that many beetles inhabiting the low to mid-elevation mountains in the Wet Tropics, and potentially other tropi</vt:lpwstr>
  </property>
  <property fmtid="{D5CDD505-2E9C-101B-9397-08002B2CF9AE}" pid="1009" name="ZOTERO_BREF_vtggoTuFIrvQ_17">
    <vt:lpwstr>cal rainforests, are not as vulnerable to extinction due to climate change as many other organisms.","container-title":"Scientific Reports","DOI":"10.1038/s41598-018-26216-8","ISSN":"2045-2322","issue":"1","journalAbbreviation":"Sci Rep","language":"en","</vt:lpwstr>
  </property>
  <property fmtid="{D5CDD505-2E9C-101B-9397-08002B2CF9AE}" pid="1010" name="ZOTERO_BREF_vtggoTuFIrvQ_18">
    <vt:lpwstr>page":"8559","source":"DOI.org (Crossref)","title":"Seasonal variation in a diverse beetle assemblage along two elevational gradients in the Australian Wet Tropics","volume":"8","author":[{"family":"Wardhaugh","given":"C. W."},{"family":"Stone","given":"M</vt:lpwstr>
  </property>
  <property fmtid="{D5CDD505-2E9C-101B-9397-08002B2CF9AE}" pid="1011" name="ZOTERO_BREF_vtggoTuFIrvQ_19">
    <vt:lpwstr>. J."},{"family":"Stork","given":"N. E."}],"issued":{"date-parts":[["2018",6,4]]}}}],"schema":"https://github.com/citation-style-language/schema/raw/master/csl-citation.json"}</vt:lpwstr>
  </property>
  <property fmtid="{D5CDD505-2E9C-101B-9397-08002B2CF9AE}" pid="1012" name="ZOTERO_BREF_vtggoTuFIrvQ_2">
    <vt:lpwstr>s":[{"id":607,"uris":["http://zotero.org/users/9696131/items/SLVJWJXS"],"itemData":{"id":607,"type":"article-journal","abstract":"Abstract\n              In Brazil, a severe dry season lasting for approximately 5 months and frequent fires make life diffic</vt:lpwstr>
  </property>
  <property fmtid="{D5CDD505-2E9C-101B-9397-08002B2CF9AE}" pid="1013" name="ZOTERO_BREF_vtggoTuFIrvQ_3">
    <vt:lpwstr>ult for cerrado insects. In certain aspects, the cerrado can be considered to be an understudied ecosystem; even basic information such as knowledge about the annual peak in abundance of different insect orders is unknown. Insect abundance patterns have o</vt:lpwstr>
  </property>
  <property fmtid="{D5CDD505-2E9C-101B-9397-08002B2CF9AE}" pid="1014" name="ZOTERO_BREF_vtggoTuFIrvQ_4">
    <vt:lpwstr>nly been investigated for a few groups in the cerrado region. Thus, our study concerns the temporal distribution of insect abundance in the savanna‐like vegetation of the central Brazilian cerrado (\n              sensu stricto\n              ) in Distrit</vt:lpwstr>
  </property>
  <property fmtid="{D5CDD505-2E9C-101B-9397-08002B2CF9AE}" pid="1015" name="ZOTERO_BREF_vtggoTuFIrvQ_5">
    <vt:lpwstr>o Federal. The region has a well‐defined, long dry season between May and September. The insects were sampled by window, malaise tent and pitfall traps within 1 year. We used a multiple linear regression to analyse the relationship between abundance of in</vt:lpwstr>
  </property>
  <property fmtid="{D5CDD505-2E9C-101B-9397-08002B2CF9AE}" pid="1016" name="ZOTERO_BREF_vtggoTuFIrvQ_6">
    <vt:lpwstr>sects of each order and climate variables. A total of 50 127 individuals from 15 orders was collected. The orders were Coleoptera (26%), Hymenoptera (23%), Diptera (20.5%), Isoptera (20%), Homoptera (4%), Lepidoptera (4%), Orthoptera (1.5%) and Hemiptera </vt:lpwstr>
  </property>
  <property fmtid="{D5CDD505-2E9C-101B-9397-08002B2CF9AE}" pid="1017" name="ZOTERO_BREF_vtggoTuFIrvQ_7">
    <vt:lpwstr>(1%). The abundance of Diptera, Homoptera, Lepidoptera and Orthoptera was randomly distributed over time, Isoptera peaked in the first half of the wet season, Coleoptera and Hemiptera in the second half of the wet season and Hymenoptera in each season. A </vt:lpwstr>
  </property>
  <property fmtid="{D5CDD505-2E9C-101B-9397-08002B2CF9AE}" pid="1018" name="ZOTERO_BREF_vtggoTuFIrvQ_8">
    <vt:lpwstr>significant correlation was found only between Coleoptera and delayed climatic variables. There were no obvious trends that might help explain the abundance patterns observed. The study provides baseline information about phenological patterns of insect a</vt:lpwstr>
  </property>
  <property fmtid="{D5CDD505-2E9C-101B-9397-08002B2CF9AE}" pid="1019" name="ZOTERO_BREF_vtggoTuFIrvQ_9">
    <vt:lpwstr>bundance and permits evaluation of this group as a resource for various food chains and different trophic levels.","container-title":"Austral Ecology","DOI":"10.1046/j.1442-9993.2002.01165.x","ISSN":"1442-9985, 1442-9993","issue":"2","journalAbbreviation"</vt:lpwstr>
  </property>
  <property fmtid="{D5CDD505-2E9C-101B-9397-08002B2CF9AE}" pid="1020" name="ZOTERO_BREF_vwbEg1ofXYD6_1">
    <vt:lpwstr>ZOTERO_ITEM CSL_CITATION {"citationID":"mdnG3laJ","properties":{"formattedCitation":"(Gotelli and Colwell, 2001)","plainCitation":"(Gotelli and Colwell, 2001)","noteIndex":0},"citationItems":[{"id":815,"uris":["http://zotero.org/users/9696131/items/EPXAVZ</vt:lpwstr>
  </property>
  <property fmtid="{D5CDD505-2E9C-101B-9397-08002B2CF9AE}" pid="1021" name="ZOTERO_BREF_vwbEg1ofXYD6_10">
    <vt:lpwstr>sued":{"date-parts":[["2001"]]}}}],"schema":"https://github.com/citation-style-language/schema/raw/master/csl-citation.json"}</vt:lpwstr>
  </property>
  <property fmtid="{D5CDD505-2E9C-101B-9397-08002B2CF9AE}" pid="1022" name="ZOTERO_BREF_vwbEg1ofXYD6_2">
    <vt:lpwstr>J9"],"itemData":{"id":815,"type":"article-journal","abstract":"Species richness is a fundamental measurement of community and regional diversity, and it underlies many ecological models and conservation strategies. In spite of its importance, ecologists h</vt:lpwstr>
  </property>
  <property fmtid="{D5CDD505-2E9C-101B-9397-08002B2CF9AE}" pid="1023" name="ZOTERO_BREF_vwbEg1ofXYD6_3">
    <vt:lpwstr>ave not always appreciated the effects of abundance and sampling effort on richness measures and comparisons. We survey a series of common pitfalls in quantifying and comparing taxon richness. These pitfalls can be largely avoided by using accumulation an</vt:lpwstr>
  </property>
  <property fmtid="{D5CDD505-2E9C-101B-9397-08002B2CF9AE}" pid="1024" name="ZOTERO_BREF_vwbEg1ofXYD6_4">
    <vt:lpwstr>d rarefaction curves, which may be based on either individuals or samples. These taxon sampling curves contain the basic information for valid richness comparisons, including category–subcategory ratios (species-to-genus and species-to-individual ratios).</vt:lpwstr>
  </property>
  <property fmtid="{D5CDD505-2E9C-101B-9397-08002B2CF9AE}" pid="1025" name="ZOTERO_BREF_vwbEg1ofXYD6_5">
    <vt:lpwstr> Rarefaction methods – both sample-based and individual-based – allow for meaningful standardization and comparison of datasets. Standardizing data sets by area or sampling effort may produce very different results compared to standardizing by number of i</vt:lpwstr>
  </property>
  <property fmtid="{D5CDD505-2E9C-101B-9397-08002B2CF9AE}" pid="1026" name="ZOTERO_BREF_vwbEg1ofXYD6_6">
    <vt:lpwstr>ndividuals collected, and it is not always clear which measure of diversity is more appropriate. Asymptotic richness estimators provide lower-bound estimates for taxon-rich groups such as tropical arthropods, in which observed richness rarely reaches an a</vt:lpwstr>
  </property>
  <property fmtid="{D5CDD505-2E9C-101B-9397-08002B2CF9AE}" pid="1027" name="ZOTERO_BREF_vwbEg1ofXYD6_7">
    <vt:lpwstr>symptote, despite intensive sampling. Recent examples of diversity studies of tropical trees, stream invertebrates, and herbaceous plants emphasize the importance of carefully quantifying species richness using taxon sampling curves.","container-title":"E</vt:lpwstr>
  </property>
  <property fmtid="{D5CDD505-2E9C-101B-9397-08002B2CF9AE}" pid="1028" name="ZOTERO_BREF_vwbEg1ofXYD6_8">
    <vt:lpwstr>cology Letters","DOI":"10.1046/j.1461-0248.2001.00230.x","ISSN":"1461-0248","issue":"4","language":"en","note":"_eprint: https://onlinelibrary.wiley.com/doi/pdf/10.1046/j.1461-0248.2001.00230.x","page":"379-391","source":"Wiley Online Library","title":"Qu</vt:lpwstr>
  </property>
  <property fmtid="{D5CDD505-2E9C-101B-9397-08002B2CF9AE}" pid="1029" name="ZOTERO_BREF_vwbEg1ofXYD6_9">
    <vt:lpwstr>antifying biodiversity: procedures and pitfalls in the measurement and comparison of species richness","title-short":"Quantifying biodiversity","volume":"4","author":[{"family":"Gotelli","given":"Nicholas J."},{"family":"Colwell","given":"Robert K."}],"is</vt:lpwstr>
  </property>
  <property fmtid="{D5CDD505-2E9C-101B-9397-08002B2CF9AE}" pid="1030" name="ZOTERO_BREF_wnrtXFTjsTYJ_1">
    <vt:lpwstr>ZOTERO_ITEM CSL_CITATION {"citationID":"fDAUWM93","properties":{"formattedCitation":"(Midgley {\\i{}et al.}, 2003; Hannah {\\i{}et al.}, 2005)","plainCitation":"(Midgley et al., 2003; Hannah et al., 2005)","noteIndex":0},"citationItems":[{"id":61,"uris":[</vt:lpwstr>
  </property>
  <property fmtid="{D5CDD505-2E9C-101B-9397-08002B2CF9AE}" pid="1031" name="ZOTERO_BREF_wnrtXFTjsTYJ_10">
    <vt:lpwstr> climate change impacts on biodiversity in the Cape Floristic Region","volume":"112","author":[{"family":"Midgley","given":"G. F."},{"family":"Hannah","given":"L."},{"family":"Millar","given":"D."},{"family":"Thuiller","given":"W."},{"family":"Booth","giv</vt:lpwstr>
  </property>
  <property fmtid="{D5CDD505-2E9C-101B-9397-08002B2CF9AE}" pid="1032" name="ZOTERO_BREF_wnrtXFTjsTYJ_11">
    <vt:lpwstr>en":"A."}],"issued":{"date-parts":[["2003",7,1]]}}},{"id":733,"uris":["http://zotero.org/users/9696131/items/TXGEW4W4"],"itemData":{"id":733,"type":"article-journal","abstract":"In the past decade, a growing number of studies have modeled the effects of c</vt:lpwstr>
  </property>
  <property fmtid="{D5CDD505-2E9C-101B-9397-08002B2CF9AE}" pid="1033" name="ZOTERO_BREF_wnrtXFTjsTYJ_12">
    <vt:lpwstr>limate change on large numbers of species across diverse focal regions. Many common points emerge from these studies, but it can be difficult to understand the consequences for conservation when data for large numbers of species are summarized. Here we us</vt:lpwstr>
  </property>
  <property fmtid="{D5CDD505-2E9C-101B-9397-08002B2CF9AE}" pid="1034" name="ZOTERO_BREF_wnrtXFTjsTYJ_13">
    <vt:lpwstr>e an in-depth example, the multispecies modeling effort that has been conducted for the proteas of the Cape Floristic Region of South Africa, to illustrate lessons learned in this and other multispecies modeling efforts. Modeling shows that a substantial </vt:lpwstr>
  </property>
  <property fmtid="{D5CDD505-2E9C-101B-9397-08002B2CF9AE}" pid="1035" name="ZOTERO_BREF_wnrtXFTjsTYJ_14">
    <vt:lpwstr>number of species may lose all suitable range and many may lose all representation in protected areas as a result of climate change, while a much larger number may experience major loss in the amount of their range that is protected. The spatial distribut</vt:lpwstr>
  </property>
  <property fmtid="{D5CDD505-2E9C-101B-9397-08002B2CF9AE}" pid="1036" name="ZOTERO_BREF_wnrtXFTjsTYJ_15">
    <vt:lpwstr>ion of protected areas, particularly between lowlands and uplands, is an important determinant of the likely conservation consequences of climate change.","container-title":"BioScience","DOI":"10.1641/0006-3568(2005)055[0231:TVFTCE]2.0.CO;2","ISSN":"0006-</vt:lpwstr>
  </property>
  <property fmtid="{D5CDD505-2E9C-101B-9397-08002B2CF9AE}" pid="1037" name="ZOTERO_BREF_wnrtXFTjsTYJ_16">
    <vt:lpwstr>3568","issue":"3","journalAbbreviation":"BioScience","page":"231-242","source":"Silverchair","title":"The View from the Cape: Extinction Risk, Protected Areas, and Climate Change","title-short":"The View from the Cape","volume":"55","author":[{"family":"H</vt:lpwstr>
  </property>
  <property fmtid="{D5CDD505-2E9C-101B-9397-08002B2CF9AE}" pid="1038" name="ZOTERO_BREF_wnrtXFTjsTYJ_17">
    <vt:lpwstr>annah","given":"Lee"},{"family":"Midgley","given":"Guy"},{"family":"Hughes","given":"Greg"},{"family":"Bomhard","given":"Bastian"}],"issued":{"date-parts":[["2005",3,1]]}}}],"schema":"https://github.com/citation-style-language/schema/raw/master/csl-citati</vt:lpwstr>
  </property>
  <property fmtid="{D5CDD505-2E9C-101B-9397-08002B2CF9AE}" pid="1039" name="ZOTERO_BREF_wnrtXFTjsTYJ_18">
    <vt:lpwstr>on.json"}</vt:lpwstr>
  </property>
  <property fmtid="{D5CDD505-2E9C-101B-9397-08002B2CF9AE}" pid="1040" name="ZOTERO_BREF_wnrtXFTjsTYJ_2">
    <vt:lpwstr>"http://zotero.org/users/9696131/items/H4WTI4HD"],"itemData":{"id":61,"type":"article-journal","abstract":"We assess the potential impact of climate change on plant diversity in the Cape Floristic Region (CFR) and its interaction with land transformation </vt:lpwstr>
  </property>
  <property fmtid="{D5CDD505-2E9C-101B-9397-08002B2CF9AE}" pid="1041" name="ZOTERO_BREF_wnrtXFTjsTYJ_3">
    <vt:lpwstr>that has already occurred in the region. Predictions were made both at the scale of the Fynbos Biome (the dominant vegetation assemblage in the CFR) and for selected Proteaceae species. Bioclimatic modelling identified parts of the biome at particular ris</vt:lpwstr>
  </property>
  <property fmtid="{D5CDD505-2E9C-101B-9397-08002B2CF9AE}" pid="1042" name="ZOTERO_BREF_wnrtXFTjsTYJ_4">
    <vt:lpwstr>k from climate change. Species-level modelling (Generalised Additive Modelling) was done for 28 Proteaceae species selected from areas at high risk of biome loss, revealing individualistic range changes in a pattern broadly consistent with biome modelling</vt:lpwstr>
  </property>
  <property fmtid="{D5CDD505-2E9C-101B-9397-08002B2CF9AE}" pid="1043" name="ZOTERO_BREF_wnrtXFTjsTYJ_5">
    <vt:lpwstr> results. Most species experienced potential range contractions (17 of 28), of which five showed range elimination. Several species (11 of 28) showed potential range expansions. For species showing range contractions, current land transformation had less </vt:lpwstr>
  </property>
  <property fmtid="{D5CDD505-2E9C-101B-9397-08002B2CF9AE}" pid="1044" name="ZOTERO_BREF_wnrtXFTjsTYJ_6">
    <vt:lpwstr>impact on future potential ranges than did climate change, because many species ranges shifted to higher altitudes where land transformation is currently less prevalent. Fewer than half of the high-risk species showed overlap between current and future po</vt:lpwstr>
  </property>
  <property fmtid="{D5CDD505-2E9C-101B-9397-08002B2CF9AE}" pid="1045" name="ZOTERO_BREF_wnrtXFTjsTYJ_7">
    <vt:lpwstr>tential range, showing that propagule transport, establishment of species in novel ranges and conservation of landscape linkages will be critical for maintenance of biodiversity. Methods described here provide useful forecasts of potential climate change </vt:lpwstr>
  </property>
  <property fmtid="{D5CDD505-2E9C-101B-9397-08002B2CF9AE}" pid="1046" name="ZOTERO_BREF_wnrtXFTjsTYJ_8">
    <vt:lpwstr>impacts that could guide conservation responses, but results need cautious interpretation in the light of the many assumptions underlying the techniques used.","collection-title":"Conservation Planning in the Cape Floristic Region","container-title":"Biol</vt:lpwstr>
  </property>
  <property fmtid="{D5CDD505-2E9C-101B-9397-08002B2CF9AE}" pid="1047" name="ZOTERO_BREF_wnrtXFTjsTYJ_9">
    <vt:lpwstr>ogical Conservation","DOI":"10.1016/S0006-3207(02)00414-7","ISSN":"0006-3207","issue":"1","journalAbbreviation":"Biological Conservation","language":"en","page":"87-97","source":"ScienceDirect","title":"Developing regional and species-level assessments of</vt:lpwstr>
  </property>
  <property fmtid="{D5CDD505-2E9C-101B-9397-08002B2CF9AE}" pid="1048" name="ZOTERO_BREF_xkZnNRV3bxS9_1">
    <vt:lpwstr>ZOTERO_ITEM CSL_CITATION {"citationID":"nM9uhaIU","properties":{"formattedCitation":"(Liu, Wang, He, {\\i{}et al.}, 2021; Liu, Wang, Wang, {\\i{}et al.}, 2021)","plainCitation":"(Liu, Wang, He, et al., 2021; Liu, Wang, Wang, et al., 2021)","noteIndex":0},</vt:lpwstr>
  </property>
  <property fmtid="{D5CDD505-2E9C-101B-9397-08002B2CF9AE}" pid="1049" name="ZOTERO_BREF_xkZnNRV3bxS9_10">
    <vt:lpwstr>rossref)","title":"Driving factors and their interactions of carabid beetle distribution based on the geographical detector method","volume":"133","author":[{"family":"Liu","given":"Xueqin"},{"family":"Wang","given":"Hui"},{"family":"Wang","given":"Xinpu"</vt:lpwstr>
  </property>
  <property fmtid="{D5CDD505-2E9C-101B-9397-08002B2CF9AE}" pid="1050" name="ZOTERO_BREF_xkZnNRV3bxS9_11">
    <vt:lpwstr>},{"family":"Bai","given":"Ming"},{"family":"He","given":"Dahan"}],"issued":{"date-parts":[["2021",12]]}}}],"schema":"https://github.com/citation-style-language/schema/raw/master/csl-citation.json"}</vt:lpwstr>
  </property>
  <property fmtid="{D5CDD505-2E9C-101B-9397-08002B2CF9AE}" pid="1051" name="ZOTERO_BREF_xkZnNRV3bxS9_2">
    <vt:lpwstr>"citationItems":[{"id":653,"uris":["http://zotero.org/users/9696131/items/I9FVP22K"],"itemData":{"id":653,"type":"article-journal","abstract":"Beetles are key insect species in global biodiversity and play a significant role in steppe ecosystems. In the t</vt:lpwstr>
  </property>
  <property fmtid="{D5CDD505-2E9C-101B-9397-08002B2CF9AE}" pid="1052" name="ZOTERO_BREF_xkZnNRV3bxS9_3">
    <vt:lpwstr>emperate steppe of China, the increasing degeneration of the grasslands threatens beetle species and their habitat. Using Generalized Additive Models (GAMs), we aimed to predict and map beetle richness patterns within the temperate steppe of Ningxia (Chin</vt:lpwstr>
  </property>
  <property fmtid="{D5CDD505-2E9C-101B-9397-08002B2CF9AE}" pid="1053" name="ZOTERO_BREF_xkZnNRV3bxS9_4">
    <vt:lpwstr>a). We tested 19 environmental predictors including climate, topography, soil moisture and space as well as vegetation. Climatic variables (temperature, precipitation, soil temperature) consistently appeared among the most important predictors for beetle </vt:lpwstr>
  </property>
  <property fmtid="{D5CDD505-2E9C-101B-9397-08002B2CF9AE}" pid="1054" name="ZOTERO_BREF_xkZnNRV3bxS9_5">
    <vt:lpwstr>groups modeled. GAM generated predictive cartography for the study area. Our models explained a significant percentage of the variation in carabid beetle richness (79.8%), carabid beetle richness distribution seems to be mainly influenced by temperature a</vt:lpwstr>
  </property>
  <property fmtid="{D5CDD505-2E9C-101B-9397-08002B2CF9AE}" pid="1055" name="ZOTERO_BREF_xkZnNRV3bxS9_6">
    <vt:lpwstr>nd precipitation. The results have important implications for management and conservation strategies and also provides evidence for assessing and making predictions of beetle diversity across the steppe.","container-title":"Insects","DOI":"10.3390/insects</vt:lpwstr>
  </property>
  <property fmtid="{D5CDD505-2E9C-101B-9397-08002B2CF9AE}" pid="1056" name="ZOTERO_BREF_xkZnNRV3bxS9_7">
    <vt:lpwstr>12020168","ISSN":"2075-4450","issue":"2","journalAbbreviation":"Insects","language":"en","page":"168","source":"DOI.org (Crossref)","title":"The Modeling and Forecasting of Carabid Beetle Distribution in Northwestern China","volume":"12","author":[{"famil</vt:lpwstr>
  </property>
  <property fmtid="{D5CDD505-2E9C-101B-9397-08002B2CF9AE}" pid="1057" name="ZOTERO_BREF_xkZnNRV3bxS9_8">
    <vt:lpwstr>y":"Liu","given":"Xueqin"},{"family":"Wang","given":"Hui"},{"family":"He","given":"Dahan"},{"family":"Wang","given":"Xinpu"},{"family":"Bai","given":"Ming"}],"issued":{"date-parts":[["2021",2,16]]}}},{"id":652,"uris":["http://zotero.org/users/9696131/item</vt:lpwstr>
  </property>
  <property fmtid="{D5CDD505-2E9C-101B-9397-08002B2CF9AE}" pid="1058" name="ZOTERO_BREF_xkZnNRV3bxS9_9">
    <vt:lpwstr>s/4J6QWYA3"],"itemData":{"id":652,"type":"article-journal","container-title":"Ecological Indicators","DOI":"10.1016/j.ecolind.2021.108393","ISSN":"1470160X","journalAbbreviation":"Ecological Indicators","language":"en","page":"108393","source":"DOI.org (C</vt:lpwstr>
  </property>
  <property fmtid="{D5CDD505-2E9C-101B-9397-08002B2CF9AE}" pid="1059" name="ZOTERO_BREF_xlKL7Ifj65PJ_1">
    <vt:lpwstr>ZOTERO_ITEM CSL_CITATION {"citationID":"jOk5ZLj8","properties":{"formattedCitation":"(Botes, McGeoch and Chown, 2007)","plainCitation":"(Botes, McGeoch and Chown, 2007)","noteIndex":0},"citationItems":[{"id":69,"uris":["http://zotero.org/users/9696131/ite</vt:lpwstr>
  </property>
  <property fmtid="{D5CDD505-2E9C-101B-9397-08002B2CF9AE}" pid="1060" name="ZOTERO_BREF_xlKL7Ifj65PJ_2">
    <vt:lpwstr>ms/MWTKGJP2"],"itemData":{"id":69,"type":"article-journal","container-title":"Austral Ecology","DOI":"10.1111/j.1442-9993.2007.01681.x","ISSN":"1442-9985, 1442-9993","issue":"2","journalAbbreviation":"Austral Ecol","language":"en","page":"210-224","source</vt:lpwstr>
  </property>
  <property fmtid="{D5CDD505-2E9C-101B-9397-08002B2CF9AE}" pid="1061" name="ZOTERO_BREF_xlKL7Ifj65PJ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1062" name="ZOTERO_BREF_xlKL7Ifj65PJ_4">
    <vt:lpwstr>":[{"family":"Botes","given":"A."},{"family":"McGeoch","given":"M. A."},{"family":"Chown","given":"S. L."}],"issued":{"date-parts":[["2007",4]]}}}],"schema":"https://github.com/citation-style-language/schema/raw/master/csl-citation.json"}</vt:lpwstr>
  </property>
  <property fmtid="{D5CDD505-2E9C-101B-9397-08002B2CF9AE}" pid="1063" name="ZOTERO_BREF_xw2X0LLhIVjC_1">
    <vt:lpwstr>ZOTERO_ITEM CSL_CITATION {"citationID":"XbIwwosw","properties":{"formattedCitation":"(Wang {\\i{}et al.}, 2019)","plainCitation":"(Wang et al., 2019)","noteIndex":0},"citationItems":[{"id":709,"uris":["http://zotero.org/users/9696131/items/HCQ9EK85"],"ite</vt:lpwstr>
  </property>
  <property fmtid="{D5CDD505-2E9C-101B-9397-08002B2CF9AE}" pid="1064" name="ZOTERO_BREF_xw2X0LLhIVjC_10">
    <vt:lpwstr> extreme El Niño","volume":"116","author":[{"family":"Wang","given":"Bin"},{"family":"Luo","given":"Xiao"},{"family":"Yang","given":"Young-Min"},{"family":"Sun","given":"Weiyi"},{"family":"Cane","given":"Mark A."},{"family":"Cai","given":"Wenju"},{"family</vt:lpwstr>
  </property>
  <property fmtid="{D5CDD505-2E9C-101B-9397-08002B2CF9AE}" pid="1065" name="ZOTERO_BREF_xw2X0LLhIVjC_11">
    <vt:lpwstr>":"Yeh","given":"Sang-Wook"},{"family":"Liu","given":"Jian"}],"issued":{"date-parts":[["2019",11,5]]}}}],"schema":"https://github.com/citation-style-language/schema/raw/master/csl-citation.json"}</vt:lpwstr>
  </property>
  <property fmtid="{D5CDD505-2E9C-101B-9397-08002B2CF9AE}" pid="1066" name="ZOTERO_BREF_xw2X0LLhIVjC_2">
    <vt:lpwstr>mData":{"id":709,"type":"article-journal","abstract":"El Niño’s intensity change under anthropogenic warming is of great importance to society, yet current climate models’ projections remain largely uncertain. The current classification of El Niño does no</vt:lpwstr>
  </property>
  <property fmtid="{D5CDD505-2E9C-101B-9397-08002B2CF9AE}" pid="1067" name="ZOTERO_BREF_xw2X0LLhIVjC_3">
    <vt:lpwstr>t distinguish the strong from the moderate El Niño events, making it difficult to project future change of El Niño’s intensity. Here we classify 33 El Niño events from 1901 to 2017 by cluster analysis of the onset and amplification processes, and the resu</vt:lpwstr>
  </property>
  <property fmtid="{D5CDD505-2E9C-101B-9397-08002B2CF9AE}" pid="1068" name="ZOTERO_BREF_xw2X0LLhIVjC_4">
    <vt:lpwstr>ltant 4 types of El Niño distinguish the strong from the moderate events and the onset from successive events. The 3 categories of El Niño onset exhibit distinct development mechanisms. We find El Niño onset regime has changed from eastern Pacific origin </vt:lpwstr>
  </property>
  <property fmtid="{D5CDD505-2E9C-101B-9397-08002B2CF9AE}" pid="1069" name="ZOTERO_BREF_xw2X0LLhIVjC_5">
    <vt:lpwstr>to western Pacific origin with more frequent occurrence of extreme events since the 1970s. This regime change is hypothesized to arise from a background warming in the western Pacific and the associated increased zonal and vertical sea-surface temperature</vt:lpwstr>
  </property>
  <property fmtid="{D5CDD505-2E9C-101B-9397-08002B2CF9AE}" pid="1070" name="ZOTERO_BREF_xw2X0LLhIVjC_6">
    <vt:lpwstr> (SST) gradients in the equatorial central Pacific, which reveals a controlling factor that could lead to increased extreme El Niño events in the future. The Coupled Model Intercomparison Project phase 5 (CMIP5) models’ projections demonstrate that both t</vt:lpwstr>
  </property>
  <property fmtid="{D5CDD505-2E9C-101B-9397-08002B2CF9AE}" pid="1071" name="ZOTERO_BREF_xw2X0LLhIVjC_7">
    <vt:lpwstr>he frequency and intensity of the strong El Niño events will increase significantly if the projected central Pacific zonal SST gradients become enhanced. If the currently observed background changes continue under future anthropogenic forcing, more freque</vt:lpwstr>
  </property>
  <property fmtid="{D5CDD505-2E9C-101B-9397-08002B2CF9AE}" pid="1072" name="ZOTERO_BREF_xw2X0LLhIVjC_8">
    <vt:lpwstr>nt strong El Niño events are anticipated. The models’ uncertainty in the projected equatorial zonal SST gradients, however, remains a major roadblock for faithful prediction of El Niño’s future changes.","container-title":"Proceedings of the National Acad</vt:lpwstr>
  </property>
  <property fmtid="{D5CDD505-2E9C-101B-9397-08002B2CF9AE}" pid="1073" name="ZOTERO_BREF_xw2X0LLhIVjC_9">
    <vt:lpwstr>emy of Sciences","DOI":"10.1073/pnas.1911130116","issue":"45","page":"22512-22517","publisher":"Proceedings of the National Academy of Sciences","source":"pnas.org (Atypon)","title":"Historical change of El Niño properties sheds light on future changes of</vt:lpwstr>
  </property>
  <property fmtid="{D5CDD505-2E9C-101B-9397-08002B2CF9AE}" pid="1074" name="ZOTERO_BREF_yQIgYppyASt3_1">
    <vt:lpwstr>ZOTERO_ITEM CSL_CITATION {"citationID":"S3LXPavF","properties":{"formattedCitation":"(Mahlalela, Blamey and Reason, 2019)","plainCitation":"(Mahlalela, Blamey and Reason, 2019)","noteIndex":0},"citationItems":[{"id":811,"uris":["http://zotero.org/users/96</vt:lpwstr>
  </property>
  <property fmtid="{D5CDD505-2E9C-101B-9397-08002B2CF9AE}" pid="1075" name="ZOTERO_BREF_yQIgYppyASt3_10">
    <vt:lpwstr>en":"C. J. C."}],"issued":{"date-parts":[["2019",7,1]]}}}],"schema":"https://github.com/citation-style-language/schema/raw/master/csl-citation.json"}</vt:lpwstr>
  </property>
  <property fmtid="{D5CDD505-2E9C-101B-9397-08002B2CF9AE}" pid="1076" name="ZOTERO_BREF_yQIgYppyASt3_2">
    <vt:lpwstr>96131/items/XY5UBDY8"],"itemData":{"id":811,"type":"article-journal","abstract":"The southwest region of South Africa is the only part of southern Africa that predominantly receives its total annual rainfall during the austral winter months (April–Septemb</vt:lpwstr>
  </property>
  <property fmtid="{D5CDD505-2E9C-101B-9397-08002B2CF9AE}" pid="1077" name="ZOTERO_BREF_yQIgYppyASt3_3">
    <vt:lpwstr>er). In 2015–2017, this part of the country experienced extreme dry conditions which led to the severe water shortages experienced in the city of Cape Town. In this study, focused is placed on understanding the contribution of the early winter period (Apr</vt:lpwstr>
  </property>
  <property fmtid="{D5CDD505-2E9C-101B-9397-08002B2CF9AE}" pid="1078" name="ZOTERO_BREF_yQIgYppyASt3_4">
    <vt:lpwstr>il–May) to wet and dry years in the southwestern part of South Africa. This period is of particular interest given its key role in the recent drought, the lack of previous work on this season, and climate change projections that the winter rainy season ma</vt:lpwstr>
  </property>
  <property fmtid="{D5CDD505-2E9C-101B-9397-08002B2CF9AE}" pid="1079" name="ZOTERO_BREF_yQIgYppyASt3_5">
    <vt:lpwstr>y shorten in duration. The early winter is found to be prone to dry conditions in recent decades, such that five of the six driest April–May in recent record have occurred after the year 2000. The dry early winters in particular tend to be associated with</vt:lpwstr>
  </property>
  <property fmtid="{D5CDD505-2E9C-101B-9397-08002B2CF9AE}" pid="1080" name="ZOTERO_BREF_yQIgYppyASt3_6">
    <vt:lpwstr> a weaker subtropical jet, less moisture flowing into the domain and a more stable atmosphere. It is found that although there is a moderate relationship between the Southern Annular Mode and early winter rainfall, it is not as strong as that compared to </vt:lpwstr>
  </property>
  <property fmtid="{D5CDD505-2E9C-101B-9397-08002B2CF9AE}" pid="1081" name="ZOTERO_BREF_yQIgYppyASt3_7">
    <vt:lpwstr>the full winter period. An analysis of CMIP5 models find that the projections portray the winter rainfall region in South Africa as being exposed to an increased likelihood of early winter dry conditions into the future (2040–2060). However, it remains a </vt:lpwstr>
  </property>
  <property fmtid="{D5CDD505-2E9C-101B-9397-08002B2CF9AE}" pid="1082" name="ZOTERO_BREF_yQIgYppyASt3_8">
    <vt:lpwstr>challenge for these models to reasonably capture the onset of winter rainfall in South Africa.","container-title":"Climate Dynamics","DOI":"10.1007/s00382-018-4571-y","ISSN":"1432-0894","issue":"1","journalAbbreviation":"Clim Dyn","language":"en","page":"</vt:lpwstr>
  </property>
  <property fmtid="{D5CDD505-2E9C-101B-9397-08002B2CF9AE}" pid="1083" name="ZOTERO_BREF_yQIgYppyASt3_9">
    <vt:lpwstr>21-39","source":"Springer Link","title":"Mechanisms behind early winter rainfall variability in the southwestern Cape, South Africa","volume":"53","author":[{"family":"Mahlalela","given":"P. T."},{"family":"Blamey","given":"R. C."},{"family":"Reason","giv</vt:lpwstr>
  </property>
  <property fmtid="{D5CDD505-2E9C-101B-9397-08002B2CF9AE}" pid="1084" name="ZOTERO_BREF_yl69CrPZrADd_1">
    <vt:lpwstr>ZOTERO_ITEM CSL_CITATION {"citationID":"iWjNXcUb","properties":{"formattedCitation":"(Botes, McGeoch and Chown, 2007)","plainCitation":"(Botes, McGeoch and Chown, 2007)","noteIndex":0},"citationItems":[{"id":69,"uris":["http://zotero.org/users/9696131/ite</vt:lpwstr>
  </property>
  <property fmtid="{D5CDD505-2E9C-101B-9397-08002B2CF9AE}" pid="1085" name="ZOTERO_BREF_yl69CrPZrADd_2">
    <vt:lpwstr>ms/MWTKGJP2"],"itemData":{"id":69,"type":"article-journal","container-title":"Austral Ecology","DOI":"10.1111/j.1442-9993.2007.01681.x","ISSN":"1442-9985, 1442-9993","issue":"2","journalAbbreviation":"Austral Ecol","language":"en","page":"210-224","source</vt:lpwstr>
  </property>
  <property fmtid="{D5CDD505-2E9C-101B-9397-08002B2CF9AE}" pid="1086" name="ZOTERO_BREF_yl69CrPZrADd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1087" name="ZOTERO_BREF_yl69CrPZrADd_4">
    <vt:lpwstr>":[{"family":"Botes","given":"A."},{"family":"McGeoch","given":"M. A."},{"family":"Chown","given":"S. L."}],"issued":{"date-parts":[["2007",4]]}}}],"schema":"https://github.com/citation-style-language/schema/raw/master/csl-citation.json"}</vt:lpwstr>
  </property>
  <property fmtid="{D5CDD505-2E9C-101B-9397-08002B2CF9AE}" pid="1088" name="ZOTERO_BREF_zLnwotb8u8RV_1">
    <vt:lpwstr>ZOTERO_ITEM CSL_CITATION {"citationID":"iAywyPQe","properties":{"formattedCitation":"(Scholtz and Holm, 1985; Picker, Griffiths and Weaving, 2019)","plainCitation":"(Scholtz and Holm, 1985; Picker, Griffiths and Weaving, 2019)","noteIndex":0},"citationIte</vt:lpwstr>
  </property>
  <property fmtid="{D5CDD505-2E9C-101B-9397-08002B2CF9AE}" pid="1089" name="ZOTERO_BREF_zLnwotb8u8RV_2">
    <vt:lpwstr>ms":[{"id":735,"uris":["http://zotero.org/users/9696131/items/NTBQ3YBC"],"itemData":{"id":735,"type":"book","call-number":"QL485.S6 I57 1985","ISBN":"978-0-409-10487-5","number-of-pages":"502","publisher":"Butterworths","publisher-place":"Durban ; Stoneha</vt:lpwstr>
  </property>
  <property fmtid="{D5CDD505-2E9C-101B-9397-08002B2CF9AE}" pid="1090" name="ZOTERO_BREF_zLnwotb8u8RV_3">
    <vt:lpwstr>m, MA","source":"Library of Congress ISBN","title":"Insects of southern Africa","editor":[{"family":"Scholtz","given":"C. H."},{"family":"Holm","given":"E."}],"issued":{"date-parts":[["1985"]]}}},{"id":60,"uris":["http://zotero.org/users/9696131/items/P67</vt:lpwstr>
  </property>
  <property fmtid="{D5CDD505-2E9C-101B-9397-08002B2CF9AE}" pid="1091" name="ZOTERO_BREF_zLnwotb8u8RV_4">
    <vt:lpwstr>BE24G"],"itemData":{"id":60,"type":"book","call-number":"QL485.S6 P535 2019","edition":"Third edition","ISBN":"978-1-77584-584-3","number-of-pages":"527","publisher":"Struik Nature","publisher-place":"Cape Town, South Africa","source":"Library of Congress</vt:lpwstr>
  </property>
  <property fmtid="{D5CDD505-2E9C-101B-9397-08002B2CF9AE}" pid="1092" name="ZOTERO_BREF_zLnwotb8u8RV_5">
    <vt:lpwstr> ISBN","title":"Field guide to insects of South Africa","author":[{"family":"Picker","given":"Mike"},{"family":"Griffiths","given":"Charles L."},{"family":"Weaving","given":"Alan"}],"issued":{"date-parts":[["2019"]]}}}],"schema":"https://github.com/citati</vt:lpwstr>
  </property>
  <property fmtid="{D5CDD505-2E9C-101B-9397-08002B2CF9AE}" pid="1093" name="ZOTERO_BREF_zLnwotb8u8RV_6">
    <vt:lpwstr>on-style-language/schema/raw/master/csl-citation.json"}</vt:lpwstr>
  </property>
  <property fmtid="{D5CDD505-2E9C-101B-9397-08002B2CF9AE}" pid="1094" name="ZOTERO_BREF_zdtN5HGnNRsD_1">
    <vt:lpwstr>ZOTERO_ITEM CSL_CITATION {"citationID":"wZMvFlit","properties":{"formattedCitation":"(L\\uc0\\u246{}vei and Sunderland, 1996; Gon\\uc0\\u231{}alves {\\i{}et al.}, 2021)","plainCitation":"(Lövei and Sunderland, 1996; Gonçalves et al., 2021)","noteIndex":0}</vt:lpwstr>
  </property>
  <property fmtid="{D5CDD505-2E9C-101B-9397-08002B2CF9AE}" pid="1095" name="ZOTERO_BREF_zdtN5HGnNRsD_10">
    <vt:lpwstr>ty issues. Recognizing the key role of soil quality in environmentally and economically sustainable viticulture makes it essential to understand better soil arthropod communities, given their crucial functions in maintaining soil quality and health. The ‘</vt:lpwstr>
  </property>
  <property fmtid="{D5CDD505-2E9C-101B-9397-08002B2CF9AE}" pid="1096" name="ZOTERO_BREF_zdtN5HGnNRsD_11">
    <vt:lpwstr>Douro Demarcated Region’ (DDR) in northern Portugal offers good potential, in regards to biodiversity, due to its significant areas of non-crop habitats. This work aims to compile information on soil arthropod communities (both soil surface and soil-livin</vt:lpwstr>
  </property>
  <property fmtid="{D5CDD505-2E9C-101B-9397-08002B2CF9AE}" pid="1097" name="ZOTERO_BREF_zdtN5HGnNRsD_12">
    <vt:lpwstr>g) collected in the DDR vineyard agroecosystems. A description of the ecosystem services provided by them, as a basis for the development and implementation of sustainable viticulture systems, is also an objective of this work. An important set of soil ar</vt:lpwstr>
  </property>
  <property fmtid="{D5CDD505-2E9C-101B-9397-08002B2CF9AE}" pid="1098" name="ZOTERO_BREF_zdtN5HGnNRsD_13">
    <vt:lpwstr>thropods necessary for the delivery of vital ecosystem services for viticulture, with particular reference to supporting and regulating services, occurred in this ecosystem. Eight classes were chiefly represented in a sample of about 167,000 arthropod spe</vt:lpwstr>
  </property>
  <property fmtid="{D5CDD505-2E9C-101B-9397-08002B2CF9AE}" pid="1099" name="ZOTERO_BREF_zdtN5HGnNRsD_14">
    <vt:lpwstr>cimens: Arachnida, Chilopoda, Diplopoda, Entognatha, Insecta, Malacostraca, Pauropoda, and Symphyla. The most representative were Entognatha and Insecta in soil-surface arthropods, and Arachnida and Entognatha in soil-living arthropods. The presence of re</vt:lpwstr>
  </property>
  <property fmtid="{D5CDD505-2E9C-101B-9397-08002B2CF9AE}" pid="1100" name="ZOTERO_BREF_zdtN5HGnNRsD_15">
    <vt:lpwstr>cognized groups as bioindicators in agroecosystems, such as soil quality indicators, is also revealed. This knowledge is expected to contribute to a more efficient and sustainable management of the viticultural ecosystem.","container-title":"Sustainabilit</vt:lpwstr>
  </property>
  <property fmtid="{D5CDD505-2E9C-101B-9397-08002B2CF9AE}" pid="1101" name="ZOTERO_BREF_zdtN5HGnNRsD_16">
    <vt:lpwstr>y","DOI":"10.3390/su13147837","ISSN":"2071-1050","issue":"14","journalAbbreviation":"Sustainability","language":"en","page":"7837","source":"DOI.org (Crossref)","title":"Soil Arthropods in the Douro Demarcated Region Vineyards: General Characteristics and</vt:lpwstr>
  </property>
  <property fmtid="{D5CDD505-2E9C-101B-9397-08002B2CF9AE}" pid="1102" name="ZOTERO_BREF_zdtN5HGnNRsD_17">
    <vt:lpwstr> Ecosystem Services Provided","title-short":"Soil Arthropods in the Douro Demarcated Region Vineyards","volume":"13","author":[{"family":"Gonçalves","given":"Fátima"},{"family":"Carlos","given":"Cristina"},{"family":"Crespo","given":"Luís"},{"family":"Zin</vt:lpwstr>
  </property>
  <property fmtid="{D5CDD505-2E9C-101B-9397-08002B2CF9AE}" pid="1103" name="ZOTERO_BREF_zdtN5HGnNRsD_18">
    <vt:lpwstr>a","given":"Vera"},{"family":"Oliveira","given":"Amália"},{"family":"Salvação","given":"Juliana"},{"family":"Pereira","given":"José Alberto"},{"family":"Torres","given":"Laura"}],"issued":{"date-parts":[["2021",7,13]]}}}],"schema":"https://github.com/cita</vt:lpwstr>
  </property>
  <property fmtid="{D5CDD505-2E9C-101B-9397-08002B2CF9AE}" pid="1104" name="ZOTERO_BREF_zdtN5HGnNRsD_19">
    <vt:lpwstr>tion-style-language/schema/raw/master/csl-citation.json"}</vt:lpwstr>
  </property>
  <property fmtid="{D5CDD505-2E9C-101B-9397-08002B2CF9AE}" pid="1105" name="ZOTERO_BREF_zdtN5HGnNRsD_2">
    <vt:lpwstr>,"citationItems":[{"id":628,"uris":["http://zotero.org/users/9696131/items/2QSNMRNK"],"itemData":{"id":628,"type":"article-journal","abstract":"The ground beetles form the speciose beetle family Carabidae and, since their emergence in the Tertiary, have p</vt:lpwstr>
  </property>
  <property fmtid="{D5CDD505-2E9C-101B-9397-08002B2CF9AE}" pid="1106" name="ZOTERO_BREF_zdtN5HGnNRsD_3">
    <vt:lpwstr>opulated all habitats except deserts. Our knowledge about carabids is biased toward species living in north-temperate regions. Most carabids are predatory, consume a wide range of food types, and experience food shortages in the field. Feeding on both pla</vt:lpwstr>
  </property>
  <property fmtid="{D5CDD505-2E9C-101B-9397-08002B2CF9AE}" pid="1107" name="ZOTERO_BREF_zdtN5HGnNRsD_4">
    <vt:lpwstr>nt and animal material and scavenging are probably more significant than currently acknowledged. The most important mortality sources are abiotic factors and predators; pathogens and parasites can be important for some developmental stages. Although compe</vt:lpwstr>
  </property>
  <property fmtid="{D5CDD505-2E9C-101B-9397-08002B2CF9AE}" pid="1108" name="ZOTERO_BREF_zdtN5HGnNRsD_5">
    <vt:lpwstr>tition among larvae and adults does occur, the importance of competition as a community organization is not proven. Carabids are abundant in agricultural fields all over the world and may be important natural enemies of agricultural pests.","container-tit</vt:lpwstr>
  </property>
  <property fmtid="{D5CDD505-2E9C-101B-9397-08002B2CF9AE}" pid="1109" name="ZOTERO_BREF_zdtN5HGnNRsD_6">
    <vt:lpwstr>le":"Annual Review of Entomology","DOI":"10.1146/annurev.en.41.010196.001311","ISSN":"0066-4170, 1545-4487","issue":"1","journalAbbreviation":"Annu. Rev. Entomol.","language":"en","page":"231-256","source":"DOI.org (Crossref)","title":"Ecology and Behavio</vt:lpwstr>
  </property>
  <property fmtid="{D5CDD505-2E9C-101B-9397-08002B2CF9AE}" pid="1110" name="ZOTERO_BREF_zdtN5HGnNRsD_7">
    <vt:lpwstr>r of Ground Beetles (Coleoptera: Carabidae)","title-short":"Ecology and Behavior of Ground Beetles (Coleoptera","volume":"41","author":[{"family":"Lövei","given":"Gábor L."},{"family":"Sunderland","given":"Keith D."}],"issued":{"date-parts":[["1996",1]]}}</vt:lpwstr>
  </property>
  <property fmtid="{D5CDD505-2E9C-101B-9397-08002B2CF9AE}" pid="1111" name="ZOTERO_BREF_zdtN5HGnNRsD_8">
    <vt:lpwstr>},{"id":622,"uris":["http://zotero.org/users/9696131/items/3RZWZMUJ"],"itemData":{"id":622,"type":"article-journal","abstract":"Viticulture is one of the oldest and most profitable forms of agriculture; it is also one of the most intensive farming systems</vt:lpwstr>
  </property>
  <property fmtid="{D5CDD505-2E9C-101B-9397-08002B2CF9AE}" pid="1112" name="ZOTERO_BREF_zdtN5HGnNRsD_9">
    <vt:lpwstr>. As intensive cultivation threatens the environment, there is increasing interest in the concept of sustainability within the wine industry, as well as new business opportunities, as customers begin to pay more attention to environmental and sustainabili</vt:lpwstr>
  </property>
  <property fmtid="{D5CDD505-2E9C-101B-9397-08002B2CF9AE}" pid="1113" name="ZOTERO_BREF_zj26fWybEIB4_1">
    <vt:lpwstr>ZOTERO_ITEM CSL_CITATION {"citationID":"bHH6AVKg","properties":{"formattedCitation":"(Botes, McGeoch and Chown, 2007; Ram\\uc0\\u237{}rez-Hern\\uc0\\u225{}ndez, Mic\\uc0\\u243{} and Galante, 2014)","plainCitation":"(Botes, McGeoch and Chown, 2007; Ramírez</vt:lpwstr>
  </property>
  <property fmtid="{D5CDD505-2E9C-101B-9397-08002B2CF9AE}" pid="1114" name="ZOTERO_BREF_zj26fWybEIB4_2">
    <vt:lpwstr>-Hernández, Micó and Galante, 2014)","noteIndex":0},"citationItems":[{"id":69,"uris":["http://zotero.org/users/9696131/items/MWTKGJP2"],"itemData":{"id":69,"type":"article-journal","container-title":"Austral Ecology","DOI":"10.1111/j.1442-9993.2007.01681.</vt:lpwstr>
  </property>
  <property fmtid="{D5CDD505-2E9C-101B-9397-08002B2CF9AE}" pid="1115" name="ZOTERO_BREF_zj26fWybEIB4_3">
    <vt:lpwstr>x","ISSN":"1442-9985, 1442-9993","issue":"2","journalAbbreviation":"Austral Ecol","language":"en","page":"210-224","source":"DOI.org (Crossref)","title":"Ground-dwelling beetle assemblages in the northern Cape Floristic Region: Patterns, correlates and im</vt:lpwstr>
  </property>
  <property fmtid="{D5CDD505-2E9C-101B-9397-08002B2CF9AE}" pid="1116" name="ZOTERO_BREF_zj26fWybEIB4_4">
    <vt:lpwstr>plications","title-short":"Ground-dwelling beetle assemblages in the northern Cape Floristic Region","volume":"32","author":[{"family":"Botes","given":"A."},{"family":"McGeoch","given":"M. A."},{"family":"Chown","given":"S. L."}],"issued":{"date-parts":[[</vt:lpwstr>
  </property>
  <property fmtid="{D5CDD505-2E9C-101B-9397-08002B2CF9AE}" pid="1117" name="ZOTERO_BREF_zj26fWybEIB4_5">
    <vt:lpwstr>"2007",4]]}}},{"id":611,"uris":["http://zotero.org/users/9696131/items/24EPLWQF"],"itemData":{"id":611,"type":"article-journal","container-title":"Journal of Insect Conservation","DOI":"10.1007/s10841-014-9706-9","ISSN":"1366-638X, 1572-9753","issue":"5",</vt:lpwstr>
  </property>
  <property fmtid="{D5CDD505-2E9C-101B-9397-08002B2CF9AE}" pid="1118" name="ZOTERO_BREF_zj26fWybEIB4_6">
    <vt:lpwstr>"journalAbbreviation":"J Insect Conserv","language":"en","page":"993-1007","source":"DOI.org (Crossref)","title":"Temporal variation in saproxylic beetle assemblages in a Mediterranean ecosystem","volume":"18","author":[{"family":"Ramírez-Hernández","give</vt:lpwstr>
  </property>
  <property fmtid="{D5CDD505-2E9C-101B-9397-08002B2CF9AE}" pid="1119" name="ZOTERO_BREF_zj26fWybEIB4_7">
    <vt:lpwstr>n":"Alfredo"},{"family":"Micó","given":"Estefanía"},{"family":"Galante","given":"Eduardo"}],"issued":{"date-parts":[["2014",10]]}}}],"schema":"https://github.com/citation-style-language/schema/raw/master/csl-citation.json"}</vt:lpwstr>
  </property>
  <property fmtid="{D5CDD505-2E9C-101B-9397-08002B2CF9AE}" pid="1120" name="ZOTERO_BREF_zj4OfeUZE2M3_1">
    <vt:lpwstr>ZOTERO_TEMP</vt:lpwstr>
  </property>
  <property fmtid="{D5CDD505-2E9C-101B-9397-08002B2CF9AE}" pid="1121" name="ZOTERO_BREF_zpzfA2n8E0dO_1">
    <vt:lpwstr>ZOTERO_ITEM CSL_CITATION {"citationID":"NP4gYcyU","properties":{"formattedCitation":"(National Oceanic and Atmospheric Administration, 2026)","plainCitation":"(National Oceanic and Atmospheric Administration, 2026)","noteIndex":0},"citationItems":[{"id":7</vt:lpwstr>
  </property>
  <property fmtid="{D5CDD505-2E9C-101B-9397-08002B2CF9AE}" pid="1122" name="ZOTERO_BREF_zpzfA2n8E0dO_2">
    <vt:lpwstr>42,"uris":["http://zotero.org/users/9696131/items/U7IZH7GY"],"itemData":{"id":742,"type":"webpage","abstract":"The CPC issues the official U.S. 8 to 14 day outlooks. These outlooks illustrate the probabilities of having above, normal, and below normal tem</vt:lpwstr>
  </property>
  <property fmtid="{D5CDD505-2E9C-101B-9397-08002B2CF9AE}" pid="1123" name="ZOTERO_BREF_zpzfA2n8E0dO_3">
    <vt:lpwstr>perature and precipitation for the 6 to 10  day period, respectively.  The outlooks also include forecast 500 millibar heights for the 6 to 10  day period.","language":"EN-US","title":"National Oceanic and Atmospheric Administration, Nation Weather Servic</vt:lpwstr>
  </property>
  <property fmtid="{D5CDD505-2E9C-101B-9397-08002B2CF9AE}" pid="1124" name="ZOTERO_BREF_zpzfA2n8E0dO_4">
    <vt:lpwstr>e Climate Prediction Center","URL":"https://www.cpc.ncep.noaa.gov/products/analysis_monitoring/ensostuff/ONI_v5.php","author":[{"family":"National Oceanic and Atmospheric Administration","given":""}],"issued":{"date-parts":[["2026"]]}}}],"schema":"https:/</vt:lpwstr>
  </property>
  <property fmtid="{D5CDD505-2E9C-101B-9397-08002B2CF9AE}" pid="1125" name="ZOTERO_BREF_zpzfA2n8E0dO_5">
    <vt:lpwstr>/github.com/citation-style-language/schema/raw/master/csl-citation.json"}</vt:lpwstr>
  </property>
  <property fmtid="{D5CDD505-2E9C-101B-9397-08002B2CF9AE}" pid="1126" name="ZOTERO_PREF_1">
    <vt:lpwstr>&lt;data data-version="3" zotero-version="7.0.32"&gt;&lt;session id="F3hMfD1r"/&gt;&lt;style id="http://www.zotero.org/styles/harvard-cite-them-right-no-et-al" locale="en-GB" hasBibliography="1" bibliographyStyleHasBeenSet="1"/&gt;&lt;prefs&gt;&lt;pref name="fieldType" value="Bookm</vt:lpwstr>
  </property>
  <property fmtid="{D5CDD505-2E9C-101B-9397-08002B2CF9AE}" pid="1127" name="ZOTERO_PREF_2">
    <vt:lpwstr>ark"/&gt;&lt;/prefs&gt;&lt;/data&gt;</vt:lpwstr>
  </property>
</Properties>
</file>