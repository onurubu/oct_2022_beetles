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ins w:id="1" w:author="Charlene Janion-Scheepers" w:date="2026-03-20T13:34:00Z"/>
        </w:rPr>
      </w:pPr>
      <w:ins w:id="0" w:author="Charlene Janion-Scheepers" w:date="2026-03-20T13:34:00Z">
        <w:r>
          <w:rPr/>
        </w:r>
      </w:ins>
    </w:p>
    <w:p>
      <w:pPr>
        <w:pStyle w:val="Title"/>
        <w:spacing w:lineRule="auto" w:line="360"/>
        <w:rPr>
          <w:ins w:id="3" w:author="Charlene Janion-Scheepers" w:date="2026-03-20T13:34:00Z"/>
        </w:rPr>
      </w:pPr>
      <w:r>
        <w:rPr/>
        <w:t xml:space="preserve">Chapter 2: </w:t>
      </w:r>
      <w:ins w:id="2" w:author="Charlene Janion-Scheepers" w:date="2026-03-20T13:34:00Z">
        <w:r>
          <w:rPr/>
          <w:t>Insert title</w:t>
        </w:r>
      </w:ins>
    </w:p>
    <w:p>
      <w:pPr>
        <w:pStyle w:val="Heading1"/>
        <w:numPr>
          <w:ilvl w:val="0"/>
          <w:numId w:val="1"/>
        </w:numPr>
        <w:spacing w:lineRule="auto" w:line="360"/>
        <w:rPr>
          <w:del w:id="5" w:author="Charlene Janion-Scheepers" w:date="2026-03-20T13:34:00Z"/>
        </w:rPr>
      </w:pPr>
      <w:del w:id="4" w:author="Charlene Janion-Scheepers" w:date="2026-03-20T13:34:00Z">
        <w:r>
          <w:rPr/>
          <w:delText>Data Chapter</w:delText>
        </w:r>
      </w:del>
    </w:p>
    <w:p>
      <w:pPr>
        <w:pStyle w:val="Heading1"/>
        <w:numPr>
          <w:ilvl w:val="0"/>
          <w:numId w:val="1"/>
        </w:numPr>
        <w:spacing w:lineRule="auto" w:line="360"/>
        <w:rPr/>
      </w:pPr>
      <w:r>
        <w:rPr/>
        <w:t>Introduction</w:t>
      </w:r>
    </w:p>
    <w:p>
      <w:pPr>
        <w:pStyle w:val="Heading2"/>
        <w:numPr>
          <w:ilvl w:val="1"/>
          <w:numId w:val="1"/>
        </w:numPr>
        <w:spacing w:lineRule="auto" w:line="360"/>
        <w:rPr/>
      </w:pPr>
      <w:r>
        <w:rPr/>
        <w:t>Importance of insects</w:t>
      </w:r>
    </w:p>
    <w:p>
      <w:pPr>
        <w:pStyle w:val="Normal"/>
        <w:spacing w:lineRule="auto" w:line="360" w:before="0" w:after="140"/>
        <w:rPr>
          <w:color w:val="000000"/>
        </w:rPr>
      </w:pPr>
      <w:del w:id="6" w:author="Charlene Janion-Scheepers" w:date="2026-03-20T13:35:00Z">
        <w:r>
          <w:rPr>
            <w:color w:val="000000"/>
          </w:rPr>
          <w:delText xml:space="preserve">Wild </w:delText>
        </w:r>
      </w:del>
      <w:r>
        <w:rPr>
          <w:color w:val="000000"/>
        </w:rPr>
        <w:t xml:space="preserve">Insects provide a wide range of important ecosystem services globally, with pollination, natural pest control, </w:t>
      </w:r>
      <w:del w:id="7" w:author="Charlene Janion-Scheepers" w:date="2026-03-20T13:35:00Z">
        <w:r>
          <w:rPr>
            <w:color w:val="000000"/>
          </w:rPr>
          <w:delText xml:space="preserve">aiding natural </w:delText>
        </w:r>
      </w:del>
      <w:r>
        <w:rPr>
          <w:color w:val="000000"/>
        </w:rPr>
        <w:t xml:space="preserve">decomposition, and ecosystem maintenance being only a few examples of the benefits that they provide </w:t>
      </w:r>
      <w:del w:id="8" w:author="Charlene Janion-Scheepers" w:date="2026-03-20T13:35:00Z">
        <w:r>
          <w:rPr>
            <w:color w:val="000000"/>
          </w:rPr>
          <w:delText xml:space="preserve">to their respective environments </w:delText>
        </w:r>
      </w:del>
      <w:r>
        <w:fldChar w:fldCharType="begin"/>
      </w:r>
      <w:r>
        <w:rPr>
          <w:color w:val="000000"/>
        </w:rPr>
        <w:instrText xml:space="preserve">ADDIN ZOTERO_ITEM CSL_CITATION {"citationID":"DoIUj1J8","properties":{"formattedCitation":"(Kremen and Chaplin-Kramer, 2007; Oberhauser and Guiney, 2009)","plainCitation":"(Kremen and Chaplin-Kramer, 2007; Oberhauser and Guiney, 2009)","noteIndex":0},"citationItems":[{"id":119,"uris":["http://zotero.org/users/9696131/items/YVH8JF8K"],"itemData":{"id":119,"type":"chapter","container-title":"Insect Conservation Biology","ISBN":"978-1-84593-254-1","language":"en","note":"DOI: 10.1079/9781845932541.0000","page":"349-382","publisher":"CAB International","publisher-place":"UK","source":"DOI.org (Crossref)","title":"Insects as Providers of Ecosystem Services: Crop Pollination and Pest Control","URL":"http://www.cabidigitallibrary.org/doi/book/10.1079/9781845932541.0000","author":[{"family":"Kremen","given":"Claire"},{"family":"Chaplin-Kramer","given":"Rebecca"}],"accessed":{"date-parts":[["2023",6,18]]},"issued":{"date-parts":[["2007",6,27]]}}},{"id":126,"uris":["http://zotero.org/users/9696131/items/JBNZLHQ5"],"itemData":{"id":126,"type":"article-journal","abstract":"Abstract\n              Insect conservation has generally received less public attention than vertebrate conservation. Less is known about threats to invertebrates, and invertebrates generally have less public charisma than vertebrates and thus engender less concern. We argue that an additional reason is that invertebrates are rarely used as flagship conservation species, and that increased focus on invertebrate conservation in public campaigns would benefit this important group of species and conservation efforts in general. We describe conservation efforts focused on three groups: charismatic insects, endangered insects, and insects that provide important ecological services. In each of these cases, we provide a case study that illustrates ways in which these efforts have wide-reaching conservation and education impacts. Our goals are to expand insect conservation efforts and to motivate entomologists and conservationists in general to utilize appropriate insect species to garner support for conservation efforts.","container-title":"Terrestrial Arthropod Reviews","DOI":"10.1163/187498308X414733","ISSN":"1874-9828, 1874-9836","issue":"2","journalAbbreviation":"Terr Arthropod Rev","page":"111-123","source":"DOI.org (Crossref)","title":"Insects as flagship conservation species","volume":"1","author":[{"family":"Oberhauser","given":"Karen"},{"family":"Guiney","given":"Margaret"}],"issued":{"date-parts":[["2009"]]}}}],"schema":"https://github.com/citation-style-language/schema/raw/master/csl-citation.json"}</w:instrText>
      </w:r>
      <w:r>
        <w:rPr>
          <w:color w:val="000000"/>
        </w:rPr>
      </w:r>
      <w:r>
        <w:rPr>
          <w:color w:val="000000"/>
        </w:rPr>
        <w:fldChar w:fldCharType="separate"/>
      </w:r>
      <w:r>
        <w:rPr>
          <w:color w:val="000000"/>
        </w:rPr>
      </w:r>
      <w:r>
        <w:rPr/>
        <w:t>(Kremen and Chaplin-Kramer, 2007; Oberhauser and Guiney, 2009)</w:t>
      </w:r>
      <w:r>
        <w:rPr>
          <w:color w:val="000000"/>
        </w:rPr>
      </w:r>
      <w:r>
        <w:rPr>
          <w:color w:val="000000"/>
        </w:rPr>
        <w:fldChar w:fldCharType="end"/>
      </w:r>
      <w:r>
        <w:rPr>
          <w:color w:val="000000"/>
        </w:rPr>
        <w:t xml:space="preserve">. It is estimated that in the United States, insects provide approximately $60 billion worth of value annually when only considering a small subset of the ecosystem services they provide </w:t>
      </w:r>
      <w:r>
        <w:fldChar w:fldCharType="begin"/>
      </w:r>
      <w:r>
        <w:rPr>
          <w:color w:val="000000"/>
        </w:rPr>
        <w:instrText xml:space="preserve">ADDIN ZOTERO_ITEM CSL_CITATION {"citationID":"7uV3URbM","properties":{"formattedCitation":"(Losey and Vaughan, 2006)","plainCitation":"(Losey and Vaughan, 2006)","noteIndex":0},"citationItems":[{"id":60,"uris":["http://zotero.org/users/9696131/items/72MBX2ZZ"],"itemData":{"id":60,"type":"article-journal","container-title":"BioScience","DOI":"10.1641/0006-3568(2006)56[311:TEVOES]2.0.CO;2","ISSN":"0006-3568","issue":"4","journalAbbreviation":"BioScience","language":"en","page":"311","source":"DOI.org (Crossref)","title":"The Economic Value of Ecological Services Provided by Insects","volume":"56","author":[{"family":"Losey","given":"John E."},{"family":"Vaughan","given":"Mace"}],"issued":{"date-parts":[["2006"]]}}}],"schema":"https://github.com/citation-style-language/schema/raw/master/csl-citation.json"}</w:instrText>
      </w:r>
      <w:r>
        <w:rPr>
          <w:color w:val="000000"/>
        </w:rPr>
      </w:r>
      <w:r>
        <w:rPr>
          <w:color w:val="000000"/>
        </w:rPr>
        <w:fldChar w:fldCharType="separate"/>
      </w:r>
      <w:r>
        <w:rPr>
          <w:color w:val="000000"/>
        </w:rPr>
      </w:r>
      <w:r>
        <w:rPr/>
        <w:t>(Losey and Vaughan, 2006)</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Beetles</w:t>
      </w:r>
      <w:ins w:id="9" w:author="Charlene Janion-Scheepers" w:date="2026-03-20T13:37:00Z">
        <w:r>
          <w:rPr>
            <w:color w:val="000000"/>
          </w:rPr>
          <w:t xml:space="preserve"> (Coleoptera)</w:t>
        </w:r>
      </w:ins>
      <w:r>
        <w:rPr>
          <w:color w:val="000000"/>
        </w:rPr>
        <w:t xml:space="preserve"> provide numerous ecosystem services that vary depending on their specific biological</w:t>
      </w:r>
      <w:del w:id="10" w:author="Charlene Janion-Scheepers" w:date="2026-03-20T13:36:00Z">
        <w:r>
          <w:rPr>
            <w:color w:val="000000"/>
          </w:rPr>
          <w:delText>,</w:delText>
        </w:r>
      </w:del>
      <w:r>
        <w:rPr>
          <w:color w:val="000000"/>
        </w:rPr>
        <w:t xml:space="preserve">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r>
        <w:fldChar w:fldCharType="begin"/>
      </w:r>
      <w:r>
        <w:rPr>
          <w:color w:val="000000"/>
        </w:rPr>
        <w:instrText xml:space="preserve">ADDIN ZOTERO_ITEM CSL_CITATION {"citationID":"Ijyp9cji","properties":{"formattedCitation":"(Trichard {\\i{}et al.}, 2014; Makwela, Slotow and Munyai, 2023)","plainCitation":"(Trichard et al., 2014; Makwela, Slotow and Munyai, 2023)","noteIndex":0},"citationItems":[{"id":57,"uris":["http://zotero.org/users/9696131/items/MX74J7SI"],"itemData":{"id":57,"type":"article-journal","container-title":"Agriculture, Ecosystems &amp; Environment","DOI":"10.1016/j.agee.2014.01.031","ISSN":"01678809","journalAbbreviation":"Agriculture, Ecosystems &amp; Environment","language":"en","page":"40-47","source":"DOI.org (Crossref)","title":"The spatio-temporal distribution of weed seed predation differs between conservation agriculture and conventional tillage","volume":"188","author":[{"family":"Trichard","given":"Aude"},{"family":"Ricci","given":"Benoit"},{"family":"Ducourtieux","given":"Chantal"},{"family":"Petit","given":"Sandrine"}],"issued":{"date-parts":[["2014",4]]}}},{"id":58,"uris":["http://zotero.org/users/9696131/items/U33ENCPY"],"itemData":{"id":58,"type":"article-journal","abstract":"The sustainability of agroecosystems is at risk owing to continuous anthropogenic disturbance. As such, there is a need to evaluate indicator taxa that may be used to monitor the health of agricultural management systems. Carabid beetles are ubiquitous and functionally crucial in agroecosystems while at the same time are sensitive to the changes caused by management practices. Their quick response to anthropogenic disturbances has been proposed as a practical and realistic tool for monitoring the sustainability of agricultural practices. However, there is still disagreement about carabids as possible indicators of agroecosystem sustainability. We conducted a systematic review of the responses of carabid beetles to agricultural systems in different biogeographical areas. We examined whether these beetles could serve as potential indicators of agroecosystem sustainability. The ISI Web of Science, Google Scholar, and Scopus were used to search for papers published from 2000–2019. In total, we included 69 studies indicating the use of carabids to monitor the impact of management practices in agroecosystems. Most studies were conducted in European countries (n = 37), while Southern Africa and East Asia countries were significantly under-represented (n = 10). Carabid beetle response to agroecosystems varied between management practices, with biodiversity indices (n = 41: positive 60%, negative 19%, and neutral 19%) being the most measured response variable, followed by functional diversity (n = 28: positive 67%, negative 25%, and neutral 7%). Overall, our findings highlight the need for more research in underdeveloped countries, to investigate the potential of overlooked carabids and include response variables measuring functional diversity in assessing the sustainability of agricultural management. This will assist policy makers and land managers in making active and informed decisions about agroecological disturbances and management.","container-title":"Sustainability","DOI":"10.3390/su15053936","ISSN":"2071-1050","issue":"5","journalAbbreviation":"Sustainability","language":"en","page":"3936","source":"DOI.org (Crossref)","title":"Carabid Beetles (Coleoptera) as Indicators of Sustainability in Agroecosystems: A Systematic Review","title-short":"Carabid Beetles (Coleoptera) as Indicators of Sustainability in Agroecosystems","volume":"15","author":[{"family":"Makwela","given":"Maria M."},{"family":"Slotow","given":"Rob"},{"family":"Munyai","given":"Thinandavha C."}],"issued":{"date-parts":[["2023",2,21]]}}}],"schema":"https://github.com/citation-style-language/schema/raw/master/csl-citation.json"}</w:instrText>
      </w:r>
      <w:r>
        <w:rPr>
          <w:color w:val="000000"/>
        </w:rPr>
      </w:r>
      <w:r>
        <w:rPr>
          <w:color w:val="000000"/>
        </w:rPr>
        <w:fldChar w:fldCharType="separate"/>
      </w:r>
      <w:r>
        <w:rPr>
          <w:color w:val="000000"/>
        </w:rPr>
      </w:r>
      <w:r>
        <w:rPr/>
        <w:t xml:space="preserve">(Trichard </w:t>
      </w:r>
      <w:r>
        <w:rPr>
          <w:i/>
          <w:iCs/>
        </w:rPr>
        <w:t>et al.</w:t>
      </w:r>
      <w:r>
        <w:rPr/>
        <w:t>, 2014; Makwela, Slotow and Munyai, 2023)</w:t>
      </w:r>
      <w:r>
        <w:rPr>
          <w:color w:val="000000"/>
        </w:rPr>
      </w:r>
      <w:r>
        <w:rPr>
          <w:color w:val="000000"/>
        </w:rPr>
        <w:fldChar w:fldCharType="end"/>
      </w:r>
      <w:r>
        <w:rPr>
          <w:color w:val="000000"/>
        </w:rPr>
        <w:t xml:space="preserve">. Macrodetritivores such as tenebrionid beetles provide the key function of maintaining healthy levels of soil fertility and nutrient cycling through decomposing plant litter and other organic matter </w:t>
      </w:r>
      <w:r>
        <w:fldChar w:fldCharType="begin"/>
      </w:r>
      <w:r>
        <w:rPr>
          <w:color w:val="000000"/>
        </w:rPr>
        <w:instrText xml:space="preserve">ADDIN ZOTERO_ITEM CSL_CITATION {"citationID":"6JGt5W0Z","properties":{"formattedCitation":"(Mordkovich and Afanas\\uc0\\u8217{}ev, 1980)","plainCitation":"(Mordkovich and Afanas’ev, 1980)","noteIndex":0},"citationItems":[{"id":99,"uris":["http://zotero.org/users/9696131/items/VTIDNQA3"],"itemData":{"id":99,"type":"article-journal","container-title":"Ekologiya","ISSN":"0096-7807","issue":"3","page":"175-180","title":"Transformation of steppe litter by darkling-beetles (Coleoptera, Tenebrionidae).","volume":"11","author":[{"family":"Mordkovich","given":"Vyacheslav G."},{"family":"Afanas'ev","given":"N. A."}],"issued":{"date-parts":[["1980",5]]}}}],"schema":"https://github.com/citation-style-language/schema/raw/master/csl-citation.json"}</w:instrText>
      </w:r>
      <w:r>
        <w:rPr>
          <w:color w:val="000000"/>
        </w:rPr>
      </w:r>
      <w:r>
        <w:rPr>
          <w:color w:val="000000"/>
        </w:rPr>
        <w:fldChar w:fldCharType="separate"/>
      </w:r>
      <w:r>
        <w:rPr>
          <w:color w:val="000000"/>
        </w:rPr>
      </w:r>
      <w:r>
        <w:rPr/>
        <w:t>(Mordkovich and Afanas’ev, 1980)</w:t>
      </w:r>
      <w:r>
        <w:rPr>
          <w:color w:val="000000"/>
        </w:rPr>
      </w:r>
      <w:r>
        <w:rPr>
          <w:color w:val="000000"/>
        </w:rPr>
        <w:fldChar w:fldCharType="end"/>
      </w:r>
      <w:r>
        <w:rPr>
          <w:color w:val="000000"/>
        </w:rPr>
        <w:t xml:space="preserve">. Species such as </w:t>
      </w:r>
      <w:del w:id="11" w:author="Charlene Janion-Scheepers" w:date="2026-03-20T13:36:00Z">
        <w:r>
          <w:rPr>
            <w:color w:val="000000"/>
          </w:rPr>
          <w:delText xml:space="preserve">the </w:delText>
        </w:r>
      </w:del>
      <w:r>
        <w:rPr>
          <w:i/>
          <w:iCs/>
          <w:color w:val="000000"/>
        </w:rPr>
        <w:t>Nyctelia circumundata</w:t>
      </w:r>
      <w:ins w:id="12" w:author="Charlene Janion-Scheepers" w:date="2026-03-20T13:37:00Z">
        <w:r>
          <w:rPr>
            <w:color w:val="000000"/>
          </w:rPr>
          <w:t xml:space="preserve"> (Tenebrionidae)</w:t>
        </w:r>
      </w:ins>
      <w:r>
        <w:rPr>
          <w:i/>
          <w:iCs/>
          <w:color w:val="000000"/>
        </w:rPr>
        <w:t xml:space="preserve"> </w:t>
      </w:r>
      <w:r>
        <w:rPr>
          <w:color w:val="000000"/>
        </w:rPr>
        <w:t xml:space="preserve">in Patagonia have been observed to be key in maintaining the trophic structures of the environments in which they are active </w:t>
      </w:r>
      <w:r>
        <w:fldChar w:fldCharType="begin"/>
      </w:r>
      <w:r>
        <w:rPr>
          <w:color w:val="000000"/>
        </w:rPr>
        <w:instrText xml:space="preserve">ADDIN ZOTERO_ITEM CSL_CITATION {"citationID":"xvDMmsNK","properties":{"formattedCitation":"(Cheli, Bosco and Flores, 2022)","plainCitation":"(Cheli, Bosco and Flores, 2022)","noteIndex":0},"citationItems":[{"id":104,"uris":["http://zotero.org/users/9696131/items/HUF5G5CS"],"itemData":{"id":104,"type":"article-journal","abstract":"Decomposition of organic matter and soil properties linked to carbon (C) and nitrogen (N) cycling are considered key processes in soil fertility. In arid ecosystems, most plant litter remains intact for long periods and is gradually consumed by macrodetritivore arthropods. Tenebrionid beetles (Coleoptera: Tenebrionidae) are the most abundant macrodetritivores in many arid environments worldwide, and it is widely suggested that these beetles are responsible for most of the nutrient cycling from accumulated litter in warm and dry seasons in these ecosystems. In this study, the role of Nyctelia circumundata Lesne (Coleoptera: Tenebrionidae) on soil fertility and litter fragmentation during the warm-dry season was experimentally evaluated in northeastern Patagonia, using microcosm experiments in the laboratory. Our results showed that the presence of litter alone is not enough to incorporate organic matter (OM), as well as nitrogen (N) or carbon (C) into the soil. Adult individuals of N. circumundata consumed a significant fraction of the litter offered in the experimental pots (∼10 %) and this activity was also associated to increased soil N, C, and OM contents, and the C/N ratio. These facts highlighted that litter fragmentation, consumption, and its subsequent conversion into feces by N. circumundata positively affects soil fertility in northeastern Patagonia. Considering that tenebrionid beetles are a major group of primary consumers in deserts, these beetles play an important role in aboveground food web and a key energy conduit from plants (as litter) to higher trophic levels in this region. Finally, taking into account the ecological relevance of tenebrionid beetles for soil nutrient cycling (both at local and ecosytem scales) demonstrated in this work, we recommend incorporating these beetle assemblages into future conservation strategies for arid Patagonia.","container-title":"Geoderma","DOI":"10.1016/j.geoderma.2022.115770","ISSN":"0016-7061","journalAbbreviation":"Geoderma","page":"115770","source":"ScienceDirect","title":"The role of &lt;i&gt;Nyctelia circumundata&lt;/i&gt; (Coleoptera: Tenebrionidae) on litter fragmentation processes and soil fertility in northeastern arid patagonia","title-short":"The role of &lt;i&gt;Nyctelia circumundata&lt;/i&gt; (Coleoptera","volume":"415","author":[{"family":"Cheli","given":"Germán Horacio"},{"family":"Bosco","given":"Tomas"},{"family":"Flores","given":"Gustavo Ernesto"}],"issued":{"date-parts":[["2022",6,1]]}}}],"schema":"https://github.com/citation-style-language/schema/raw/master/csl-citation.json"}</w:instrText>
      </w:r>
      <w:r>
        <w:rPr>
          <w:color w:val="000000"/>
        </w:rPr>
      </w:r>
      <w:r>
        <w:rPr>
          <w:color w:val="000000"/>
        </w:rPr>
        <w:fldChar w:fldCharType="separate"/>
      </w:r>
      <w:r>
        <w:rPr>
          <w:color w:val="000000"/>
        </w:rPr>
      </w:r>
      <w:r>
        <w:rPr/>
        <w:t>(Cheli, Bosco and Flores, 2022)</w:t>
      </w:r>
      <w:r>
        <w:rPr>
          <w:color w:val="000000"/>
        </w:rPr>
      </w:r>
      <w:r>
        <w:rPr>
          <w:color w:val="000000"/>
        </w:rPr>
        <w:fldChar w:fldCharType="end"/>
      </w:r>
      <w:r>
        <w:rPr>
          <w:color w:val="000000"/>
        </w:rPr>
        <w:t>.</w:t>
      </w:r>
    </w:p>
    <w:p>
      <w:pPr>
        <w:pStyle w:val="Heading2"/>
        <w:numPr>
          <w:ilvl w:val="1"/>
          <w:numId w:val="1"/>
        </w:numPr>
        <w:spacing w:lineRule="auto" w:line="360"/>
        <w:rPr/>
      </w:pPr>
      <w:r>
        <w:rPr/>
        <w:t>Beetle assemblages, and factors influencing distribution</w:t>
      </w:r>
    </w:p>
    <w:p>
      <w:pPr>
        <w:pStyle w:val="Normal"/>
        <w:spacing w:lineRule="auto" w:line="360" w:before="0" w:after="140"/>
        <w:rPr>
          <w:del w:id="16" w:author="Charlene Janion-Scheepers" w:date="2026-03-20T13:39:00Z"/>
          <w:color w:val="000000"/>
        </w:rPr>
      </w:pPr>
      <w:del w:id="13" w:author="Charlene Janion-Scheepers" w:date="2026-03-20T13:39:00Z">
        <w:r>
          <w:rPr>
            <w:color w:val="000000"/>
          </w:rPr>
          <w:delText xml:space="preserve">Various biotic and abiotic factors together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delText>
        </w:r>
      </w:del>
      <w:r>
        <w:fldChar w:fldCharType="begin"/>
      </w:r>
      <w:r>
        <w:rPr>
          <w:color w:val="000000"/>
        </w:rPr>
        <w:instrText xml:space="preserve">ADDIN ZOTERO_ITEM CSL_CITATION {"citationID":"D5igpfVm","properties":{"formattedCitation":"(Hodkinson,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instrText>
      </w:r>
      <w:r>
        <w:rPr>
          <w:color w:val="000000"/>
        </w:rPr>
      </w:r>
      <w:r>
        <w:rPr>
          <w:color w:val="000000"/>
        </w:rPr>
        <w:fldChar w:fldCharType="separate"/>
      </w:r>
      <w:r>
        <w:rPr>
          <w:color w:val="000000"/>
        </w:rPr>
      </w:r>
      <w:del w:id="14" w:author="Charlene Janion-Scheepers" w:date="2026-03-20T13:39:00Z">
        <w:r>
          <w:rPr>
            <w:color w:val="000000"/>
          </w:rPr>
          <w:delText>(Hodkinson, 2005)</w:delText>
        </w:r>
      </w:del>
      <w:r>
        <w:rPr>
          <w:color w:val="000000"/>
        </w:rPr>
      </w:r>
      <w:r>
        <w:rPr>
          <w:color w:val="000000"/>
        </w:rPr>
        <w:fldChar w:fldCharType="end"/>
      </w:r>
      <w:del w:id="15" w:author="Charlene Janion-Scheepers" w:date="2026-03-20T13:39:00Z">
        <w:r>
          <w:rPr/>
          <w:delText>.</w:delText>
        </w:r>
      </w:del>
    </w:p>
    <w:p>
      <w:pPr>
        <w:pStyle w:val="Normal"/>
        <w:spacing w:lineRule="auto" w:line="360" w:before="0" w:after="140"/>
        <w:rPr>
          <w:color w:val="000000"/>
        </w:rPr>
      </w:pPr>
      <w:r>
        <w:rPr>
          <w:color w:val="000000"/>
        </w:rPr>
        <w:t xml:space="preserve">Beetles are one of the most diverse groups in the world with regards to both physiology and behaviour, therefore different groups of beetles will have their distributions affected by different factors </w:t>
      </w:r>
      <w:r>
        <w:fldChar w:fldCharType="begin"/>
      </w:r>
      <w:r>
        <w:rPr>
          <w:color w:val="000000"/>
        </w:rPr>
        <w:instrText xml:space="preserve">ADDIN ZOTERO_ITEM CSL_CITATION {"citationID":"N2Jv6fPU","properties":{"formattedCitation":"(Liu {\\i{}et al.}, 2016)","plainCitation":"(Liu et al., 2016)","noteIndex":0},"citationItems":[{"id":116,"uris":["http://zotero.org/users/9696131/items/E9S6BHXL"],"itemData":{"id":116,"type":"article-journal","abstract":"The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w:instrText>
      </w:r>
      <w:r>
        <w:rPr>
          <w:color w:val="000000"/>
        </w:rPr>
      </w:r>
      <w:r>
        <w:rPr>
          <w:color w:val="000000"/>
        </w:rPr>
        <w:fldChar w:fldCharType="separate"/>
      </w:r>
      <w:r>
        <w:rPr>
          <w:color w:val="000000"/>
        </w:rPr>
      </w:r>
      <w:r>
        <w:rPr/>
        <w:t xml:space="preserve">(Liu </w:t>
      </w:r>
      <w:r>
        <w:rPr>
          <w:i/>
          <w:iCs/>
        </w:rPr>
        <w:t>et al.</w:t>
      </w:r>
      <w:r>
        <w:rPr/>
        <w:t>, 2016)</w:t>
      </w:r>
      <w:r>
        <w:rPr>
          <w:color w:val="000000"/>
        </w:rPr>
      </w:r>
      <w:r>
        <w:rPr>
          <w:color w:val="000000"/>
        </w:rPr>
        <w:fldChar w:fldCharType="end"/>
      </w:r>
      <w:r>
        <w:rPr>
          <w:color w:val="000000"/>
        </w:rPr>
        <w:t>. There are three beetle families of focus in this study: Tenebrionidae, Carabidae, and Cicindelidae. Tenebrionidae are mostly detritivores</w:t>
      </w:r>
      <w:ins w:id="17" w:author="Charlene Janion-Scheepers" w:date="2026-03-20T13:39:00Z">
        <w:r>
          <w:rPr>
            <w:color w:val="000000"/>
          </w:rPr>
          <w:t>,</w:t>
        </w:r>
      </w:ins>
      <w:r>
        <w:rPr>
          <w:color w:val="000000"/>
        </w:rPr>
        <w:t xml:space="preserve"> </w:t>
      </w:r>
      <w:del w:id="18" w:author="Charlene Janion-Scheepers" w:date="2026-03-20T13:39:00Z">
        <w:r>
          <w:rPr>
            <w:color w:val="000000"/>
          </w:rPr>
          <w:delText xml:space="preserve">and </w:delText>
        </w:r>
      </w:del>
      <w:ins w:id="19" w:author="Charlene Janion-Scheepers" w:date="2026-03-20T13:39:00Z">
        <w:r>
          <w:rPr>
            <w:color w:val="000000"/>
          </w:rPr>
          <w:t xml:space="preserve">while </w:t>
        </w:r>
      </w:ins>
      <w:r>
        <w:rPr>
          <w:color w:val="000000"/>
        </w:rPr>
        <w:t>Carabidae and Cicindelidae are mostly omnivorous predators</w:t>
      </w:r>
      <w:ins w:id="20" w:author="Charlene Janion-Scheepers" w:date="2026-03-20T13:40:00Z">
        <w:r>
          <w:rPr>
            <w:color w:val="000000"/>
          </w:rPr>
          <w:t xml:space="preserve"> (REF)</w:t>
        </w:r>
      </w:ins>
      <w:r>
        <w:rPr>
          <w:color w:val="000000"/>
        </w:rPr>
        <w:t>. Historically</w:t>
      </w:r>
      <w:ins w:id="21" w:author="Charlene Janion-Scheepers" w:date="2026-03-20T13:40:00Z">
        <w:r>
          <w:rPr>
            <w:color w:val="000000"/>
          </w:rPr>
          <w:t>,</w:t>
        </w:r>
      </w:ins>
      <w:r>
        <w:rPr>
          <w:color w:val="000000"/>
        </w:rPr>
        <w:t xml:space="preserve"> Cicindelidae had been considered a subfamily of Carabidae, and the taxonomic</w:t>
      </w:r>
      <w:del w:id="22" w:author="Charlene Janion-Scheepers" w:date="2026-03-20T13:40:00Z">
        <w:r>
          <w:rPr>
            <w:color w:val="000000"/>
          </w:rPr>
          <w:delText>al</w:delText>
        </w:r>
      </w:del>
      <w:r>
        <w:rPr>
          <w:color w:val="000000"/>
        </w:rPr>
        <w:t xml:space="preserve"> status of whether they are two distinct families has </w:t>
      </w:r>
      <w:del w:id="23" w:author="Charlene Janion-Scheepers" w:date="2026-03-20T13:40:00Z">
        <w:r>
          <w:rPr>
            <w:color w:val="000000"/>
          </w:rPr>
          <w:delText xml:space="preserve">been a </w:delText>
        </w:r>
      </w:del>
      <w:r>
        <w:rPr>
          <w:color w:val="000000"/>
        </w:rPr>
        <w:t xml:space="preserve">long </w:t>
      </w:r>
      <w:ins w:id="24" w:author="Charlene Janion-Scheepers" w:date="2026-03-20T13:40:00Z">
        <w:r>
          <w:rPr>
            <w:color w:val="000000"/>
          </w:rPr>
          <w:t xml:space="preserve">been </w:t>
        </w:r>
      </w:ins>
      <w:r>
        <w:rPr>
          <w:color w:val="000000"/>
        </w:rPr>
        <w:t>debated</w:t>
      </w:r>
      <w:del w:id="25" w:author="Charlene Janion-Scheepers" w:date="2026-03-20T13:40:00Z">
        <w:r>
          <w:rPr>
            <w:color w:val="000000"/>
          </w:rPr>
          <w:delText xml:space="preserve"> issue</w:delText>
        </w:r>
      </w:del>
      <w:r>
        <w:rPr>
          <w:color w:val="000000"/>
        </w:rPr>
        <w:t xml:space="preserve">, although it has recently reached a consensus where Cicindelidae were separated from Carabidae </w:t>
      </w:r>
      <w:r>
        <w:fldChar w:fldCharType="begin"/>
      </w:r>
      <w:r>
        <w:rPr>
          <w:color w:val="000000"/>
        </w:rPr>
        <w:instrText xml:space="preserve">ADDIN ZOTERO_ITEM CSL_CITATION {"citationID":"Y9pGWJ4y","properties":{"formattedCitation":"(Zhu {\\i{}et al.}, 2025)","plainCitation":"(Zhu et al., 2025)","noteIndex":0},"citationItems":[{"id":39,"uris":["http://zotero.org/users/9696131/items/CCMMP5N5"],"itemData":{"id":39,"type":"article-journal","abstract":"ABSTRACT\n            \n              The ground beetle represents one of the largest families in Coleoptera and is the main object of various ecological studies. However, the phylogeny of Carabidae remains unresolved, with insufficient publicly available mitogenomic data and persistent issues of misidentifications. In this study, six complete mitochondrial genomes (mitogenomes) from the genus\n              Harpalus\n              are reported, ranging from 16,066 to 16,948 bp in length and containing 37 typical genes and a control region. Combined with previously reported mitogenomic data, we found all protein‐coding genes (PCGs) initiated with standard start codons ATN or TTG and ended with TAN or an incomplete stop codon single T. Evolutionary rate analysis (Ka/Ks) revealed\n              atp8\n              was the fastest‐evolving gene, whereas\n              cox1\n              was the slowest. Additionally, 13 cases of suspected misidentifications in public Carabidae mitogenomes from GenBank were identified, with potential corrections suggested. Bayesian inference and maximum likelihood approaches were used to infer the phylogenetic relationships within Carabidae based on 121 mitogenomes and various datasets. The results confirmed the distinct separation of Cicindelidae from Carabidae. Within Carabidae, most subfamilies were supported as monophyletic, except Licininae and Platyninae. However, inter‐subfamily relationships remain poorly resolved, with Carabinae and Nebriinae consistently occupying basal positions and Harpalinae s. l. positioned terminally across different topologies. Our results provided more insights into the phylogenetic relationships within Carabidae, while expanding mitogenomic and genomic data across carabid lineages is crucial to resolve the uncertain phylogenetic relationships within this important beetle clade.","container-title":"Ecology and Evolution","DOI":"10.1002/ece3.71707","ISSN":"2045-7758, 2045-7758","issue":"7","journalAbbreviation":"Ecology and Evolution","language":"en","page":"e71707","source":"DOI.org (Crossref)","title":"Comparative and Phylogenetic Analyses of Mitochondrial Genomes in Carabidae (Coleoptera: Adephaga)","title-short":"Comparative and Phylogenetic Analyses of Mitochondrial Genomes in Carabidae (Coleoptera","volume":"15","author":[{"family":"Zhu","given":"Pingzhou"},{"family":"Zhao","given":"Tianyou"},{"family":"Meng","given":"Yufang"},{"family":"Shi","given":"Hongliang"},{"family":"Liang","given":"Hongbin"},{"family":"Yang","given":"Chunyan"},{"family":"Song","given":"Fan"},{"family":"Zhou","given":"Jinhong"},{"family":"Huang","given":"Weidong"}],"issued":{"date-parts":[["2025",7]]}}}],"schema":"https://github.com/citation-style-language/schema/raw/master/csl-citation.json"}</w:instrText>
      </w:r>
      <w:r>
        <w:rPr>
          <w:color w:val="000000"/>
        </w:rPr>
      </w:r>
      <w:r>
        <w:rPr>
          <w:color w:val="000000"/>
        </w:rPr>
        <w:fldChar w:fldCharType="separate"/>
      </w:r>
      <w:r>
        <w:rPr>
          <w:color w:val="000000"/>
        </w:rPr>
      </w:r>
      <w:r>
        <w:rPr/>
        <w:t xml:space="preserve">(Zhu </w:t>
      </w:r>
      <w:r>
        <w:rPr>
          <w:i/>
          <w:iCs/>
        </w:rPr>
        <w:t>et al.</w:t>
      </w:r>
      <w:r>
        <w:rPr/>
        <w:t>, 2025)</w:t>
      </w:r>
      <w:r>
        <w:rPr>
          <w:color w:val="000000"/>
        </w:rPr>
      </w:r>
      <w:r>
        <w:rPr>
          <w:color w:val="000000"/>
        </w:rPr>
        <w:fldChar w:fldCharType="end"/>
      </w:r>
      <w:r>
        <w:rPr>
          <w:color w:val="000000"/>
        </w:rPr>
        <w:t xml:space="preserve">. However, due to the previous grouping and their similar ecologies, past and current ecological studies still continue to examine them collectively as a unit in order to draw conclusions </w:t>
      </w:r>
      <w:r>
        <w:fldChar w:fldCharType="begin"/>
      </w:r>
      <w:r>
        <w:rPr>
          <w:color w:val="000000"/>
        </w:rPr>
        <w:instrText xml:space="preserve">ADDIN ZOTERO_ITEM CSL_CITATION {"citationID":"RjjFZhLs","properties":{"formattedCitation":"(Boutaud {\\i{}et al.}, 2022)","plainCitation":"(Boutaud et al., 2022)","noteIndex":0},"citationItems":[{"id":40,"uris":["http://zotero.org/users/9696131/items/NGN76IBG"],"itemData":{"id":40,"type":"article-journal","abstract":"Abstract\n            \n              Reintroduction of grazing to counteract insect decline will lead to an increase of semi-open habitats. Semi-open habitats are highly heterogeneous, consisting of a mosaic of patches of trees or shrubs embedded in a matrix dominated by dwarf shrubs or grasses. Despite a lack of evidence, structural heterogeneity is expected to allow many species to co-occur, making semi-open habitats appear highly valuable for invertebrate conservation. We studied ground beetles in eight sites in two landscapes of Central Europe each encompassing semi-open, open, and forest habitats. Rapid response to environmental change and limited dispersal abilities make ground beetles an excellent model taxon to evaluate the effectiveness of such conservations measures. In both studied landscapes, ground beetle assemblages in semi-open habitats tended to be distinct and intermediate between those from the forest and open habitats. Species richness and functional diversity in semi-open habitats were similar to open habitats at site level. The majority of species entered the semi-open habitats, except for most threatened species, yet, few species were exclusively associated with semi-open habitats. We conclude that the continuous presence of many species in semi-open habitats likely results from mass effects rather than habitat heterogeneity\n              per se\n              . Our findings underline the conservation value of the existing forest, heathland, and grassland habitats over semi-open habitats which can, however, function as dispersal habitats and increase landscape connectivity. Strategies aiming at promoting semi-open habitats to counteract insect decline should target enhancing connectivity rather than the creation of habitats only.","container-title":"Biodiversity and Conservation","DOI":"10.1007/s10531-022-02402-z","ISSN":"0960-3115, 1572-9710","issue":"5-6","journalAbbreviation":"Biodivers Conserv","language":"en","page":"1469-1489","source":"DOI.org (Crossref)","title":"Conservation value of semi-open habitats for ground beetles (Coleoptera: Carabidae, Cicindelidae) in Central Europe","title-short":"Conservation value of semi-open habitats for ground beetles (Coleoptera","volume":"31","author":[{"family":"Boutaud","given":"Estève"},{"family":"Nolte","given":"Dorothea"},{"family":"Harry","given":"Ingmar"},{"family":"Assmann","given":"Thorsten"},{"family":"Drees","given":"Claudia"}],"issued":{"date-parts":[["2022",5]]}}}],"schema":"https://github.com/citation-style-language/schema/raw/master/csl-citation.json"}</w:instrText>
      </w:r>
      <w:r>
        <w:rPr>
          <w:color w:val="000000"/>
        </w:rPr>
      </w:r>
      <w:r>
        <w:rPr>
          <w:color w:val="000000"/>
        </w:rPr>
        <w:fldChar w:fldCharType="separate"/>
      </w:r>
      <w:r>
        <w:rPr>
          <w:color w:val="000000"/>
        </w:rPr>
      </w:r>
      <w:r>
        <w:rPr/>
        <w:t xml:space="preserve">(Boutaud </w:t>
      </w:r>
      <w:r>
        <w:rPr>
          <w:i/>
          <w:iCs/>
        </w:rPr>
        <w:t>et al.</w:t>
      </w:r>
      <w:r>
        <w:rPr/>
        <w:t>, 2022)</w:t>
      </w:r>
      <w:r>
        <w:rPr>
          <w:color w:val="000000"/>
        </w:rPr>
      </w:r>
      <w:r>
        <w:rPr>
          <w:color w:val="000000"/>
        </w:rPr>
        <w:fldChar w:fldCharType="end"/>
      </w:r>
      <w:r>
        <w:rPr>
          <w:color w:val="000000"/>
        </w:rPr>
        <w:t xml:space="preserve">. </w:t>
      </w:r>
      <w:commentRangeStart w:id="0"/>
      <w:r>
        <w:rPr>
          <w:color w:val="000000"/>
        </w:rPr>
        <w:t xml:space="preserve">Hereafter any references to Carabidae implicitly includes both Carabidae and Cicindelidae. </w:t>
      </w:r>
      <w:r>
        <w:rPr>
          <w:color w:val="000000"/>
        </w:rPr>
      </w:r>
      <w:commentRangeEnd w:id="0"/>
      <w:r>
        <w:commentReference w:id="0"/>
      </w:r>
      <w:r>
        <w:rPr>
          <w:color w:val="000000"/>
        </w:rPr>
        <w:t>When considering epigaeic beetle groups with limited or no flight capabilities, they are affected to a much greater degree by environmental changes to their immediate surrounding areas as the</w:t>
      </w:r>
      <w:ins w:id="26" w:author="Charlene Janion-Scheepers" w:date="2026-03-20T13:41:00Z">
        <w:r>
          <w:rPr>
            <w:color w:val="000000"/>
          </w:rPr>
          <w:t>ir dispersal is limited</w:t>
        </w:r>
      </w:ins>
      <w:del w:id="27" w:author="Charlene Janion-Scheepers" w:date="2026-03-20T13:42:00Z">
        <w:r>
          <w:rPr>
            <w:color w:val="000000"/>
          </w:rPr>
          <w:delText>y can not easily move away from their changing surroundings</w:delText>
        </w:r>
      </w:del>
      <w:r>
        <w:rPr>
          <w:color w:val="000000"/>
        </w:rPr>
        <w:t xml:space="preserve">, meaning that the effects of anthropogenic climate change will be exacerbated for them </w:t>
      </w:r>
      <w:r>
        <w:fldChar w:fldCharType="begin"/>
      </w:r>
      <w:r>
        <w:rPr>
          <w:color w:val="000000"/>
        </w:rPr>
        <w:instrText xml:space="preserve">ADDIN ZOTERO_ITEM CSL_CITATION {"citationID":"UVy2jEBU","properties":{"formattedCitation":"(Homburg {\\i{}et al.}, 2014; Duan {\\i{}et al.}, 2016)","plainCitation":"(Homburg et al., 2014; Duan et al., 2016)","noteIndex":0},"citationItems":[{"id":50,"uris":["http://zotero.org/users/9696131/items/E46VIDAW"],"itemData":{"id":50,"type":"article-journal","container-title":"Journal of Insect Conservation","DOI":"10.1007/s10841-014-9685-x","ISSN":"1366-638X, 1572-9753","issue":"5","journalAbbreviation":"J Insect Conserv","language":"en","page":"781-790","source":"DOI.org (Crossref)","title":"Evolutionarily significant units in a flightless ground beetle show different climate niches and high extinction risk due to climate change","volume":"18","author":[{"family":"Homburg","given":"Katharina"},{"family":"Brandt","given":"Patric"},{"family":"Drees","given":"Claudia"},{"family":"Assmann","given":"Thorsten"}],"issued":{"date-parts":[["2014",10]]}}},{"id":54,"uris":["http://zotero.org/users/9696131/items/4B4BGSZH"],"itemData":{"id":54,"type":"article-journal","container-title":"Agriculture, Ecosystems &amp; Environment","DOI":"10.1016/j.agee.2016.03.025","ISSN":"01678809","journalAbbreviation":"Agriculture, Ecosystems &amp; Environment","language":"en","page":"86-94","source":"DOI.org (Crossref)","title":"Environmental factors acting at multiple scales determine assemblages of insects and plants in agricultural mountain landscapes of northern China","volume":"224","author":[{"family":"Duan","given":"Meichun"},{"family":"Liu","given":"Yunhui"},{"family":"Yu","given":"Zhenrong"},{"family":"Li","given":"Liangtao"},{"family":"Wang","given":"Changliu"},{"family":"Axmacher","given":"Jan C."}],"issued":{"date-parts":[["2016",5]]}}}],"schema":"https://github.com/citation-style-language/schema/raw/master/csl-citation.json"}</w:instrText>
      </w:r>
      <w:r>
        <w:rPr>
          <w:color w:val="000000"/>
        </w:rPr>
      </w:r>
      <w:r>
        <w:rPr>
          <w:color w:val="000000"/>
        </w:rPr>
        <w:fldChar w:fldCharType="separate"/>
      </w:r>
      <w:r>
        <w:rPr>
          <w:color w:val="000000"/>
        </w:rPr>
      </w:r>
      <w:r>
        <w:rPr/>
        <w:t xml:space="preserve">(Homburg </w:t>
      </w:r>
      <w:r>
        <w:rPr>
          <w:i/>
          <w:iCs/>
        </w:rPr>
        <w:t>et al.</w:t>
      </w:r>
      <w:r>
        <w:rPr/>
        <w:t xml:space="preserve">, 2014; Duan </w:t>
      </w:r>
      <w:r>
        <w:rPr>
          <w:i/>
          <w:iCs/>
        </w:rPr>
        <w:t>et al.</w:t>
      </w:r>
      <w:r>
        <w:rPr/>
        <w:t>, 2016)</w:t>
      </w:r>
      <w:r>
        <w:rPr>
          <w:color w:val="000000"/>
        </w:rPr>
      </w:r>
      <w:r>
        <w:rPr>
          <w:color w:val="000000"/>
        </w:rPr>
        <w:fldChar w:fldCharType="end"/>
      </w:r>
      <w:r>
        <w:rPr>
          <w:color w:val="000000"/>
        </w:rPr>
        <w:t xml:space="preserve">. The three beetle families mentioned prior all exhibit limited flight capabilities </w:t>
      </w:r>
      <w:r>
        <w:fldChar w:fldCharType="begin"/>
      </w:r>
      <w:r>
        <w:rPr>
          <w:color w:val="000000"/>
        </w:rPr>
        <w:instrText xml:space="preserve">ADDIN ZOTERO_ITEM CSL_CITATION {"citationID":"dWNq8vOU","properties":{"formattedCitation":"(L\\uc0\\u246{}vei and Sunderland, 1996; Carpaneto and Fattorini, 2002)","plainCitation":"(Lövei and Sunderland, 1996; Carpaneto and Fattorini, 2002)","noteIndex":0},"citationItems":[{"id":56,"uris":["http://zotero.org/users/9696131/items/2QSNMRNK"],"itemData":{"id":56,"type":"article-journal","abstract":"The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D."}],"issued":{"date-parts":[["1996",1]]}}},{"id":49,"uris":["http://zotero.org/users/9696131/items/UV7PSTLB"],"itemData":{"id":49,"type":"article-journal","container-title":"Biogeographia – The Journal of Integrative Biogeography","DOI":"10.21426/B6110050","ISSN":"1594-7629","journalAbbreviation":"Biogeographia","source":"DOI.org (Crossref)","title":"Flightlessness in psammophilous beetles inhabiting a Mediterranean coastal area: ecological and biogeographical implications","title-short":"Flightlessness in psammophilous beetles inhabiting a Mediterranean coastal area","URL":"http://escholarship.org/uc/item/32m6640q","volume":"23","author":[{"family":"Carpaneto","given":"Giuseppe","suffix":"M."},{"family":"Fattorini","given":"Simone"}],"accessed":{"date-parts":[["2026",3,15]]},"issued":{"date-parts":[["2002"]]}}}],"schema":"https://github.com/citation-style-language/schema/raw/master/csl-citation.json"}</w:instrText>
      </w:r>
      <w:r>
        <w:rPr>
          <w:color w:val="000000"/>
        </w:rPr>
      </w:r>
      <w:r>
        <w:rPr>
          <w:color w:val="000000"/>
        </w:rPr>
        <w:fldChar w:fldCharType="separate"/>
      </w:r>
      <w:r>
        <w:rPr>
          <w:color w:val="000000"/>
        </w:rPr>
      </w:r>
      <w:r>
        <w:rPr/>
        <w:t>(Lövei and Sunderland, 1996; Carpaneto and Fattorini, 2002)</w:t>
      </w:r>
      <w:r>
        <w:rPr>
          <w:color w:val="000000"/>
        </w:rPr>
      </w:r>
      <w:r>
        <w:rPr>
          <w:color w:val="000000"/>
        </w:rPr>
        <w:fldChar w:fldCharType="end"/>
      </w:r>
      <w:r>
        <w:rPr>
          <w:color w:val="000000"/>
        </w:rPr>
        <w:t xml:space="preserve">. Whether or not a species is affected by an environmental factor, and to what extent it is affected, is mostly dependent on the interaction between its mobility and trophic strategy </w:t>
      </w:r>
      <w:r>
        <w:fldChar w:fldCharType="begin"/>
      </w:r>
      <w:r>
        <w:rPr>
          <w:color w:val="000000"/>
        </w:rPr>
        <w:instrText xml:space="preserve">ADDIN ZOTERO_ITEM CSL_CITATION {"citationID":"ra89Unxf","properties":{"formattedCitation":"(Liu {\\i{}et al.}, 2016)","plainCitation":"(Liu et al., 2016)","noteIndex":0},"citationItems":[{"id":116,"uris":["http://zotero.org/users/9696131/items/E9S6BHXL"],"itemData":{"id":116,"type":"article-journal","abstract":"The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w:instrText>
      </w:r>
      <w:r>
        <w:rPr>
          <w:color w:val="000000"/>
        </w:rPr>
      </w:r>
      <w:r>
        <w:rPr>
          <w:color w:val="000000"/>
        </w:rPr>
        <w:fldChar w:fldCharType="separate"/>
      </w:r>
      <w:r>
        <w:rPr>
          <w:color w:val="000000"/>
        </w:rPr>
      </w:r>
      <w:r>
        <w:rPr/>
        <w:t xml:space="preserve">(Liu </w:t>
      </w:r>
      <w:r>
        <w:rPr>
          <w:i/>
          <w:iCs/>
        </w:rPr>
        <w:t>et al.</w:t>
      </w:r>
      <w:r>
        <w:rPr/>
        <w:t>, 2016)</w:t>
      </w:r>
      <w:r>
        <w:rPr>
          <w:color w:val="000000"/>
        </w:rPr>
      </w:r>
      <w:r>
        <w:rPr>
          <w:color w:val="000000"/>
        </w:rPr>
        <w:fldChar w:fldCharType="end"/>
      </w:r>
      <w:r>
        <w:rPr>
          <w:color w:val="000000"/>
        </w:rPr>
        <w:t>.</w:t>
      </w:r>
    </w:p>
    <w:p>
      <w:pPr>
        <w:pStyle w:val="Normal"/>
        <w:spacing w:lineRule="auto" w:line="360" w:before="0" w:after="140"/>
        <w:rPr>
          <w:ins w:id="31" w:author="Charlene Janion-Scheepers" w:date="2026-03-20T13:39:00Z"/>
          <w:color w:val="000000"/>
        </w:rPr>
      </w:pPr>
      <w:ins w:id="28" w:author="Charlene Janion-Scheepers" w:date="2026-03-20T13:39:00Z">
        <w:r>
          <w:rPr>
            <w:color w:val="000000"/>
          </w:rPr>
          <w:t xml:space="preserve">Various biotic and abiotic factors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t>
        </w:r>
      </w:ins>
      <w:r>
        <w:fldChar w:fldCharType="begin"/>
      </w:r>
      <w:r>
        <w:rPr>
          <w:color w:val="000000"/>
        </w:rPr>
        <w:instrText xml:space="preserve">ADDIN ZOTERO_ITEM CSL_CITATION {"citationID":"D5igpfVm","properties":{"formattedCitation":"(Hodkinson,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instrText>
      </w:r>
      <w:r>
        <w:rPr>
          <w:color w:val="000000"/>
        </w:rPr>
      </w:r>
      <w:r>
        <w:rPr>
          <w:color w:val="000000"/>
        </w:rPr>
        <w:fldChar w:fldCharType="separate"/>
      </w:r>
      <w:r>
        <w:rPr>
          <w:color w:val="000000"/>
        </w:rPr>
      </w:r>
      <w:ins w:id="29" w:author="Charlene Janion-Scheepers" w:date="2026-03-20T13:39:00Z">
        <w:r>
          <w:rPr/>
          <w:t>(Hodkinson, 2005)</w:t>
        </w:r>
      </w:ins>
      <w:r>
        <w:rPr>
          <w:color w:val="000000"/>
        </w:rPr>
      </w:r>
      <w:r>
        <w:rPr>
          <w:color w:val="000000"/>
        </w:rPr>
        <w:fldChar w:fldCharType="end"/>
      </w:r>
      <w:ins w:id="30" w:author="Charlene Janion-Scheepers" w:date="2026-03-20T13:39:00Z">
        <w:r>
          <w:rPr>
            <w:color w:val="000000"/>
          </w:rPr>
          <w:t>.</w:t>
        </w:r>
      </w:ins>
    </w:p>
    <w:p>
      <w:pPr>
        <w:pStyle w:val="Normal"/>
        <w:spacing w:lineRule="auto" w:line="360" w:before="0" w:after="140"/>
        <w:rPr>
          <w:color w:val="000000"/>
        </w:rPr>
      </w:pPr>
      <w:r>
        <w:rPr>
          <w:color w:val="000000"/>
        </w:rPr>
        <w:t xml:space="preserve">All </w:t>
      </w:r>
      <w:del w:id="32" w:author="Charlene Janion-Scheepers" w:date="2026-03-20T13:42:00Z">
        <w:r>
          <w:rPr>
            <w:color w:val="000000"/>
          </w:rPr>
          <w:delText xml:space="preserve">of the </w:delText>
        </w:r>
      </w:del>
      <w:r>
        <w:rPr>
          <w:color w:val="000000"/>
        </w:rPr>
        <w:t xml:space="preserve">three prior mentioned beetle families have been shown to be affected by changes to vegetation and soil. For vegetation some of the key variables </w:t>
      </w:r>
      <w:del w:id="33" w:author="Charlene Janion-Scheepers" w:date="2026-03-20T13:43:00Z">
        <w:r>
          <w:rPr>
            <w:color w:val="000000"/>
          </w:rPr>
          <w:delText>are:</w:delText>
        </w:r>
      </w:del>
      <w:ins w:id="34" w:author="Charlene Janion-Scheepers" w:date="2026-03-20T13:43:00Z">
        <w:r>
          <w:rPr>
            <w:color w:val="000000"/>
          </w:rPr>
          <w:t>include</w:t>
        </w:r>
      </w:ins>
      <w:r>
        <w:rPr>
          <w:color w:val="000000"/>
        </w:rPr>
        <w:t xml:space="preserve"> ground cover, height, vertical complexity, biomass, and diversity all relative to their specific areas </w:t>
      </w:r>
      <w:r>
        <w:fldChar w:fldCharType="begin"/>
      </w:r>
      <w:r>
        <w:rPr>
          <w:color w:val="000000"/>
        </w:rPr>
        <w:instrText xml:space="preserve">ADDIN ZOTERO_ITEM CSL_CITATION {"citationID":"nB92F3gj","properties":{"formattedCitation":"(Liu {\\i{}et al.}, 2016; Cheli {\\i{}et al.}, 2021; Gon\\uc0\\u231{}alves {\\i{}et al.}, 2021)","plainCitation":"(Liu et al., 2016; Cheli et al., 2021; Gonçalves et al., 2021)","noteIndex":0},"citationItems":[{"id":116,"uris":["http://zotero.org/users/9696131/items/E9S6BHXL"],"itemData":{"id":116,"type":"article-journal","abstract":"The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E."}],"issued":{"date-parts":[["2021"]]}}},{"id":59,"uris":["http://zotero.org/users/9696131/items/3RZWZMUJ"],"itemData":{"id":59,"type":"article-journal","abstract":"Viticulture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w:instrText>
      </w:r>
      <w:r>
        <w:rPr>
          <w:color w:val="000000"/>
        </w:rPr>
      </w:r>
      <w:r>
        <w:rPr>
          <w:color w:val="000000"/>
        </w:rPr>
        <w:fldChar w:fldCharType="separate"/>
      </w:r>
      <w:r>
        <w:rPr>
          <w:color w:val="000000"/>
        </w:rPr>
      </w:r>
      <w:r>
        <w:rPr/>
        <w:t xml:space="preserve">(Liu </w:t>
      </w:r>
      <w:r>
        <w:rPr>
          <w:i/>
          <w:iCs/>
        </w:rPr>
        <w:t>et al.</w:t>
      </w:r>
      <w:r>
        <w:rPr/>
        <w:t xml:space="preserve">, 2016; Cheli </w:t>
      </w:r>
      <w:r>
        <w:rPr>
          <w:i/>
          <w:iCs/>
        </w:rPr>
        <w:t>et al.</w:t>
      </w:r>
      <w:r>
        <w:rPr/>
        <w:t xml:space="preserve">, 2021; Gonçalves </w:t>
      </w:r>
      <w:r>
        <w:rPr>
          <w:i/>
          <w:iCs/>
        </w:rPr>
        <w:t>et al.</w:t>
      </w:r>
      <w:r>
        <w:rPr/>
        <w:t>, 2021)</w:t>
      </w:r>
      <w:r>
        <w:rPr>
          <w:color w:val="000000"/>
        </w:rPr>
      </w:r>
      <w:r>
        <w:rPr>
          <w:color w:val="000000"/>
        </w:rPr>
        <w:fldChar w:fldCharType="end"/>
      </w:r>
      <w:r>
        <w:rPr>
          <w:color w:val="000000"/>
        </w:rPr>
        <w:t>. For soil some of the key variables are</w:t>
      </w:r>
      <w:ins w:id="35" w:author="Charlene Janion-Scheepers" w:date="2026-03-20T13:43:00Z">
        <w:r>
          <w:rPr>
            <w:color w:val="000000"/>
          </w:rPr>
          <w:t xml:space="preserve"> </w:t>
        </w:r>
      </w:ins>
      <w:del w:id="36" w:author="Charlene Janion-Scheepers" w:date="2026-03-20T13:43:00Z">
        <w:r>
          <w:rPr>
            <w:color w:val="000000"/>
          </w:rPr>
          <w:delText xml:space="preserve">: </w:delText>
        </w:r>
      </w:del>
      <w:r>
        <w:rPr>
          <w:color w:val="000000"/>
        </w:rPr>
        <w:t xml:space="preserve">pH, texture, </w:t>
      </w:r>
      <w:ins w:id="37" w:author="Charlene Janion-Scheepers" w:date="2026-03-20T13:47:00Z">
        <w:r>
          <w:rPr>
            <w:color w:val="000000"/>
          </w:rPr>
          <w:t xml:space="preserve">moisture, </w:t>
        </w:r>
      </w:ins>
      <w:r>
        <w:rPr>
          <w:color w:val="000000"/>
        </w:rPr>
        <w:t xml:space="preserve">salinity, organic content, and conductivity </w:t>
      </w:r>
      <w:r>
        <w:fldChar w:fldCharType="begin"/>
      </w:r>
      <w:r>
        <w:rPr>
          <w:color w:val="000000"/>
        </w:rPr>
        <w:instrText xml:space="preserve">ADDIN ZOTERO_ITEM CSL_CITATION {"citationID":"OfC6A0RQ","properties":{"formattedCitation":"(Holland and Luff, 2000; Duan {\\i{}et al.}, 2016; Cheli {\\i{}et al.}, 2021; Liu, Wang, Wang, {\\i{}et al.}, 2021)","plainCitation":"(Holland and Luff, 2000; Duan et al., 2016; Cheli et al., 2021; Liu, Wang, Wang, et al., 2021)","noteIndex":0},"citationItems":[{"id":48,"uris":["http://zotero.org/users/9696131/items/3RPYA8BI"],"itemData":{"id":48,"type":"article-journal","container-title":"Integrated Pest Management Reviews","DOI":"10.1023/A:1009619309424","ISSN":"1353-5226, 1572-9745","issue":"2","journalAbbreviation":"Integrated Pest Management Reviews","language":"en","license":"https://www.springernature.com/gp/researchers/text-and-data-mining","page":"109-129","source":"DOI.org (Crossref)","title":"The Effects of Agricultural Practices on Carabidae in Temperate Agroecosystems","volume":"5","author":[{"family":"Holland","given":"J.M."},{"family":"Luff","given":"M.L."}],"issued":{"date-parts":[["2000",6]]}}},{"id":54,"uris":["http://zotero.org/users/9696131/items/4B4BGSZH"],"itemData":{"id":54,"type":"article-journal","container-title":"Agriculture, Ecosystems &amp; Environment","DOI":"10.1016/j.agee.2016.03.025","ISSN":"01678809","journalAbbreviation":"Agriculture, Ecosystems &amp; Environment","language":"en","page":"86-94","source":"DOI.org (Crossref)","title":"Environmental factors acting at multiple scales determine assemblages of insects and plants in agricultural mountain landscapes of northern China","volume":"224","author":[{"family":"Duan","given":"Meichun"},{"family":"Liu","given":"Yunhui"},{"family":"Yu","given":"Zhenrong"},{"family":"Li","given":"Liangtao"},{"family":"Wang","given":"Changliu"},{"family":"Axmacher","given":"Jan C."}],"issued":{"date-parts":[["2016",5]]}}},{"id":53,"uris":["http://zotero.org/users/9696131/items/QCWW3C77"],"itemData":{"id":53,"type":"article-journal","container-title":"Anais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E."}],"issued":{"date-parts":[["2021"]]}}},{"id":42,"uris":["http://zotero.org/users/9696131/items/4J6QWYA3"],"itemData":{"id":42,"type":"article-journal","container-title":"Ecological Indicators","DOI":"10.1016/j.ecolind.2021.108393","ISSN":"1470160X","journalAbbreviation":"Ecological Indicators","language":"en","page":"108393","source":"DOI.org (Crossref)","title":"Driving factors and their interactions of carabid beetle distribution based on the geographical detector method","volume":"133","author":[{"family":"Liu","given":"Xueqin"},{"family":"Wang","given":"Hui"},{"family":"Wang","given":"Xinpu"},{"family":"Bai","given":"Ming"},{"family":"He","given":"Dahan"}],"issued":{"date-parts":[["2021",12]]}}}],"schema":"https://github.com/citation-style-language/schema/raw/master/csl-citation.json"}</w:instrText>
      </w:r>
      <w:r>
        <w:rPr>
          <w:color w:val="000000"/>
        </w:rPr>
      </w:r>
      <w:r>
        <w:rPr>
          <w:color w:val="000000"/>
        </w:rPr>
        <w:fldChar w:fldCharType="separate"/>
      </w:r>
      <w:r>
        <w:rPr>
          <w:color w:val="000000"/>
        </w:rPr>
      </w:r>
      <w:r>
        <w:rPr/>
        <w:t xml:space="preserve">(Holland and Luff, 2000; Duan </w:t>
      </w:r>
      <w:r>
        <w:rPr>
          <w:i/>
          <w:iCs/>
        </w:rPr>
        <w:t>et al.</w:t>
      </w:r>
      <w:r>
        <w:rPr/>
        <w:t xml:space="preserve">, 2016; Cheli </w:t>
      </w:r>
      <w:r>
        <w:rPr>
          <w:i/>
          <w:iCs/>
        </w:rPr>
        <w:t>et al.</w:t>
      </w:r>
      <w:r>
        <w:rPr/>
        <w:t xml:space="preserve">, 2021; Liu, Wang, Wang, </w:t>
      </w:r>
      <w:r>
        <w:rPr>
          <w:i/>
          <w:iCs/>
        </w:rPr>
        <w:t>et al.</w:t>
      </w:r>
      <w:r>
        <w:rPr/>
        <w:t>, 2021)</w:t>
      </w:r>
      <w:r>
        <w:rPr>
          <w:color w:val="000000"/>
        </w:rPr>
      </w:r>
      <w:r>
        <w:rPr>
          <w:color w:val="000000"/>
        </w:rPr>
        <w:fldChar w:fldCharType="end"/>
      </w:r>
      <w:r>
        <w:rPr>
          <w:color w:val="000000"/>
        </w:rPr>
        <w:t xml:space="preserve">. Temperature (air and ground temperature) was also shown to affect </w:t>
      </w:r>
      <w:del w:id="38" w:author="Charlene Janion-Scheepers" w:date="2026-03-20T13:43:00Z">
        <w:r>
          <w:rPr>
            <w:color w:val="000000"/>
          </w:rPr>
          <w:delText>all of the</w:delText>
        </w:r>
      </w:del>
      <w:ins w:id="39" w:author="Charlene Janion-Scheepers" w:date="2026-03-20T13:43:00Z">
        <w:r>
          <w:rPr>
            <w:color w:val="000000"/>
          </w:rPr>
          <w:t>these</w:t>
        </w:r>
      </w:ins>
      <w:r>
        <w:rPr>
          <w:color w:val="000000"/>
        </w:rPr>
        <w:t xml:space="preserve"> families. </w:t>
      </w:r>
      <w:ins w:id="40" w:author="Charlene Janion-Scheepers" w:date="2026-03-20T13:43:00Z">
        <w:r>
          <w:rPr>
            <w:color w:val="000000"/>
          </w:rPr>
          <w:t xml:space="preserve">For example, </w:t>
        </w:r>
      </w:ins>
      <w:del w:id="41" w:author="Charlene Janion-Scheepers" w:date="2026-03-20T13:43:00Z">
        <w:r>
          <w:rPr>
            <w:color w:val="000000"/>
          </w:rPr>
          <w:delText xml:space="preserve">The predatory family of the </w:delText>
        </w:r>
      </w:del>
      <w:r>
        <w:rPr>
          <w:color w:val="000000"/>
        </w:rPr>
        <w:t xml:space="preserve">Carabidae were less affected by air temperature than ground temperature since </w:t>
      </w:r>
      <w:del w:id="42" w:author="Charlene Janion-Scheepers" w:date="2026-03-20T13:44:00Z">
        <w:r>
          <w:rPr>
            <w:color w:val="000000"/>
          </w:rPr>
          <w:delText xml:space="preserve">a lot of temperature as a limiting factor for them occurs when </w:delText>
        </w:r>
      </w:del>
      <w:r>
        <w:rPr>
          <w:color w:val="000000"/>
        </w:rPr>
        <w:t xml:space="preserve">they burrow to overwinter as larvae and adults </w:t>
      </w:r>
      <w:r>
        <w:fldChar w:fldCharType="begin"/>
      </w:r>
      <w:r>
        <w:rPr>
          <w:color w:val="000000"/>
        </w:rPr>
        <w:instrText xml:space="preserve">ADDIN ZOTERO_ITEM CSL_CITATION {"citationID":"21kXrSY4","properties":{"formattedCitation":"(L\\uc0\\u246{}vei and Sunderland, 1996; Gon\\uc0\\u231{}alves {\\i{}et al.}, 2021)","plainCitation":"(Lövei and Sunderland, 1996; Gonçalves et al., 2021)","noteIndex":0},"citationItems":[{"id":56,"uris":["http://zotero.org/users/9696131/items/2QSNMRNK"],"itemData":{"id":56,"type":"article-journal","abstract":"The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D."}],"issued":{"date-parts":[["1996",1]]}}},{"id":59,"uris":["http://zotero.org/users/9696131/items/3RZWZMUJ"],"itemData":{"id":59,"type":"article-journal","abstract":"Viticulture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w:instrText>
      </w:r>
      <w:r>
        <w:rPr>
          <w:color w:val="000000"/>
        </w:rPr>
      </w:r>
      <w:r>
        <w:rPr>
          <w:color w:val="000000"/>
        </w:rPr>
        <w:fldChar w:fldCharType="separate"/>
      </w:r>
      <w:r>
        <w:rPr>
          <w:color w:val="000000"/>
        </w:rPr>
      </w:r>
      <w:r>
        <w:rPr/>
        <w:t xml:space="preserve">(Lövei and Sunderland, 1996; Gonçalves </w:t>
      </w:r>
      <w:r>
        <w:rPr>
          <w:i/>
          <w:iCs/>
        </w:rPr>
        <w:t>et al.</w:t>
      </w:r>
      <w:r>
        <w:rPr/>
        <w:t>, 2021)</w:t>
      </w:r>
      <w:r>
        <w:rPr>
          <w:color w:val="000000"/>
        </w:rPr>
      </w:r>
      <w:r>
        <w:rPr>
          <w:color w:val="000000"/>
        </w:rPr>
        <w:fldChar w:fldCharType="end"/>
      </w:r>
      <w:r>
        <w:rPr>
          <w:color w:val="000000"/>
        </w:rPr>
        <w:t xml:space="preserve">. For </w:t>
      </w:r>
      <w:del w:id="43" w:author="Charlene Janion-Scheepers" w:date="2026-03-20T13:44:00Z">
        <w:r>
          <w:rPr>
            <w:color w:val="000000"/>
          </w:rPr>
          <w:delText xml:space="preserve">the detritivorous </w:delText>
        </w:r>
      </w:del>
      <w:r>
        <w:rPr>
          <w:color w:val="000000"/>
        </w:rPr>
        <w:t xml:space="preserve">Tenebrionidae both air and ground temperature can affect their distribution to a great extent </w:t>
      </w:r>
      <w:r>
        <w:fldChar w:fldCharType="begin"/>
      </w:r>
      <w:r>
        <w:rPr>
          <w:color w:val="000000"/>
        </w:rPr>
        <w:instrText xml:space="preserve">ADDIN ZOTERO_ITEM CSL_CITATION {"citationID":"IjoUamM8","properties":{"formattedCitation":"(Santos, 2002; Cheli {\\i{}et al.}, 2021; Ren {\\i{}et al.}, 2025)","plainCitation":"(Santos, 2002; Cheli et al., 2021; Ren et al., 2025)","noteIndex":0},"citationItems":[{"id":45,"uris":["http://zotero.org/users/9696131/items/K7UMSTDR"],"itemData":{"id":45,"type":"article-journal","container-title":"Journal of Arid Environments","DOI":"10.1016/S0140-1963(01)90927-9","ISSN":"01401963","issue":"1","license":"https://www.elsevier.com/tdm/userlicense/1.0/","page":"63-85","source":"DOI.org (Crossref)","title":"Habitat selection and assemblage structure of darkling beetles (Col. Tenebrionidae) along environmental gradients on the island of Tenerife (Canary Islands)","volume":"52","author":[{"family":"Santos","given":"A"}],"issued":{"date-parts":[["2002",9]]}}},{"id":53,"uris":["http://zotero.org/users/9696131/items/QCWW3C77"],"itemData":{"id":53,"type":"article-journal","container-title":"Anais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E."}],"issued":{"date-parts":[["2021"]]}}},{"id":47,"uris":["http://zotero.org/users/9696131/items/UT28WV8X"],"itemData":{"id":47,"type":"article-journal","container-title":"Journal of Arid Land","DOI":"10.1007/s40333-025-0001-2","ISSN":"1674-6767, 2194-7783","issue":"1","journalAbbreviation":"J. Arid Land","language":"en","page":"112-129","source":"DOI.org (Crossref)","title":"Spatiotemporal variations of tenebrionid beetles (Coleoptera: Tenebrionidae) in the Gobi desert, Northwest China","title-short":"Spatiotemporal variations of tenebrionid beetles (Coleoptera","volume":"17","author":[{"family":"Ren","given":"Jialong"},{"family":"Zhao","given":"Wenzhi"},{"family":"He","given":"Zhibin"},{"family":"Wang","given":"Yongzhen"},{"family":"Feng","given":"Yilin"},{"family":"Niu","given":"Yiping"},{"family":"Xin","given":"Weidong"},{"family":"Pan","given":"Chengchen"},{"family":"Liu","given":"Jiliang"}],"issued":{"date-parts":[["2025",1]]}}}],"schema":"https://github.com/citation-style-language/schema/raw/master/csl-citation.json"}</w:instrText>
      </w:r>
      <w:r>
        <w:rPr>
          <w:color w:val="000000"/>
        </w:rPr>
      </w:r>
      <w:r>
        <w:rPr>
          <w:color w:val="000000"/>
        </w:rPr>
        <w:fldChar w:fldCharType="separate"/>
      </w:r>
      <w:r>
        <w:rPr>
          <w:color w:val="000000"/>
        </w:rPr>
      </w:r>
      <w:r>
        <w:rPr/>
        <w:t xml:space="preserve">(Santos, 2002; Cheli </w:t>
      </w:r>
      <w:r>
        <w:rPr>
          <w:i/>
          <w:iCs/>
        </w:rPr>
        <w:t>et al.</w:t>
      </w:r>
      <w:r>
        <w:rPr/>
        <w:t xml:space="preserve">, 2021; Ren </w:t>
      </w:r>
      <w:r>
        <w:rPr>
          <w:i/>
          <w:iCs/>
        </w:rPr>
        <w:t>et al.</w:t>
      </w:r>
      <w:r>
        <w:rPr/>
        <w:t>, 2025)</w:t>
      </w:r>
      <w:r>
        <w:rPr>
          <w:color w:val="000000"/>
        </w:rPr>
      </w:r>
      <w:r>
        <w:rPr>
          <w:color w:val="000000"/>
        </w:rPr>
        <w:fldChar w:fldCharType="end"/>
      </w:r>
      <w:r>
        <w:rPr>
          <w:color w:val="000000"/>
        </w:rPr>
        <w:t xml:space="preserve">. Light intensity and light availability is related to vertical vegetative complexity but is still directly important for all of the families and are positively correlated with their distribution </w:t>
      </w:r>
      <w:r>
        <w:fldChar w:fldCharType="begin"/>
      </w:r>
      <w:r>
        <w:rPr>
          <w:color w:val="000000"/>
        </w:rPr>
        <w:instrText xml:space="preserve">ADDIN ZOTERO_ITEM CSL_CITATION {"citationID":"OiX94LKF","properties":{"formattedCitation":"(Vodka and Cizek, 2013; Tyszecka, Zaj\\uc0\\u261{}c and Kadej, 2025)","plainCitation":"(Vodka and Cizek, 2013; Tyszecka, Zając and Kadej, 2025)","noteIndex":0},"citationItems":[{"id":46,"uris":["http://zotero.org/users/9696131/items/R6EXT7FN"],"itemData":{"id":46,"type":"article-journal","container-title":"Forest Ecology and Management","DOI":"10.1016/j.foreco.2013.04.007","ISSN":"03781127","journalAbbreviation":"Forest Ecology and Management","language":"en","page":"33-41","source":"DOI.org (Crossref)","title":"The effects of edge-interior and understorey-canopy gradients on the distribution of saproxylic beetles in a temperate lowland forest","volume":"304","author":[{"family":"Vodka","given":"Š."},{"family":"Cizek","given":"L."}],"issued":{"date-parts":[["2013",9]]}}},{"id":44,"uris":["http://zotero.org/users/9696131/items/PKKR5TQ8"],"itemData":{"id":44,"type":"article-journal","container-title":"Science of The Total Environment","DOI":"10.1016/j.scitotenv.2025.179149","ISSN":"00489697","journalAbbreviation":"Science of The Total Environment","language":"en","page":"179149","source":"DOI.org (Crossref)","title":"Winter and summer conditions affect the mountain population of Carabus variolosus, a ground beetle of European conservation concern","volume":"972","author":[{"family":"Tyszecka","given":"Katarzyna"},{"family":"Zając","given":"Krzysztof"},{"family":"Kadej","given":"Marcin"}],"issued":{"date-parts":[["2025",4]]}}}],"schema":"https://github.com/citation-style-language/schema/raw/master/csl-citation.json"}</w:instrText>
      </w:r>
      <w:r>
        <w:rPr>
          <w:color w:val="000000"/>
        </w:rPr>
      </w:r>
      <w:r>
        <w:rPr>
          <w:color w:val="000000"/>
        </w:rPr>
        <w:fldChar w:fldCharType="separate"/>
      </w:r>
      <w:r>
        <w:rPr>
          <w:color w:val="000000"/>
        </w:rPr>
      </w:r>
      <w:r>
        <w:rPr/>
        <w:t>(Vodka and Cizek, 2013; Tyszecka, Zając and Kadej, 2025)</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 xml:space="preserve">Precipitation is an important determining factor in the distribution of the Tenebrionidae and Carabidae. Tenebrionidae distribution is almost uniformly positively associated with </w:t>
      </w:r>
      <w:commentRangeStart w:id="1"/>
      <w:r>
        <w:rPr>
          <w:color w:val="000000"/>
        </w:rPr>
        <w:t>non-extreme</w:t>
      </w:r>
      <w:r>
        <w:rPr>
          <w:color w:val="000000"/>
        </w:rPr>
      </w:r>
      <w:commentRangeEnd w:id="1"/>
      <w:r>
        <w:commentReference w:id="1"/>
      </w:r>
      <w:r>
        <w:rPr>
          <w:color w:val="000000"/>
        </w:rPr>
        <w:t xml:space="preserve"> increased levels of precipitation </w:t>
      </w:r>
      <w:r>
        <w:fldChar w:fldCharType="begin"/>
      </w:r>
      <w:r>
        <w:rPr>
          <w:color w:val="000000"/>
        </w:rPr>
        <w:instrText xml:space="preserve">ADDIN ZOTERO_ITEM CSL_CITATION {"citationID":"2uXABTjo","properties":{"formattedCitation":"(Liu {\\i{}et al.}, 2016; Cheli {\\i{}et al.}, 2021)","plainCitation":"(Liu et al., 2016; Cheli et al., 2021)","noteIndex":0},"citationItems":[{"id":116,"uris":["http://zotero.org/users/9696131/items/E9S6BHXL"],"itemData":{"id":116,"type":"article-journal","abstract":"The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E."}],"issued":{"date-parts":[["2021"]]}}}],"schema":"https://github.com/citation-style-language/schema/raw/master/csl-citation.json"}</w:instrText>
      </w:r>
      <w:r>
        <w:rPr>
          <w:color w:val="000000"/>
        </w:rPr>
      </w:r>
      <w:r>
        <w:rPr>
          <w:color w:val="000000"/>
        </w:rPr>
        <w:fldChar w:fldCharType="separate"/>
      </w:r>
      <w:r>
        <w:rPr>
          <w:color w:val="000000"/>
        </w:rPr>
      </w:r>
      <w:r>
        <w:rPr/>
        <w:t xml:space="preserve">(Liu </w:t>
      </w:r>
      <w:r>
        <w:rPr>
          <w:i/>
          <w:iCs/>
        </w:rPr>
        <w:t>et al.</w:t>
      </w:r>
      <w:r>
        <w:rPr/>
        <w:t xml:space="preserve">, 2016; Cheli </w:t>
      </w:r>
      <w:r>
        <w:rPr>
          <w:i/>
          <w:iCs/>
        </w:rPr>
        <w:t>et al.</w:t>
      </w:r>
      <w:r>
        <w:rPr/>
        <w:t>, 2021)</w:t>
      </w:r>
      <w:r>
        <w:rPr>
          <w:color w:val="000000"/>
        </w:rPr>
      </w:r>
      <w:r>
        <w:rPr>
          <w:color w:val="000000"/>
        </w:rPr>
        <w:fldChar w:fldCharType="end"/>
      </w:r>
      <w:r>
        <w:rPr>
          <w:color w:val="000000"/>
        </w:rPr>
        <w:t xml:space="preserve">. There have been a number of recent studies that concluded that precipitation was the absolute greatest determining </w:t>
      </w:r>
      <w:r>
        <w:rPr/>
        <w:t>factor in the</w:t>
      </w:r>
      <w:r>
        <w:rPr>
          <w:color w:val="000000"/>
        </w:rPr>
        <w:t xml:space="preserve"> distribution of the predatory </w:t>
      </w:r>
      <w:ins w:id="44" w:author="Charlene Janion-Scheepers" w:date="2026-03-20T13:46:00Z">
        <w:r>
          <w:rPr>
            <w:color w:val="000000"/>
          </w:rPr>
          <w:t xml:space="preserve">beetle </w:t>
        </w:r>
      </w:ins>
      <w:r>
        <w:rPr>
          <w:color w:val="000000"/>
        </w:rPr>
        <w:t xml:space="preserve">families </w:t>
      </w:r>
      <w:r>
        <w:fldChar w:fldCharType="begin"/>
      </w:r>
      <w:r>
        <w:rPr>
          <w:color w:val="000000"/>
        </w:rPr>
        <w:instrText xml:space="preserve">ADDIN ZOTERO_ITEM CSL_CITATION {"citationID":"RRVgeBbZ","properties":{"formattedCitation":"(Liu, Wang, He, {\\i{}et al.}, 2021; Liu, Wang, Wang, {\\i{}et al.}, 2021)","plainCitation":"(Liu, Wang, He, et al., 2021; Liu, Wang, Wang, et al., 2021)","noteIndex":0},"citationItems":[{"id":41,"uris":["http://zotero.org/users/9696131/items/I9FVP22K"],"itemData":{"id":41,"type":"article-journal","abstract":"Beetles are key insect species in global biodiversity and play a significant role in steppe ecosystems. In the temperate steppe of China, the increasing degeneration of the grasslands threatens beetle species and their habitat. Using Generalized Additive Models (GAMs), we aimed to predict and map beetle richness patterns within the temperate steppe of Ningxia (China). We tested 19 environmental predictors including climate, topography, soil moisture and space as well as vegetation. Climatic variables (temperature, precipitation, soil temperature) consistently appeared among the most important predictors for beetle groups modeled. GAM generated predictive cartography for the study area. Our models explained a significant percentage of the variation in carabid beetle richness (79.8%), carabid beetle richness distribution seems to be mainly influenced by temperature and precipitation. The results have important implications for management and conservation strategies and also provides evidence for assessing and making predictions of beetle diversity across the steppe.","container-title":"Insects","DOI":"10.3390/insects12020168","ISSN":"2075-4450","issue":"2","journalAbbreviation":"Insects","language":"en","page":"168","source":"DOI.org (Crossref)","title":"The Modeling and Forecasting of Carabid Beetle Distribution in Northwestern China","volume":"12","author":[{"family":"Liu","given":"Xueqin"},{"family":"Wang","given":"Hui"},{"family":"He","given":"Dahan"},{"family":"Wang","given":"Xinpu"},{"family":"Bai","given":"Ming"}],"issued":{"date-parts":[["2021",2,16]]}}},{"id":42,"uris":["http://zotero.org/users/9696131/items/4J6QWYA3"],"itemData":{"id":42,"type":"article-journal","container-title":"Ecological Indicators","DOI":"10.1016/j.ecolind.2021.108393","ISSN":"1470160X","journalAbbreviation":"Ecological Indicators","language":"en","page":"108393","source":"DOI.org (Crossref)","title":"Driving factors and their interactions of carabid beetle distribution based on the geographical detector method","volume":"133","author":[{"family":"Liu","given":"Xueqin"},{"family":"Wang","given":"Hui"},{"family":"Wang","given":"Xinpu"},{"family":"Bai","given":"Ming"},{"family":"He","given":"Dahan"}],"issued":{"date-parts":[["2021",12]]}}}],"schema":"https://github.com/citation-style-language/schema/raw/master/csl-citation.json"}</w:instrText>
      </w:r>
      <w:r>
        <w:rPr>
          <w:color w:val="000000"/>
        </w:rPr>
      </w:r>
      <w:r>
        <w:rPr>
          <w:color w:val="000000"/>
        </w:rPr>
        <w:fldChar w:fldCharType="separate"/>
      </w:r>
      <w:r>
        <w:rPr>
          <w:color w:val="000000"/>
        </w:rPr>
      </w:r>
      <w:r>
        <w:rPr/>
        <w:t xml:space="preserve">(Liu, Wang, He, </w:t>
      </w:r>
      <w:r>
        <w:rPr>
          <w:i/>
          <w:iCs/>
        </w:rPr>
        <w:t>et al.</w:t>
      </w:r>
      <w:r>
        <w:rPr/>
        <w:t xml:space="preserve">, 2021; Liu, Wang, Wang, </w:t>
      </w:r>
      <w:r>
        <w:rPr>
          <w:i/>
          <w:iCs/>
        </w:rPr>
        <w:t>et al.</w:t>
      </w:r>
      <w:r>
        <w:rPr/>
        <w:t>, 2021)</w:t>
      </w:r>
      <w:r>
        <w:rPr>
          <w:color w:val="000000"/>
        </w:rPr>
      </w:r>
      <w:r>
        <w:rPr>
          <w:color w:val="000000"/>
        </w:rPr>
        <w:fldChar w:fldCharType="end"/>
      </w:r>
      <w:r>
        <w:rPr>
          <w:color w:val="000000"/>
        </w:rPr>
        <w:t xml:space="preserve">. However, there have been other studies that have shown the effects of precipitation on Carabidae are not uniformly positive for all species in arid environments, with different species being affected positively and negatively in the same study areas in response to changing precipitation </w:t>
      </w:r>
      <w:r>
        <w:fldChar w:fldCharType="begin"/>
      </w:r>
      <w:r>
        <w:rPr>
          <w:color w:val="000000"/>
        </w:rPr>
        <w:instrText xml:space="preserve">ADDIN ZOTERO_ITEM CSL_CITATION {"citationID":"lAKVCVhP","properties":{"formattedCitation":"(Tsafack {\\i{}et al.}, 2019)","plainCitation":"(Tsafack et al., 2019)","noteIndex":0},"citationItems":[{"id":43,"uris":["http://zotero.org/users/9696131/items/63ERUYBD"],"itemData":{"id":43,"type":"article-journal","abstract":"Carabids are an important insect group in grassland ecosystems and are involved in numerous ecosystem services. Steppes are the most widespread ecosystems in China, but they are under increasing degradation. Despite their importance, little is known about the relationships between environmental variables and carabid community structure in Chinese steppes. We studied the effects of fine-scale factors (soil and vegetation) and coarse-scale factors (climate) on carabid community parameters (abundance, richness, diversity, dominance, and evenness) in three types of steppes (desert, typical, and meadow steppes) in northern China. Carabid communities responded to environmental factors in different ways according to the type of steppe. Climate factors were the most important drivers of community structure, whereas the effects of soil and vegetation were less important. Desert steppe showed the lowest carabid abundance, richness, diversity, and evenness, and the highest dominance. This community is relatively simple and strongly dominated by a few species adapted to the severe conditions of this environment. Typical and meadow steppes showed carabid communities with a more complex structure. As expected on the basis of environmental severity, the most severe ecosystem (i.e., the desert) was only influenced by climatic factors, whereas a certain influence of biotic factors emerged in the other ecosystems.","container-title":"Insects","DOI":"10.3390/insects11010019","ISSN":"2075-4450","issue":"1","journalAbbreviation":"Insects","language":"en","page":"19","source":"DOI.org (Crossref)","title":"Influence of Climate and Local Habitat Characteristics on Carabid Beetle Abundance and Diversity in Northern Chinese Steppes","volume":"11","author":[{"family":"Tsafack","given":"Noelline"},{"family":"Xie","given":"Yingzhong"},{"family":"Wang","given":"Xinpu"},{"family":"Fattorini","given":"Simone"}],"issued":{"date-parts":[["2019",12,24]]}}}],"schema":"https://github.com/citation-style-language/schema/raw/master/csl-citation.json"}</w:instrText>
      </w:r>
      <w:r>
        <w:rPr>
          <w:color w:val="000000"/>
        </w:rPr>
      </w:r>
      <w:r>
        <w:rPr>
          <w:color w:val="000000"/>
        </w:rPr>
        <w:fldChar w:fldCharType="separate"/>
      </w:r>
      <w:r>
        <w:rPr>
          <w:color w:val="000000"/>
        </w:rPr>
      </w:r>
      <w:r>
        <w:rPr/>
        <w:t xml:space="preserve">(Tsafack </w:t>
      </w:r>
      <w:r>
        <w:rPr>
          <w:i/>
          <w:iCs/>
        </w:rPr>
        <w:t>et al.</w:t>
      </w:r>
      <w:r>
        <w:rPr/>
        <w:t>, 2019)</w:t>
      </w:r>
      <w:r>
        <w:rPr>
          <w:color w:val="000000"/>
        </w:rPr>
      </w:r>
      <w:r>
        <w:rPr>
          <w:color w:val="000000"/>
        </w:rPr>
        <w:fldChar w:fldCharType="end"/>
      </w:r>
      <w:r>
        <w:rPr>
          <w:color w:val="000000"/>
        </w:rPr>
        <w:t>. For Carabidae there are also a number of other factors that are specifically very effective at being a predictor for their distribution</w:t>
      </w:r>
      <w:ins w:id="45" w:author="Charlene Janion-Scheepers" w:date="2026-03-20T13:46:00Z">
        <w:r>
          <w:rPr>
            <w:color w:val="000000"/>
          </w:rPr>
          <w:t xml:space="preserve">, such as </w:t>
        </w:r>
      </w:ins>
      <w:del w:id="46" w:author="Charlene Janion-Scheepers" w:date="2026-03-20T13:47:00Z">
        <w:r>
          <w:rPr>
            <w:color w:val="000000"/>
          </w:rPr>
          <w:delText xml:space="preserve">. These specific factors are soil moisture, </w:delText>
        </w:r>
      </w:del>
      <w:r>
        <w:rPr>
          <w:color w:val="000000"/>
        </w:rPr>
        <w:t>abundan</w:t>
      </w:r>
      <w:del w:id="47" w:author="Charlene Janion-Scheepers" w:date="2026-03-20T13:47:00Z">
        <w:r>
          <w:rPr>
            <w:color w:val="000000"/>
          </w:rPr>
          <w:delText xml:space="preserve">t presence </w:delText>
        </w:r>
      </w:del>
      <w:ins w:id="48" w:author="Charlene Janion-Scheepers" w:date="2026-03-20T13:47:00Z">
        <w:r>
          <w:rPr>
            <w:color w:val="000000"/>
          </w:rPr>
          <w:t xml:space="preserve">ce </w:t>
        </w:r>
      </w:ins>
      <w:r>
        <w:rPr>
          <w:color w:val="000000"/>
        </w:rPr>
        <w:t>of prey</w:t>
      </w:r>
      <w:del w:id="49" w:author="Charlene Janion-Scheepers" w:date="2026-03-20T13:47:00Z">
        <w:r>
          <w:rPr>
            <w:color w:val="000000"/>
          </w:rPr>
          <w:delText>,</w:delText>
        </w:r>
      </w:del>
      <w:r>
        <w:rPr>
          <w:color w:val="000000"/>
        </w:rPr>
        <w:t xml:space="preserve"> and interspecific competition with other predators </w:t>
      </w:r>
      <w:r>
        <w:fldChar w:fldCharType="begin"/>
      </w:r>
      <w:r>
        <w:rPr>
          <w:color w:val="000000"/>
        </w:rPr>
        <w:instrText xml:space="preserve">ADDIN ZOTERO_ITEM CSL_CITATION {"citationID":"VtPv8yVP","properties":{"formattedCitation":"(Niemel\\uc0\\u228{}, 1993; L\\uc0\\u246{}vei and Sunderland, 1996; Gon\\uc0\\u231{}alves {\\i{}et al.}, 2021)","plainCitation":"(Niemelä, 1993; Lövei and Sunderland, 1996; Gonçalves et al., 2021)","noteIndex":0},"citationItems":[{"id":52,"uris":["http://zotero.org/users/9696131/items/C77NK6R2"],"itemData":{"id":52,"type":"article-journal","container-title":"Oikos","DOI":"10.2307/3544821","ISSN":"00301299","issue":"2","journalAbbreviation":"Oikos","page":"325","source":"DOI.org (Crossref)","title":"Interspecific Competition in Ground-Beetle Assemblages (Carabidae): What Have We Learned?","title-short":"Interspecific Competition in Ground-Beetle Assemblages (Carabidae)","volume":"66","author":[{"family":"Niemelä","given":"Jari"}],"issued":{"date-parts":[["1993",3]]}}},{"id":56,"uris":["http://zotero.org/users/9696131/items/2QSNMRNK"],"itemData":{"id":56,"type":"article-journal","abstract":"The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D."}],"issued":{"date-parts":[["1996",1]]}}},{"id":59,"uris":["http://zotero.org/users/9696131/items/3RZWZMUJ"],"itemData":{"id":59,"type":"article-journal","abstract":"Viticulture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w:instrText>
      </w:r>
      <w:r>
        <w:rPr>
          <w:color w:val="000000"/>
        </w:rPr>
      </w:r>
      <w:r>
        <w:rPr>
          <w:color w:val="000000"/>
        </w:rPr>
        <w:fldChar w:fldCharType="separate"/>
      </w:r>
      <w:r>
        <w:rPr>
          <w:color w:val="000000"/>
        </w:rPr>
      </w:r>
      <w:r>
        <w:rPr/>
        <w:t xml:space="preserve">(Niemelä, 1993; Lövei and Sunderland, 1996; Gonçalves </w:t>
      </w:r>
      <w:r>
        <w:rPr>
          <w:i/>
          <w:iCs/>
        </w:rPr>
        <w:t>et al.</w:t>
      </w:r>
      <w:r>
        <w:rPr/>
        <w:t>, 2021)</w:t>
      </w:r>
      <w:r>
        <w:rPr>
          <w:color w:val="000000"/>
        </w:rPr>
      </w:r>
      <w:r>
        <w:rPr>
          <w:color w:val="000000"/>
        </w:rPr>
        <w:fldChar w:fldCharType="end"/>
      </w:r>
      <w:r>
        <w:rPr>
          <w:color w:val="000000"/>
        </w:rPr>
        <w:t>.</w:t>
      </w:r>
    </w:p>
    <w:p>
      <w:pPr>
        <w:pStyle w:val="Heading2"/>
        <w:numPr>
          <w:ilvl w:val="1"/>
          <w:numId w:val="1"/>
        </w:numPr>
        <w:spacing w:lineRule="auto" w:line="360"/>
        <w:rPr/>
      </w:pPr>
      <w:r>
        <w:rPr/>
        <w:t>Altitud</w:t>
      </w:r>
      <w:ins w:id="50" w:author="Charlene Janion-Scheepers" w:date="2026-03-20T13:47:00Z">
        <w:r>
          <w:rPr/>
          <w:t>inal</w:t>
        </w:r>
      </w:ins>
      <w:del w:id="51" w:author="Charlene Janion-Scheepers" w:date="2026-03-20T13:47:00Z">
        <w:r>
          <w:rPr/>
          <w:delText>e</w:delText>
        </w:r>
      </w:del>
      <w:r>
        <w:rPr/>
        <w:t xml:space="preserve"> interactions with assemblages and environmental factors</w:t>
      </w:r>
    </w:p>
    <w:p>
      <w:pPr>
        <w:pStyle w:val="Normal"/>
        <w:spacing w:lineRule="auto" w:line="360" w:before="0" w:after="140"/>
        <w:rPr>
          <w:color w:val="000000"/>
        </w:rPr>
      </w:pPr>
      <w:r>
        <w:rPr>
          <w:color w:val="000000"/>
        </w:rPr>
        <w:t xml:space="preserve">Covering an altitudinal gradient across a mountainous region is a very effective strategy when studying the ranges and environmental tolerances of various different types of </w:t>
      </w:r>
      <w:del w:id="52" w:author="Charlene Janion-Scheepers" w:date="2026-03-20T13:47:00Z">
        <w:r>
          <w:rPr>
            <w:color w:val="000000"/>
          </w:rPr>
          <w:delText>wildlife</w:delText>
        </w:r>
      </w:del>
      <w:ins w:id="53" w:author="Charlene Janion-Scheepers" w:date="2026-03-20T13:47:00Z">
        <w:r>
          <w:rPr>
            <w:color w:val="000000"/>
          </w:rPr>
          <w:t>organisms</w:t>
        </w:r>
      </w:ins>
      <w:r>
        <w:rPr>
          <w:color w:val="000000"/>
        </w:rPr>
        <w:t xml:space="preserve">. This is because the altitudinal gradient allows for a wide range of environmental variables, vegetation composition, and the maximal and minimal limits of the species in question to those variables to be captured and analysed across relatively small spatial extents </w:t>
      </w:r>
      <w:r>
        <w:fldChar w:fldCharType="begin"/>
      </w:r>
      <w:r>
        <w:rPr>
          <w:color w:val="000000"/>
        </w:rPr>
        <w:instrText xml:space="preserve">ADDIN ZOTERO_ITEM CSL_CITATION {"citationID":"1Jvl9CZF","properties":{"formattedCitation":"(Men\\uc0\\u233{}ndez {\\i{}et al.}, 2014; Rutten {\\i{}et al.}, 2015)","plainCitation":"(Menéndez et al., 2014; Rutten et al., 2015)","noteIndex":0},"citationItems":[{"id":38,"uris":["http://zotero.org/users/9696131/items/Y9L7FFS2"],"itemData":{"id":38,"type":"article-journal","abstract":"Aim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id":36,"uris":["http://zotero.org/users/9696131/items/2JBVIPI9"],"itemData":{"id":36,"type":"article-journal","container-title":"PLOS ONE","DOI":"10.1371/journal.pone.0138822","ISSN":"1932-6203","issue":"9","journalAbbreviation":"PLoS ONE","language":"en","page":"e0138822","source":"DOI.org (Crossref)","title":"Vertical and Horizontal Vegetation Structure across Natural and Modified Habitat Types at Mount Kilimanjaro","volume":"10","author":[{"family":"Rutten","given":"Gemma"},{"family":"Ensslin","given":"Andreas"},{"family":"Hemp","given":"Andreas"},{"family":"Fischer","given":"Markus"}],"editor":[{"family":"Silva","given":"Lucas C.R."}],"issued":{"date-parts":[["2015",9,25]]}}}],"schema":"https://github.com/citation-style-language/schema/raw/master/csl-citation.json"}</w:instrText>
      </w:r>
      <w:r>
        <w:rPr>
          <w:color w:val="000000"/>
        </w:rPr>
      </w:r>
      <w:r>
        <w:rPr>
          <w:color w:val="000000"/>
        </w:rPr>
        <w:fldChar w:fldCharType="separate"/>
      </w:r>
      <w:r>
        <w:rPr>
          <w:color w:val="000000"/>
        </w:rPr>
      </w:r>
      <w:r>
        <w:rPr/>
        <w:t xml:space="preserve">(Menéndez </w:t>
      </w:r>
      <w:r>
        <w:rPr>
          <w:i/>
          <w:iCs/>
        </w:rPr>
        <w:t>et al.</w:t>
      </w:r>
      <w:r>
        <w:rPr/>
        <w:t xml:space="preserve">, 2014; Rutten </w:t>
      </w:r>
      <w:r>
        <w:rPr>
          <w:i/>
          <w:iCs/>
        </w:rPr>
        <w:t>et al.</w:t>
      </w:r>
      <w:r>
        <w:rPr/>
        <w:t>, 2015)</w:t>
      </w:r>
      <w:r>
        <w:rPr>
          <w:color w:val="000000"/>
        </w:rPr>
      </w:r>
      <w:r>
        <w:rPr>
          <w:color w:val="000000"/>
        </w:rPr>
        <w:fldChar w:fldCharType="end"/>
      </w:r>
      <w:r>
        <w:rPr>
          <w:color w:val="000000"/>
        </w:rPr>
        <w:t xml:space="preserve">. 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all mean that mountains are usually biodiversity hotspots with high levels of endemism inhabited by a variety of specialist species </w:t>
      </w:r>
      <w:r>
        <w:fldChar w:fldCharType="begin"/>
      </w:r>
      <w:r>
        <w:rPr>
          <w:color w:val="000000"/>
        </w:rPr>
        <w:instrText xml:space="preserve">ADDIN ZOTERO_ITEM CSL_CITATION {"citationID":"lbZ4yrUf","properties":{"formattedCitation":"(Soh {\\i{}et al.}, 2019; Musthafa {\\i{}et al.}, 2021)","plainCitation":"(Soh et al., 2019; Musthafa et al., 2021)","noteIndex":0},"citationItems":[{"id":30,"uris":["http://zotero.org/users/9696131/items/VUFJJU4W"],"itemData":{"id":30,"type":"article-journal","container-title":"Frontiers in Forests and Global Change","DOI":"10.3389/ffgc.2019.00083","ISSN":"2624-893X","journalAbbreviation":"Front. For. Glob. Change","page":"83","source":"DOI.org (Crossref)","title":"Impacts of Habitat Degradation on Tropical Montane Biodiversity and Ecosystem Services: A Systematic Map for Identifying Future Research Priorities","title-short":"Impacts of Habitat Degradation on Tropical Montane Biodiversity and Ecosystem Services","volume":"2","author":[{"family":"Soh","given":"Malcolm C. K."},{"family":"Mitchell","given":"Nicola J."},{"family":"Ridley","given":"Amanda R."},{"family":"Butler","given":"Connor W."},{"family":"Puan","given":"Chong Leong"},{"family":"Peh","given":"Kelvin S.-H."}],"issued":{"date-parts":[["2019",12,17]]}}},{"id":37,"uris":["http://zotero.org/users/9696131/items/KU77GCW2"],"itemData":{"id":37,"type":"article-journal","abstract":"This study was conducted to assess the spatial distribution of beetles in mountain ecosystems and their elevational diversity. Malaise, pitfall and light traps were used to collect beetles from nine different mountains in Malaysia from September 2014 to September 2016, where from Gunung Angsi, Gunung Belumut, Gunung Basor and Gunung Tebu samples were collected at 500 m and 1000 m (above sea level) elevations, while beetles were sampled at 500 m, 1000 m and 1500 masl from Gunung Benom, Gunung Inas, Cameron Highland, Gunung Besar Hantu and Gunung Basor. In this study, 9628 beetles belonging to 879 different species were collected with highest representation from family Staphylinidae and Carabidae. Chamah Highland had the highest beetle diversity followed by Gunung Benom, Gunung Inas, Cameron Highland, Gunung Belumut, and Gunung Basor. Chamah Highland was different to all mountains on abundance and species richness. The highest species richness was observed at 1000 m, followed by 500 m and 1500 m. We identified characteristic species associated with habitat conditions at Gunung Benoum and Gunung Inas mountains, according to INDVAL values. The beetle diversity of the sampled mountains showed multiple alpha and beta patterns according to type of mountain ecosystem and elevation, providing guidelines for the scientific community to underpin conservation efforts in Malaysia.","container-title":"Scientific Reports","DOI":"10.1038/s41598-021-84965-5","ISSN":"2045-2322","issue":"1","journalAbbreviation":"Sci Rep","language":"en","license":"2021 The Author(s)","page":"5791","publisher":"Nature Publishing Group","source":"www.nature.com","title":"How mountains and elevations shape the spatial distribution of beetles in Peninsular Malaysia","volume":"11","author":[{"family":"Musthafa","given":"Muneeb M."},{"family":"Abdullah","given":"Fauziah"},{"family":"Martínez-Falcón","given":"Ana Paola"},{"family":"Bruyn","given":"Mark","non-dropping-particle":"de"}],"issued":{"date-parts":[["2021",3,11]]}}}],"schema":"https://github.com/citation-style-language/schema/raw/master/csl-citation.json"}</w:instrText>
      </w:r>
      <w:r>
        <w:rPr>
          <w:color w:val="000000"/>
        </w:rPr>
      </w:r>
      <w:r>
        <w:rPr>
          <w:color w:val="000000"/>
        </w:rPr>
        <w:fldChar w:fldCharType="separate"/>
      </w:r>
      <w:r>
        <w:rPr>
          <w:color w:val="000000"/>
        </w:rPr>
      </w:r>
      <w:r>
        <w:rPr/>
        <w:t xml:space="preserve">(Soh </w:t>
      </w:r>
      <w:r>
        <w:rPr>
          <w:i/>
          <w:iCs/>
        </w:rPr>
        <w:t>et al.</w:t>
      </w:r>
      <w:r>
        <w:rPr/>
        <w:t xml:space="preserve">, 2019; Musthafa </w:t>
      </w:r>
      <w:r>
        <w:rPr>
          <w:i/>
          <w:iCs/>
        </w:rPr>
        <w:t>et al.</w:t>
      </w:r>
      <w:r>
        <w:rPr/>
        <w:t>, 2021)</w:t>
      </w:r>
      <w:r>
        <w:rPr>
          <w:color w:val="000000"/>
        </w:rPr>
      </w:r>
      <w:r>
        <w:rPr>
          <w:color w:val="000000"/>
        </w:rPr>
        <w:fldChar w:fldCharType="end"/>
      </w:r>
      <w:r>
        <w:rPr>
          <w:color w:val="000000"/>
        </w:rPr>
        <w:t xml:space="preserve">. Mountains are also </w:t>
      </w:r>
      <w:del w:id="54" w:author="Charlene Janion-Scheepers" w:date="2026-03-20T13:49:00Z">
        <w:r>
          <w:rPr>
            <w:color w:val="000000"/>
          </w:rPr>
          <w:delText>a boon</w:delText>
        </w:r>
      </w:del>
      <w:ins w:id="55" w:author="Charlene Janion-Scheepers" w:date="2026-03-20T13:49:00Z">
        <w:r>
          <w:rPr>
            <w:color w:val="000000"/>
          </w:rPr>
          <w:t>useful</w:t>
        </w:r>
      </w:ins>
      <w:r>
        <w:rPr>
          <w:color w:val="000000"/>
        </w:rPr>
        <w:t xml:space="preserve"> for conservation studies in this era of anthropogenic climate change because they allow for the importance of temperature for specific organisms to be studied</w:t>
      </w:r>
      <w:del w:id="56" w:author="Charlene Janion-Scheepers" w:date="2026-03-20T13:49:00Z">
        <w:r>
          <w:rPr>
            <w:color w:val="000000"/>
          </w:rPr>
          <w:delText xml:space="preserve"> </w:delText>
        </w:r>
      </w:del>
      <w:commentRangeStart w:id="2"/>
      <w:del w:id="57" w:author="Charlene Janion-Scheepers" w:date="2026-03-20T13:49:00Z">
        <w:r>
          <w:rPr>
            <w:color w:val="000000"/>
          </w:rPr>
          <w:delText>observationally</w:delText>
        </w:r>
      </w:del>
      <w:ins w:id="58" w:author="Unknown Author" w:date="2026-03-29T03:54:09Z">
        <w:r>
          <w:rPr>
            <w:color w:val="000000"/>
          </w:rPr>
        </w:r>
      </w:ins>
      <w:commentRangeEnd w:id="2"/>
      <w:r>
        <w:commentReference w:id="2"/>
      </w:r>
      <w:r>
        <w:rPr>
          <w:color w:val="000000"/>
        </w:rPr>
        <w:t xml:space="preserve">. Most mountainous environments exhibit a consistent inverse relationship between altitude and elevation </w:t>
      </w:r>
      <w:r>
        <w:fldChar w:fldCharType="begin"/>
      </w:r>
      <w:r>
        <w:rPr>
          <w:color w:val="000000"/>
        </w:rPr>
        <w:instrText xml:space="preserve">ADDIN ZOTERO_ITEM CSL_CITATION {"citationID":"D1l6Kjj3","properties":{"formattedCitation":"(R\\uc0\\u246{}der {\\i{}et al.}, 2017; Vetaas, 2021)","plainCitation":"(Röder et al., 2017; Vetaas, 2021)","noteIndex":0},"citationItems":[{"id":35,"uris":["http://zotero.org/users/9696131/items/X4EQ4NEP"],"itemData":{"id":35,"type":"article-journal","abstract":"Abstract\n            \n              Species diversity is the variable most commonly studied in recent ecological research. Ecological processes, however, are driven by individuals and affected by their abundances. Understanding the variation in animal abundances along climatic gradients is important for predicting changes in ecosystem processes under global warming. High abundances make arthropods, despite their small body sizes, important actors in food webs, yet abundance distributions of major arthropod taxa along climatic gradients remain poorly documented. We sampled arthropod assemblages in disturbed and undisturbed vegetation types along an elevational gradient of 860–4550 m asl on the southern slopes of Mt. Kilimanjaro, Tanzania. In our analysis, we focused on 13 taxa of arthropods that represented three major functional groups: predators, herbivores, and decomposers. Abundance patterns were unimodal for most of the taxa and functional groups, including decomposer arthropods, and most of them peaked at low elevations in lower montane forest. When we assigned beetles to functional groups, however, decomposer beetle abundances declined almost linearly, and abundances of predator beetles (\n              ca\n              . 2400 m asl) and herbivore beetles (\n              ca\n              . 3000 m asl, undisturbed vegetation) peaked at higher elevations and exhibited unimodal patterns. Temperature, not primary productivity, was the best predictor of abundance for most of the taxa and groups. Disturbance was only of minor importance. Our results revealed different trends in the response of arthropod abundance along the elevational gradient that depended on the level of taxonomic and functional resolution. This highlights the need for more comparisons of different taxa along the same climatic gradients.\n            \n          , \n            Ufupisho\n            \n              Utofauti wa spishi ni kawaida ilivyoripotiwa katika makala ya hivi karibuni ya utafiti wa ikolojia. Mifumo ya ikolojia, hata hivyo, inaendeshwa na viumbe binafsi. Wingi wa athropoda, licha ya udogo wa maumbo yao huwafanya kuwa watendaji muhimu katika mfumo wa chakula. Uelewa wa tofauti katika wingi wa wanyama katika tabia nchi tofauti ni muhimu kwa ajili ya utabiri wa mabadiliko ya utendaji kazi wa mifumo\n              ikolojia\n              kutokana na ongezeko la joto duniani. Licha ya hili, data kuhusu mgawanyo wa wingi wa arthopoda katika tabia nchi tofauti bado ni chache. Tulikusanya sampuli za athropoda kutoka kwenye maeneo yasio na uoto wa asili na yale yenye uoto wa asili katika\n              mwinuko wa\n              kati ya mita 860 hadi mita 4550\n              UB\n              kwenye mteremko wa upande kusini wa Mlima Kilimanjaro huko Tanzania. Katika uchambuzi wetu, sisi tulilenga katika aina 13 tofauti za athropoda zinazowakilisha makundi matatu makuu ya kazi: wawindaji, wala mimea na waozeshaji. Aina nyingi zilionyesha mtindo wa aina moja wa wingi, kilele kikiwa katika maeneo ya mwinuko wa chini. Wakati aina zilipopangwa katika makundi ya kazi, wawindaji na waozeshaji walionyesha kilele kidogo katika au chini ya mwinuko wa mita 1500\n              UB\n              na kupungua katika wingi kwenye miinuko ya juu. Waozeshaji walionyesha kilele tofauti kwenye mita 1500\n              UB\n              . Tulipowapanga mende‐kibyongo kwenye makundi ya kazi, hata hivyo, waozeshaji walipungua kimstari, na wawindaji (mita 2400\n              UB\n              ) na wala mimea (mita 3000\n              UB\n              , uoto wa asili) walionyesha mtawanyiko wa aina moja, na vilele zaidi juu ya mwinuko. Joto, na si tija msingi, ndio lilikuwa mbashiri bora wa wingi wa aina na makundi. Usumbufu ulikuwa na umuhimu kidogo. Kwa kumalizia, tumeona tofauti katika mwenendo wa wingi wa athropoda katika mwinuko unategemea aina pamoja na kundi la kazi. Hii inaonyesha haja ya kulinganisha zaidi aina mbalimbali kwenye haya mazingira.","container-title":"Biotropica","DOI":"10.1111/btp.12403","ISSN":"0006-3606, 1744-7429","issue":"2","journalAbbreviation":"Biotropica","language":"en","page":"217-228","source":"DOI.org (Crossref)","title":"Heterogeneous patterns of abundance of epigeic arthropod taxa along a major elevation gradient","volume":"49","author":[{"family":"Röder","given":"Juliane"},{"family":"Detsch","given":"Florian"},{"family":"Otte","given":"Insa"},{"family":"Appelhans","given":"Tim"},{"family":"Nauss","given":"Thomas"},{"family":"Peters","given":"Marcell K."},{"family":"Brandl","given":"Roland"}],"issued":{"date-parts":[["2017",3]]}}},{"id":26,"uris":["http://zotero.org/users/9696131/items/9DCS3MG7"],"itemData":{"id":26,"type":"article-journal","container-title":"Frontiers of Biogeography","DOI":"10.21425/F5FBG54146","ISSN":"1948-6596","issue":"3","journalAbbreviation":"Frontiers of Biogeography","source":"DOI.org (Crossref)","title":"Mountain biodiversity and elevational gradients","URL":"https://escholarship.org/uc/item/5fs9s640","volume":"13","author":[{"family":"Vetaas","given":"Ole R."}],"accessed":{"date-parts":[["2026",3,16]]},"issued":{"date-parts":[["2021",9,2]]}}}],"schema":"https://github.com/citation-style-language/schema/raw/master/csl-citation.json"}</w:instrText>
      </w:r>
      <w:r>
        <w:rPr>
          <w:color w:val="000000"/>
        </w:rPr>
      </w:r>
      <w:r>
        <w:rPr>
          <w:color w:val="000000"/>
        </w:rPr>
        <w:fldChar w:fldCharType="separate"/>
      </w:r>
      <w:r>
        <w:rPr>
          <w:color w:val="000000"/>
        </w:rPr>
      </w:r>
      <w:r>
        <w:rPr/>
        <w:t xml:space="preserve">(Röder </w:t>
      </w:r>
      <w:r>
        <w:rPr>
          <w:i/>
          <w:iCs/>
        </w:rPr>
        <w:t>et al.</w:t>
      </w:r>
      <w:r>
        <w:rPr/>
        <w:t>, 2017; Vetaas, 2021)</w:t>
      </w:r>
      <w:r>
        <w:rPr>
          <w:color w:val="000000"/>
        </w:rPr>
      </w:r>
      <w:r>
        <w:rPr>
          <w:color w:val="000000"/>
        </w:rPr>
        <w:fldChar w:fldCharType="end"/>
      </w:r>
      <w:r>
        <w:rPr>
          <w:color w:val="000000"/>
        </w:rPr>
        <w:t xml:space="preserve">. Any responses shown by </w:t>
      </w:r>
      <w:del w:id="59" w:author="Charlene Janion-Scheepers" w:date="2026-03-20T13:49:00Z">
        <w:r>
          <w:rPr>
            <w:color w:val="000000"/>
          </w:rPr>
          <w:delText xml:space="preserve">the </w:delText>
        </w:r>
      </w:del>
      <w:r>
        <w:rPr>
          <w:color w:val="000000"/>
        </w:rPr>
        <w:t>insect</w:t>
      </w:r>
      <w:ins w:id="60" w:author="Charlene Janion-Scheepers" w:date="2026-03-20T13:49:00Z">
        <w:r>
          <w:rPr>
            <w:color w:val="000000"/>
          </w:rPr>
          <w:t>s</w:t>
        </w:r>
      </w:ins>
      <w:r>
        <w:rPr>
          <w:color w:val="000000"/>
        </w:rPr>
        <w:t xml:space="preserve"> </w:t>
      </w:r>
      <w:del w:id="61" w:author="Charlene Janion-Scheepers" w:date="2026-03-20T13:49:00Z">
        <w:r>
          <w:rPr>
            <w:color w:val="000000"/>
          </w:rPr>
          <w:delText xml:space="preserve">species in question </w:delText>
        </w:r>
      </w:del>
      <w:r>
        <w:rPr>
          <w:color w:val="000000"/>
        </w:rPr>
        <w:t>towards temperature gradients across an altitude</w:t>
      </w:r>
      <w:del w:id="62" w:author="Charlene Janion-Scheepers" w:date="2026-03-20T13:49:00Z">
        <w:r>
          <w:rPr>
            <w:color w:val="000000"/>
          </w:rPr>
          <w:delText>,</w:delText>
        </w:r>
      </w:del>
      <w:r>
        <w:rPr>
          <w:color w:val="000000"/>
        </w:rPr>
        <w:t xml:space="preserve"> could therefore be used as an analogue for climate change and increasing temperatures over time in a fixed location </w:t>
      </w:r>
      <w:r>
        <w:fldChar w:fldCharType="begin"/>
      </w:r>
      <w:r>
        <w:rPr>
          <w:color w:val="000000"/>
        </w:rPr>
        <w:instrText xml:space="preserve">ADDIN ZOTERO_ITEM CSL_CITATION {"citationID":"xm4VBBP6","properties":{"formattedCitation":"(Hodkinson,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instrText>
      </w:r>
      <w:commentRangeStart w:id="3"/>
      <w:r>
        <w:rPr>
          <w:color w:val="000000"/>
        </w:rPr>
      </w:r>
      <w:r>
        <w:rPr>
          <w:color w:val="000000"/>
        </w:rPr>
        <w:fldChar w:fldCharType="separate"/>
      </w:r>
      <w:r>
        <w:rPr>
          <w:color w:val="000000"/>
        </w:rPr>
      </w:r>
      <w:r>
        <w:rPr/>
        <w:t>(Hodkinson, 2005</w:t>
      </w:r>
      <w:ins w:id="63" w:author="Charlene Janion-Scheepers" w:date="2026-03-20T13:50:00Z">
        <w:r>
          <w:rPr/>
          <w:t>, Bishop and Robertson, 2024</w:t>
        </w:r>
      </w:ins>
      <w:r>
        <w:rPr/>
        <w:t>)</w:t>
      </w:r>
      <w:r>
        <w:rPr>
          <w:color w:val="000000"/>
        </w:rPr>
      </w:r>
      <w:r>
        <w:rPr>
          <w:color w:val="000000"/>
        </w:rPr>
        <w:fldChar w:fldCharType="end"/>
      </w:r>
      <w:r>
        <w:rPr>
          <w:color w:val="000000"/>
        </w:rPr>
      </w:r>
      <w:commentRangeEnd w:id="3"/>
      <w:r>
        <w:commentReference w:id="3"/>
      </w:r>
      <w:r>
        <w:rPr>
          <w:color w:val="000000"/>
        </w:rPr>
        <w:t xml:space="preserve">. </w:t>
      </w:r>
      <w:del w:id="64" w:author="Charlene Janion-Scheepers" w:date="2026-03-20T13:50:00Z">
        <w:r>
          <w:rPr>
            <w:color w:val="000000"/>
          </w:rPr>
          <w:delText xml:space="preserve">Properly </w:delText>
        </w:r>
      </w:del>
      <w:ins w:id="65" w:author="Charlene Janion-Scheepers" w:date="2026-03-20T13:50:00Z">
        <w:r>
          <w:rPr>
            <w:color w:val="000000"/>
          </w:rPr>
          <w:t>S</w:t>
        </w:r>
      </w:ins>
      <w:del w:id="66" w:author="Charlene Janion-Scheepers" w:date="2026-03-20T13:50:00Z">
        <w:r>
          <w:rPr>
            <w:color w:val="000000"/>
          </w:rPr>
          <w:delText>s</w:delText>
        </w:r>
      </w:del>
      <w:r>
        <w:rPr>
          <w:color w:val="000000"/>
        </w:rPr>
        <w:t xml:space="preserve">tudying how certain taxa are distributed and affected by the conditions across a mountain allows for a crucial basis in beginning a long-term observational project wherein the current and expected responses of local biodiversity can be continuously monitored </w:t>
      </w:r>
      <w:r>
        <w:fldChar w:fldCharType="begin"/>
      </w:r>
      <w:r>
        <w:rPr>
          <w:color w:val="000000"/>
        </w:rPr>
        <w:instrText xml:space="preserve">ADDIN ZOTERO_ITEM CSL_CITATION {"citationID":"6Vfmm5Ec","properties":{"formattedCitation":"(Botes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instrText>
      </w:r>
      <w:r>
        <w:rPr>
          <w:color w:val="000000"/>
        </w:rPr>
      </w:r>
      <w:r>
        <w:rPr>
          <w:color w:val="000000"/>
        </w:rPr>
        <w:fldChar w:fldCharType="separate"/>
      </w:r>
      <w:r>
        <w:rPr>
          <w:color w:val="000000"/>
        </w:rPr>
      </w:r>
      <w:r>
        <w:rPr/>
        <w:t xml:space="preserve">(Botes </w:t>
      </w:r>
      <w:r>
        <w:rPr>
          <w:i/>
          <w:iCs/>
        </w:rPr>
        <w:t>et al.</w:t>
      </w:r>
      <w:r>
        <w:rPr/>
        <w:t>, 2006</w:t>
      </w:r>
      <w:ins w:id="67" w:author="Charlene Janion-Scheepers" w:date="2026-03-20T13:51:00Z">
        <w:r>
          <w:rPr/>
          <w:t>, Bishop and Robertson, 2024</w:t>
        </w:r>
      </w:ins>
      <w:r>
        <w:rPr/>
        <w:t>)</w:t>
      </w:r>
      <w:r>
        <w:rPr>
          <w:color w:val="000000"/>
        </w:rPr>
      </w:r>
      <w:r>
        <w:rPr>
          <w:color w:val="000000"/>
        </w:rPr>
        <w:fldChar w:fldCharType="end"/>
      </w:r>
      <w:r>
        <w:rPr>
          <w:color w:val="000000"/>
        </w:rPr>
        <w:t>.</w:t>
      </w:r>
    </w:p>
    <w:p>
      <w:pPr>
        <w:pStyle w:val="Normal"/>
        <w:spacing w:lineRule="auto" w:line="360" w:before="0" w:after="140"/>
        <w:rPr>
          <w:color w:val="000000"/>
        </w:rPr>
      </w:pPr>
      <w:del w:id="68" w:author="Charlene Janion-Scheepers" w:date="2026-03-20T13:53:00Z">
        <w:r>
          <w:rPr>
            <w:color w:val="000000"/>
          </w:rPr>
          <w:delText>As noted previously regarding which environmental factors are known to affect Beetles to the greatest degree, s</w:delText>
        </w:r>
      </w:del>
      <w:ins w:id="69" w:author="Charlene Janion-Scheepers" w:date="2026-03-20T13:53:00Z">
        <w:r>
          <w:rPr>
            <w:color w:val="000000"/>
          </w:rPr>
          <w:t>S</w:t>
        </w:r>
      </w:ins>
      <w:r>
        <w:rPr>
          <w:color w:val="000000"/>
        </w:rPr>
        <w:t xml:space="preserve">tudying </w:t>
      </w:r>
      <w:del w:id="70" w:author="Charlene Janion-Scheepers" w:date="2026-03-20T13:53:00Z">
        <w:r>
          <w:rPr>
            <w:color w:val="000000"/>
          </w:rPr>
          <w:delText xml:space="preserve">their </w:delText>
        </w:r>
      </w:del>
      <w:ins w:id="71" w:author="Charlene Janion-Scheepers" w:date="2026-03-20T13:53:00Z">
        <w:r>
          <w:rPr>
            <w:color w:val="000000"/>
          </w:rPr>
          <w:t xml:space="preserve">beetle </w:t>
        </w:r>
      </w:ins>
      <w:r>
        <w:rPr>
          <w:color w:val="000000"/>
        </w:rPr>
        <w:t>distributions across an elevational gradient can allow for the reactions of key species to environmental variables (temperature, precipitation,</w:t>
      </w:r>
      <w:ins w:id="72" w:author="Charlene Janion-Scheepers" w:date="2026-03-20T13:54:00Z">
        <w:r>
          <w:rPr>
            <w:color w:val="000000"/>
          </w:rPr>
          <w:t xml:space="preserve"> and</w:t>
        </w:r>
      </w:ins>
      <w:r>
        <w:rPr>
          <w:color w:val="000000"/>
        </w:rPr>
        <w:t xml:space="preserve"> vegeta</w:t>
      </w:r>
      <w:commentRangeStart w:id="4"/>
      <w:del w:id="73" w:author="Charlene Janion-Scheepers" w:date="2026-03-20T13:54:00Z">
        <w:r>
          <w:rPr>
            <w:color w:val="000000"/>
          </w:rPr>
          <w:delText>tion</w:delText>
        </w:r>
      </w:del>
      <w:del w:id="74" w:author="Charlene Janion-Scheepers" w:date="2026-03-20T13:54:00Z">
        <w:r>
          <w:rPr>
            <w:color w:val="000000"/>
          </w:rPr>
        </w:r>
      </w:del>
      <w:del w:id="75" w:author="Charlene Janion-Scheepers" w:date="2026-03-20T13:54:00Z">
        <w:commentRangeEnd w:id="4"/>
        <w:r>
          <w:commentReference w:id="4"/>
        </w:r>
      </w:del>
      <w:del w:id="76" w:author="Charlene Janion-Scheepers" w:date="2026-03-20T13:54:00Z">
        <w:r>
          <w:rPr>
            <w:color w:val="000000"/>
          </w:rPr>
          <w:delText>, etc.</w:delText>
        </w:r>
      </w:del>
      <w:r>
        <w:rPr>
          <w:color w:val="000000"/>
        </w:rPr>
        <w:t xml:space="preserve">) to be confirmed and/or quantified. For example, the </w:t>
      </w:r>
      <w:del w:id="77" w:author="Charlene Janion-Scheepers" w:date="2026-03-20T13:54:00Z">
        <w:r>
          <w:rPr>
            <w:color w:val="000000"/>
          </w:rPr>
          <w:delText xml:space="preserve">majority </w:delText>
        </w:r>
      </w:del>
      <w:r>
        <w:rPr>
          <w:color w:val="000000"/>
        </w:rPr>
        <w:t xml:space="preserve">predicted response </w:t>
      </w:r>
      <w:del w:id="78" w:author="Charlene Janion-Scheepers" w:date="2026-03-20T13:54:00Z">
        <w:r>
          <w:rPr>
            <w:color w:val="000000"/>
          </w:rPr>
          <w:delText xml:space="preserve">from </w:delText>
        </w:r>
      </w:del>
      <w:ins w:id="79" w:author="Charlene Janion-Scheepers" w:date="2026-03-20T13:54:00Z">
        <w:r>
          <w:rPr>
            <w:color w:val="000000"/>
          </w:rPr>
          <w:t xml:space="preserve">of </w:t>
        </w:r>
      </w:ins>
      <w:r>
        <w:rPr>
          <w:color w:val="000000"/>
        </w:rPr>
        <w:t>many ectotherms such as insects towards increasing temperatures is an expansion of their maximal altitudinal range</w:t>
      </w:r>
      <w:ins w:id="80" w:author="Charlene Janion-Scheepers" w:date="2026-03-20T13:54:00Z">
        <w:r>
          <w:rPr>
            <w:color w:val="000000"/>
          </w:rPr>
          <w:t xml:space="preserve"> (REF)</w:t>
        </w:r>
      </w:ins>
      <w:r>
        <w:rPr>
          <w:color w:val="000000"/>
        </w:rPr>
        <w:t xml:space="preserve">. It is expected that higher elevation environments might have been previously unsuitable for habitation by the taxa in question due to the temperatures being below their minimal thermal limits </w:t>
      </w:r>
      <w:r>
        <w:fldChar w:fldCharType="begin"/>
      </w:r>
      <w:r>
        <w:rPr>
          <w:color w:val="000000"/>
        </w:rPr>
        <w:instrText xml:space="preserve">ADDIN ZOTERO_ITEM CSL_CITATION {"citationID":"ARl9bz3z","properties":{"formattedCitation":"(Wilson {\\i{}et al.}, 2005; Men\\uc0\\u233{}ndez {\\i{}et al.}, 2014)","plainCitation":"(Wilson et al., 2005; Menéndez et al., 2014)","noteIndex":0},"citationItems":[{"id":24,"uris":["http://zotero.org/users/9696131/items/9YMA7LRS"],"itemData":{"id":24,"type":"article-journal","abstract":"The first expected symptoms of a climate change-generated biodiversity crisis are range contractions and extinctions at lower elevational and latitudinal limits to species distributions. However, whilst range expansions at high elevations and latitudes have been widely documented, there has been surprisingly little evidence for contractions at warm margins. We show that lower elevational limits for 16 butterfly species in central Spain have risen on average by 212 m (± SE 60) in 30 years, accompanying a 1.3 °C rise (equivalent to c. 225 m) in mean annual temperature. These elevational shifts signify an average reduction in habitable area by one-third, with losses of 50–80% projected for the coming century, given maintenance of the species thermal associations. The results suggest that many species have already suffered climate-mediated habitat losses that may threaten their long-term chances of survival.","container-title":"Ecology Letters","DOI":"10.1111/j.1461-0248.2005.00824.x","ISSN":"1461-0248","issue":"11","language":"en","note":"_eprint: https://onlinelibrary.wiley.com/doi/pdf/10.1111/j.1461-0248.2005.00824.x","page":"1138-1146","source":"Wiley Online Library","title":"Changes to the elevational limits and extent of species ranges associated with climate change","volume":"8","author":[{"family":"Wilson","given":"Robert J."},{"family":"Gutiérrez","given":"David"},{"family":"Gutiérrez","given":"Javier"},{"family":"Martínez","given":"David"},{"family":"Agudo","given":"Rosa"},{"family":"Monserrat","given":"Víctor J."}],"issued":{"date-parts":[["2005"]]}}},{"id":38,"uris":["http://zotero.org/users/9696131/items/Y9L7FFS2"],"itemData":{"id":38,"type":"article-journal","abstract":"Aim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schema":"https://github.com/citation-style-language/schema/raw/master/csl-citation.json"}</w:instrText>
      </w:r>
      <w:r>
        <w:rPr>
          <w:color w:val="000000"/>
        </w:rPr>
      </w:r>
      <w:r>
        <w:rPr>
          <w:color w:val="000000"/>
        </w:rPr>
        <w:fldChar w:fldCharType="separate"/>
      </w:r>
      <w:r>
        <w:rPr>
          <w:color w:val="000000"/>
        </w:rPr>
      </w:r>
      <w:r>
        <w:rPr/>
        <w:t xml:space="preserve">(Wilson </w:t>
      </w:r>
      <w:r>
        <w:rPr>
          <w:i/>
          <w:iCs/>
        </w:rPr>
        <w:t>et al.</w:t>
      </w:r>
      <w:r>
        <w:rPr/>
        <w:t xml:space="preserve">, 2005; Menéndez </w:t>
      </w:r>
      <w:r>
        <w:rPr>
          <w:i/>
          <w:iCs/>
        </w:rPr>
        <w:t>et al.</w:t>
      </w:r>
      <w:r>
        <w:rPr/>
        <w:t>, 2014)</w:t>
      </w:r>
      <w:r>
        <w:rPr>
          <w:color w:val="000000"/>
        </w:rPr>
      </w:r>
      <w:r>
        <w:rPr>
          <w:color w:val="000000"/>
        </w:rPr>
        <w:fldChar w:fldCharType="end"/>
      </w:r>
      <w:r>
        <w:rPr>
          <w:color w:val="000000"/>
        </w:rPr>
        <w:t>.</w:t>
      </w:r>
      <w:ins w:id="81" w:author="Charlene Janion-Scheepers" w:date="2026-03-20T13:55:00Z">
        <w:r>
          <w:rPr>
            <w:color w:val="000000"/>
          </w:rPr>
          <w:t xml:space="preserve"> </w:t>
        </w:r>
      </w:ins>
      <w:moveToRangeStart w:id="0" w:author="Charlene Janion-Scheepers" w:date="2026-03-20T13:55:00Z" w:name="move224907345"/>
      <w:moveTo w:id="82" w:author="Charlene Janion-Scheepers" w:date="2026-03-20T13:55:00Z">
        <w:r>
          <w:rPr>
            <w:color w:val="000000"/>
          </w:rPr>
          <w:t>However not every group will react in this specific way.</w:t>
        </w:r>
      </w:moveTo>
      <w:ins w:id="83" w:author="Charlene Janion-Scheepers" w:date="2026-03-20T13:55:00Z">
        <w:r>
          <w:rPr>
            <w:color w:val="000000"/>
          </w:rPr>
          <w:t xml:space="preserve"> </w:t>
        </w:r>
      </w:ins>
      <w:moveToRangeEnd w:id="0"/>
    </w:p>
    <w:p>
      <w:pPr>
        <w:pStyle w:val="Normal"/>
        <w:spacing w:lineRule="auto" w:line="360" w:before="0" w:after="140"/>
        <w:rPr>
          <w:color w:val="000000"/>
        </w:rPr>
      </w:pPr>
      <w:del w:id="84" w:author="Charlene Janion-Scheepers" w:date="2026-03-20T13:55:00Z">
        <w:r>
          <w:rPr>
            <w:color w:val="000000"/>
          </w:rPr>
          <w:delText>This</w:delText>
        </w:r>
      </w:del>
      <w:ins w:id="85" w:author="Charlene Janion-Scheepers" w:date="2026-03-20T13:55:00Z">
        <w:r>
          <w:rPr>
            <w:color w:val="000000"/>
          </w:rPr>
          <w:t>A</w:t>
        </w:r>
      </w:ins>
      <w:r>
        <w:rPr>
          <w:color w:val="000000"/>
        </w:rPr>
        <w:t xml:space="preserve"> </w:t>
      </w:r>
      <w:commentRangeStart w:id="5"/>
      <w:r>
        <w:rPr>
          <w:color w:val="000000"/>
        </w:rPr>
        <w:t xml:space="preserve">shift in distribution has been observed in Geometer moths (Geometridae) on a tropical mountain in Malaysia </w:t>
      </w:r>
      <w:r>
        <w:fldChar w:fldCharType="begin"/>
      </w:r>
      <w:r>
        <w:rPr>
          <w:color w:val="000000"/>
        </w:rPr>
        <w:instrText xml:space="preserve">ADDIN ZOTERO_ITEM CSL_CITATION {"citationID":"Zg6uPN4B","properties":{"formattedCitation":"(Chen {\\i{}et al.}, 2011)","plainCitation":"(Chen et al., 2011)","noteIndex":0},"citationItems":[{"id":25,"uris":["http://zotero.org/users/9696131/items/U5G2ZMPJ"],"itemData":{"id":25,"type":"article-journal","abstract":"Aim To estimate whether species have shifted at equal rates at their leading edges (cool boundaries) and trailing edges (warm boundaries) in response to climate change. We provide the ﬁrst such evidence for tropical insects, here examining elevation shifts for the upper and lower boundaries shifts of montane moths. Threats to species on tropical mountains are considered.","container-title":"Global Ecology and Biogeography","DOI":"10.1111/j.1466-8238.2010.00594.x","ISSN":"1466-822X, 1466-8238","issue":"1","journalAbbreviation":"Global Ecology and Biogeography","language":"en","license":"http://onlinelibrary.wiley.com/termsAndConditions#vor","page":"34-45","source":"DOI.org (Crossref)","title":"Asymmetric boundary shifts of tropical montane Lepidoptera over four decades of climate warming","volume":"20","author":[{"family":"Chen","given":"I‐Ching"},{"family":"Hill","given":"Jane K."},{"family":"Shiu","given":"Hau‐Jie"},{"family":"Holloway","given":"Jeremy D."},{"family":"Benedick","given":"Suzan"},{"family":"Chey","given":"Vun Khen"},{"family":"Barlow","given":"Henry S."},{"family":"Thomas","given":"Chris D."}],"issued":{"date-parts":[["2011",1]]}}}],"schema":"https://github.com/citation-style-language/schema/raw/master/csl-citation.json"}</w:instrText>
      </w:r>
      <w:r>
        <w:rPr>
          <w:color w:val="000000"/>
        </w:rPr>
      </w:r>
      <w:r>
        <w:rPr>
          <w:color w:val="000000"/>
        </w:rPr>
        <w:fldChar w:fldCharType="separate"/>
      </w:r>
      <w:r>
        <w:rPr>
          <w:color w:val="000000"/>
        </w:rPr>
      </w:r>
      <w:r>
        <w:rPr/>
        <w:t xml:space="preserve">(Chen </w:t>
      </w:r>
      <w:r>
        <w:rPr>
          <w:i/>
          <w:iCs/>
        </w:rPr>
        <w:t>et al.</w:t>
      </w:r>
      <w:r>
        <w:rPr/>
        <w:t>, 2011)</w:t>
      </w:r>
      <w:r>
        <w:rPr>
          <w:color w:val="000000"/>
        </w:rPr>
      </w:r>
      <w:r>
        <w:rPr>
          <w:color w:val="000000"/>
        </w:rPr>
        <w:fldChar w:fldCharType="end"/>
      </w:r>
      <w:r>
        <w:rPr>
          <w:color w:val="000000"/>
        </w:rPr>
      </w:r>
      <w:commentRangeEnd w:id="5"/>
      <w:r>
        <w:commentReference w:id="5"/>
      </w:r>
      <w:r>
        <w:rPr>
          <w:color w:val="000000"/>
        </w:rPr>
        <w:t xml:space="preserve">. </w:t>
      </w:r>
      <w:del w:id="86" w:author="Charlene Janion-Scheepers" w:date="2026-03-20T13:55:00Z">
        <w:r>
          <w:rPr>
            <w:color w:val="000000"/>
          </w:rPr>
          <w:delText xml:space="preserve">However not every group will react in this specific way. </w:delText>
        </w:r>
      </w:del>
      <w:r>
        <w:rPr>
          <w:color w:val="000000"/>
        </w:rPr>
        <w:t xml:space="preserve">Vegetation is also affected by the environmental gradients present across a mountain, with a majority of vegetation having shifted upward in their elevational range over the last century </w:t>
      </w:r>
      <w:del w:id="87" w:author="Charlene Janion-Scheepers" w:date="2026-03-20T13:56:00Z">
        <w:r>
          <w:rPr>
            <w:color w:val="000000"/>
          </w:rPr>
          <w:delText>and th</w:delText>
        </w:r>
      </w:del>
      <w:ins w:id="88" w:author="Charlene Janion-Scheepers" w:date="2026-03-20T13:56:00Z">
        <w:r>
          <w:rPr>
            <w:color w:val="000000"/>
          </w:rPr>
          <w:t>due to</w:t>
        </w:r>
      </w:ins>
      <w:del w:id="89" w:author="Charlene Janion-Scheepers" w:date="2026-03-20T13:56:00Z">
        <w:r>
          <w:rPr>
            <w:color w:val="000000"/>
          </w:rPr>
          <w:delText>e</w:delText>
        </w:r>
      </w:del>
      <w:r>
        <w:rPr>
          <w:color w:val="000000"/>
        </w:rPr>
        <w:t xml:space="preserve"> climate change </w:t>
      </w:r>
      <w:del w:id="90" w:author="Charlene Janion-Scheepers" w:date="2026-03-20T13:56:00Z">
        <w:r>
          <w:rPr>
            <w:color w:val="000000"/>
          </w:rPr>
          <w:delText xml:space="preserve">that occurred throughout </w:delText>
        </w:r>
      </w:del>
      <w:r>
        <w:fldChar w:fldCharType="begin"/>
      </w:r>
      <w:r>
        <w:rPr>
          <w:color w:val="000000"/>
        </w:rPr>
        <w:instrText xml:space="preserve">ADDIN ZOTERO_ITEM CSL_CITATION {"citationID":"tPdGu10k","properties":{"formattedCitation":"(Lenoir {\\i{}et al.}, 2008)","plainCitation":"(Lenoir et al., 2008)","noteIndex":0},"citationItems":[{"id":20,"uris":["http://zotero.org/users/9696131/items/XI5XW6TJ"],"itemData":{"id":20,"type":"article-journal","abstract":"Spatial fingerprints of climate change on biotic communities are usually associated with changes in the distribution of species at their latitudinal or altitudinal extremes. By comparing the altitudinal distribution of 171 forest plant species between 1905 and 1985 and 1986 and 2005 along the entire elevation range (0 to 2600 meters above sea level) in west Europe, we show that climate warming has resulted in a significant upward shift in species optimum elevation averaging 29 meters per decade. The shift is larger for species restricted to mountain habitats and for grassy species, which are characterized by faster population turnover. Our study shows that climate change affects the spatial core of the distributional range of plant species, in addition to their distributional margins, as previously reported.","container-title":"Science","DOI":"10.1126/science.1156831","issue":"5884","page":"1768-1771","publisher":"American Association for the Advancement of Science","source":"science.org (Atypon)","title":"A Significant Upward Shift in Plant Species Optimum Elevation During the 20th Century","volume":"320","author":[{"family":"Lenoir","given":"J."},{"family":"Gégout","given":"J. C."},{"family":"Marquet","given":"P. A."},{"family":"Ruffray","given":"P.","non-dropping-particle":"de"},{"family":"Brisse","given":"H."}],"issued":{"date-parts":[["2008",6,27]]}}}],"schema":"https://github.com/citation-style-language/schema/raw/master/csl-citation.json"}</w:instrText>
      </w:r>
      <w:r>
        <w:rPr>
          <w:color w:val="000000"/>
        </w:rPr>
      </w:r>
      <w:r>
        <w:rPr>
          <w:color w:val="000000"/>
        </w:rPr>
        <w:fldChar w:fldCharType="separate"/>
      </w:r>
      <w:r>
        <w:rPr>
          <w:color w:val="000000"/>
        </w:rPr>
      </w:r>
      <w:r>
        <w:rPr/>
        <w:t xml:space="preserve">(Lenoir </w:t>
      </w:r>
      <w:r>
        <w:rPr>
          <w:i/>
          <w:iCs/>
        </w:rPr>
        <w:t>et al.</w:t>
      </w:r>
      <w:r>
        <w:rPr/>
        <w:t>, 2008)</w:t>
      </w:r>
      <w:r>
        <w:rPr>
          <w:color w:val="000000"/>
        </w:rPr>
      </w:r>
      <w:r>
        <w:rPr>
          <w:color w:val="000000"/>
        </w:rPr>
        <w:fldChar w:fldCharType="end"/>
      </w:r>
      <w:r>
        <w:rPr>
          <w:color w:val="000000"/>
        </w:rPr>
        <w:t xml:space="preserve">. However, recent studies have shown that as </w:t>
      </w:r>
      <w:commentRangeStart w:id="6"/>
      <w:r>
        <w:rPr>
          <w:color w:val="000000"/>
        </w:rPr>
        <w:t>climate change has progressed even further,</w:t>
      </w:r>
      <w:r>
        <w:rPr>
          <w:color w:val="000000"/>
        </w:rPr>
      </w:r>
      <w:commentRangeEnd w:id="6"/>
      <w:r>
        <w:commentReference w:id="6"/>
      </w:r>
      <w:r>
        <w:rPr>
          <w:color w:val="000000"/>
        </w:rPr>
        <w:t xml:space="preserve"> other factors such as changing precipitation regimes and intensifying wind speeds have also meant that some plants are also shifting downwards in their range </w:t>
      </w:r>
      <w:r>
        <w:fldChar w:fldCharType="begin"/>
      </w:r>
      <w:r>
        <w:rPr>
          <w:color w:val="000000"/>
        </w:rPr>
        <w:instrText xml:space="preserve">ADDIN ZOTERO_ITEM CSL_CITATION {"citationID":"wv5zVDpV","properties":{"formattedCitation":"(Zu {\\i{}et al.}, 2023)","plainCitation":"(Zu et al., 2023)","noteIndex":0},"citationItems":[{"id":21,"uris":["http://zotero.org/users/9696131/items/WWZ6AQRM"],"itemData":{"id":21,"type":"article-journal","abstract":"Aim Significant changes in species elevational ranges in mountains have been repeatedly documented, yet the direction, magnitude and drivers of these shifts remain controversial. Presently, there is still lacking evidence about the general nature of species elevational range shifts in eastern Eurasia in response to anthropogenic climate change. By using historical specimen records and recent field observations for 735 seed plant species across 29 China's mountains, we assessed changes in species' elevational centroids and their drivers. Location China. Time Period 1950–2018. Major Taxa Studied Seed plant species. Methods The elevation records of all sampled occurrences in each mountain during the two time periods were estimated, and the null models were developed to test the sampling bias. Ecological niche models (ENMs) were used to evaluate the relative importance of climate factors in constraining each species distribution. Generalized linear models (GLMs) to test the relationships between the centroid elevational range shifts of species and different divers. Results We found that 54% of the species shifting upward and 46% downhill. However, species' elevational shifts significantly differed among species and mountains. Herbaceous and lowland species moved upward faster than woody and high-elevation species. Species in temperate mountains and in mountains with taller elevational gradients moved upward, while species in subtropical mountains and in mountains with shorter elevational gradients moved downward. Precipitation changes experienced by species, species' climatic adaptations, several species' functional traits and mountain size all contributed to explain the magnitude of species' centroid elevational range shifts. Main Conclusions Our results highlight complex biodiversity redistribution of seed plants across Chinese mountains, not necessarily conforming to the trend of species upward shifts in elevation. Changes in precipitation regimes may blur the simplistic assumption of isotherm tracking. This study fills an important geographic shortfall for our understanding of biodiversity redistribution under anthropogenic climate change.","container-title":"Global Ecology and Biogeography","DOI":"10.1111/geb.13692","ISSN":"1466-8238","issue":"7","language":"en","license":"© 2023 John Wiley &amp; Sons Ltd.","note":"_eprint: https://onlinelibrary.wiley.com/doi/pdf/10.1111/geb.13692","page":"1098-1112","source":"Wiley Online Library","title":"Elevational shift in seed plant distributions in China's mountains over the last 70 years","volume":"32","author":[{"family":"Zu","given":"Kuiling"},{"family":"Lenoir","given":"Jonathan"},{"family":"Fang","given":"Jingyun"},{"family":"Tang","given":"Zhiyao"},{"family":"Shen","given":"Zehao"},{"family":"Ji","given":"Chengjun"},{"family":"Zheng","given":"Chengyang"},{"family":"Luo","given":"Ao"},{"family":"Song","given":"Wenqi"},{"family":"Zimmermann","given":"Niklaus E."},{"family":"Pellissier","given":"Loïc"},{"family":"Wang","given":"Zhiheng"}],"issued":{"date-parts":[["2023"]]}}}],"schema":"https://github.com/citation-style-language/schema/raw/master/csl-citation.json"}</w:instrText>
      </w:r>
      <w:r>
        <w:rPr>
          <w:color w:val="000000"/>
        </w:rPr>
      </w:r>
      <w:r>
        <w:rPr>
          <w:color w:val="000000"/>
        </w:rPr>
        <w:fldChar w:fldCharType="separate"/>
      </w:r>
      <w:r>
        <w:rPr>
          <w:color w:val="000000"/>
        </w:rPr>
      </w:r>
      <w:r>
        <w:rPr/>
        <w:t xml:space="preserve">(Zu </w:t>
      </w:r>
      <w:r>
        <w:rPr>
          <w:i/>
          <w:iCs/>
        </w:rPr>
        <w:t>et al.</w:t>
      </w:r>
      <w:r>
        <w:rPr/>
        <w:t>, 2023)</w:t>
      </w:r>
      <w:r>
        <w:rPr>
          <w:color w:val="000000"/>
        </w:rPr>
      </w:r>
      <w:r>
        <w:rPr>
          <w:color w:val="000000"/>
        </w:rPr>
        <w:fldChar w:fldCharType="end"/>
      </w:r>
      <w:r>
        <w:rPr>
          <w:color w:val="000000"/>
        </w:rPr>
        <w:t xml:space="preserve">. Due to high levels of specialisation shown on mountain ecosystems, there are quite a number of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r>
        <w:fldChar w:fldCharType="begin"/>
      </w:r>
      <w:r>
        <w:rPr>
          <w:color w:val="000000"/>
        </w:rPr>
        <w:instrText xml:space="preserve">ADDIN ZOTERO_ITEM CSL_CITATION {"citationID":"DCGGa4qw","properties":{"formattedCitation":"(Hodkinson,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instrText>
      </w:r>
      <w:r>
        <w:rPr>
          <w:color w:val="000000"/>
        </w:rPr>
      </w:r>
      <w:r>
        <w:rPr>
          <w:color w:val="000000"/>
        </w:rPr>
        <w:fldChar w:fldCharType="separate"/>
      </w:r>
      <w:r>
        <w:rPr>
          <w:color w:val="000000"/>
        </w:rPr>
      </w:r>
      <w:r>
        <w:rPr/>
        <w:t>(Hodkinson, 2005)</w:t>
      </w:r>
      <w:r>
        <w:rPr>
          <w:color w:val="000000"/>
        </w:rPr>
      </w:r>
      <w:r>
        <w:rPr>
          <w:color w:val="000000"/>
        </w:rPr>
        <w:fldChar w:fldCharType="end"/>
      </w:r>
      <w:r>
        <w:rPr>
          <w:color w:val="000000"/>
        </w:rPr>
        <w:t xml:space="preserve">. Certain insects might rely on host plants through tolerating the ambient temperature of their environments by using the microclimate it provides in areas they otherwise would not be able to inhabit </w:t>
      </w:r>
      <w:r>
        <w:fldChar w:fldCharType="begin"/>
      </w:r>
      <w:r>
        <w:rPr>
          <w:color w:val="000000"/>
        </w:rPr>
        <w:instrText xml:space="preserve">ADDIN ZOTERO_ITEM CSL_CITATION {"citationID":"KKlZPzOn","properties":{"formattedCitation":"(McCain and Garfinkel, 2021)","plainCitation":"(McCain and Garfinkel, 2021)","noteIndex":0},"citationItems":[{"id":115,"uris":["http://zotero.org/users/9696131/items/K226CJJE"],"itemData":{"id":115,"type":"article-journal","abstract":"On mountains, unique in their steep and rapid climatic gradients, many insects are shifting their elevational range limits to track recent temperature change. In a review of the range shift literature to date, most of the 1478 montane insect populations tested so far are shifting to higher elevations, but there is conspicuous variation in the responses. We discuss the impact of study methodology as well as potential abiotic and biotic factors that may underlie this variation in climate change response. We encourage more empirical studies spanning greater insect biodiversity and directly testing how variation in species’ traits, biogeography, and abiotic–biotic context shapes variation in range shift responses.","collection-title":"Global change biology. Molecular physiology. October (2021)","container-title":"Current Opinion in Insect Science","DOI":"10.1016/j.cois.2021.06.003","ISSN":"2214-5745","journalAbbreviation":"Current Opinion in Insect Science","page":"111-118","source":"ScienceDirect","title":"Climate change and elevational range shifts in insects","volume":"47","author":[{"family":"McCain","given":"Christy M"},{"family":"Garfinkel","given":"Chloe F"}],"issued":{"date-parts":[["2021",10,1]]}}}],"schema":"https://github.com/citation-style-language/schema/raw/master/csl-citation.json"}</w:instrText>
      </w:r>
      <w:r>
        <w:rPr>
          <w:color w:val="000000"/>
        </w:rPr>
      </w:r>
      <w:r>
        <w:rPr>
          <w:color w:val="000000"/>
        </w:rPr>
        <w:fldChar w:fldCharType="separate"/>
      </w:r>
      <w:r>
        <w:rPr>
          <w:color w:val="000000"/>
        </w:rPr>
      </w:r>
      <w:r>
        <w:rPr/>
        <w:t>(McCain and Garfinkel, 2021)</w:t>
      </w:r>
      <w:r>
        <w:rPr>
          <w:color w:val="000000"/>
        </w:rPr>
      </w:r>
      <w:r>
        <w:rPr>
          <w:color w:val="000000"/>
        </w:rPr>
        <w:fldChar w:fldCharType="end"/>
      </w:r>
      <w:r>
        <w:rPr>
          <w:color w:val="000000"/>
        </w:rPr>
        <w:t>.</w:t>
      </w:r>
    </w:p>
    <w:p>
      <w:pPr>
        <w:pStyle w:val="Heading2"/>
        <w:numPr>
          <w:ilvl w:val="1"/>
          <w:numId w:val="1"/>
        </w:numPr>
        <w:spacing w:lineRule="auto" w:line="360"/>
        <w:rPr/>
      </w:pPr>
      <w:r>
        <w:rPr/>
        <w:t>Environmental changes</w:t>
      </w:r>
    </w:p>
    <w:p>
      <w:pPr>
        <w:pStyle w:val="Normal"/>
        <w:spacing w:lineRule="auto" w:line="360" w:before="0" w:after="140"/>
        <w:rPr>
          <w:color w:val="000000"/>
        </w:rPr>
      </w:pPr>
      <w:r>
        <w:rPr>
          <w:color w:val="000000"/>
        </w:rPr>
        <w:t xml:space="preserve">Climate change is one of the most prevalent </w:t>
      </w:r>
      <w:del w:id="91" w:author="Charlene Janion-Scheepers" w:date="2026-03-20T14:01:00Z">
        <w:r>
          <w:rPr>
            <w:color w:val="000000"/>
          </w:rPr>
          <w:delText xml:space="preserve">threats </w:delText>
        </w:r>
      </w:del>
      <w:del w:id="92" w:author="Charlene Janion-Scheepers" w:date="2026-03-20T13:59:00Z">
        <w:r>
          <w:rPr>
            <w:color w:val="000000"/>
          </w:rPr>
          <w:delText xml:space="preserve">that is </w:delText>
        </w:r>
      </w:del>
      <w:del w:id="93" w:author="Charlene Janion-Scheepers" w:date="2026-03-20T14:01:00Z">
        <w:r>
          <w:rPr>
            <w:color w:val="000000"/>
          </w:rPr>
          <w:delText xml:space="preserve">affecting insects worldwide. </w:delText>
        </w:r>
      </w:del>
      <w:commentRangeStart w:id="7"/>
      <w:del w:id="94" w:author="Charlene Janion-Scheepers" w:date="2026-03-20T14:01:00Z">
        <w:r>
          <w:rPr>
            <w:color w:val="000000"/>
          </w:rPr>
          <w:delText>Global warming</w:delText>
        </w:r>
      </w:del>
      <w:del w:id="95" w:author="Charlene Janion-Scheepers" w:date="2026-03-20T14:01:00Z">
        <w:r>
          <w:rPr>
            <w:color w:val="000000"/>
          </w:rPr>
        </w:r>
      </w:del>
      <w:del w:id="96" w:author="Charlene Janion-Scheepers" w:date="2026-03-20T14:01:00Z">
        <w:commentRangeEnd w:id="7"/>
        <w:r>
          <w:commentReference w:id="7"/>
        </w:r>
      </w:del>
      <w:del w:id="97" w:author="Charlene Janion-Scheepers" w:date="2026-03-20T14:01:00Z">
        <w:r>
          <w:rPr>
            <w:color w:val="000000"/>
          </w:rPr>
          <w:delText xml:space="preserve">, and the indirect consequences of the other environmental changes that global warming drives, has been named by numerous studies as being one of the main </w:delText>
        </w:r>
      </w:del>
      <w:r>
        <w:rPr>
          <w:color w:val="000000"/>
        </w:rPr>
        <w:t xml:space="preserve">causes behind the mass decline in entomofauna abundance and biodiversity that is being observed globally </w:t>
      </w:r>
      <w:r>
        <w:fldChar w:fldCharType="begin"/>
      </w:r>
      <w:r>
        <w:rPr>
          <w:color w:val="000000"/>
        </w:rPr>
        <w:instrText xml:space="preserve">ADDIN ZOTERO_ITEM CSL_CITATION {"citationID":"Bbi0nenn","properties":{"formattedCitation":"(S\\uc0\\u225{}nchez-Bayo and Wyckhuys, 2019)","plainCitation":"(Sánchez-Bayo and Wyckhuys, 2019)","noteIndex":0},"citationItems":[{"id":140,"uris":["http://zotero.org/users/9696131/items/WP8JKUMY"],"itemData":{"id":140,"type":"article-journal","abstract":"Biodiversity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environments.","container-title":"Biological Conservation","DOI":"10.1016/j.biocon.2019.01.020","ISSN":"0006-3207","journalAbbreviation":"Biological Conservation","language":"en","page":"8-27","source":"ScienceDirect","title":"Worldwide decline of the entomofauna: A review of its drivers","title-short":"Worldwide decline of the entomofauna","volume":"232","author":[{"family":"Sánchez-Bayo","given":"Francisco"},{"family":"Wyckhuys","given":"Kris A. G."}],"issued":{"date-parts":[["2019",4,1]]}}}],"schema":"https://github.com/citation-style-language/schema/raw/master/csl-citation.json"}</w:instrText>
      </w:r>
      <w:commentRangeStart w:id="8"/>
      <w:r>
        <w:rPr>
          <w:color w:val="000000"/>
        </w:rPr>
      </w:r>
      <w:r>
        <w:rPr>
          <w:color w:val="000000"/>
        </w:rPr>
        <w:fldChar w:fldCharType="separate"/>
      </w:r>
      <w:r>
        <w:rPr>
          <w:color w:val="000000"/>
        </w:rPr>
      </w:r>
      <w:r>
        <w:rPr/>
        <w:t>(Sánchez-Bayo and Wyckhuys, 2019)</w:t>
      </w:r>
      <w:r>
        <w:rPr>
          <w:color w:val="000000"/>
        </w:rPr>
      </w:r>
      <w:r>
        <w:rPr>
          <w:color w:val="000000"/>
        </w:rPr>
        <w:fldChar w:fldCharType="end"/>
      </w:r>
      <w:r>
        <w:rPr>
          <w:color w:val="000000"/>
        </w:rPr>
      </w:r>
      <w:commentRangeEnd w:id="8"/>
      <w:r>
        <w:commentReference w:id="8"/>
      </w:r>
      <w:r>
        <w:rPr>
          <w:color w:val="000000"/>
        </w:rPr>
        <w:t xml:space="preserve">. The most recent IPCC Synthesis Reported discussed that immediate interventions were necessary to reduce greenhouse gas emissions in order to meet what was previously considered a worst case scenario of a 1.5°C global temperature increase, and avoid the now projected 2°C global temperature increase projected for 2050 </w:t>
      </w:r>
      <w:r>
        <w:fldChar w:fldCharType="begin"/>
      </w:r>
      <w:r>
        <w:rPr>
          <w:color w:val="000000"/>
        </w:rPr>
        <w:instrText xml:space="preserve">ADDIN ZOTERO_ITEM CSL_CITATION {"citationID":"IscS4u1b","properties":{"formattedCitation":"(Calvin {\\i{}et al.}, 2023)","plainCitation":"(Calvin et al., 2023)","noteIndex":0},"citationItems":[{"id":14,"uris":["http://zotero.org/users/9696131/items/EXV2JJYY"],"itemData":{"id":14,"type":"report","abstract":"The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3,16]]},"issued":{"date-parts":[["2023",7,25]]}}}],"schema":"https://github.com/citation-style-language/schema/raw/master/csl-citation.json"}</w:instrText>
      </w:r>
      <w:r>
        <w:rPr>
          <w:color w:val="000000"/>
        </w:rPr>
      </w:r>
      <w:r>
        <w:rPr>
          <w:color w:val="000000"/>
        </w:rPr>
        <w:fldChar w:fldCharType="separate"/>
      </w:r>
      <w:r>
        <w:rPr>
          <w:color w:val="000000"/>
        </w:rPr>
      </w:r>
      <w:r>
        <w:rPr/>
        <w:t xml:space="preserve">(Calvin </w:t>
      </w:r>
      <w:r>
        <w:rPr>
          <w:i/>
          <w:iCs/>
        </w:rPr>
        <w:t>et al.</w:t>
      </w:r>
      <w:r>
        <w:rPr/>
        <w:t>, 2023)</w:t>
      </w:r>
      <w:r>
        <w:rPr>
          <w:color w:val="000000"/>
        </w:rPr>
      </w:r>
      <w:r>
        <w:rPr>
          <w:color w:val="000000"/>
        </w:rPr>
        <w:fldChar w:fldCharType="end"/>
      </w:r>
      <w:r>
        <w:rPr>
          <w:color w:val="000000"/>
        </w:rPr>
        <w:t>.</w:t>
      </w:r>
    </w:p>
    <w:p>
      <w:pPr>
        <w:pStyle w:val="Normal"/>
        <w:spacing w:lineRule="auto" w:line="360" w:before="0" w:after="140"/>
        <w:rPr>
          <w:color w:val="000000"/>
        </w:rPr>
      </w:pPr>
      <w:del w:id="98" w:author="Charlene Janion-Scheepers" w:date="2026-03-20T14:05:00Z">
        <w:r>
          <w:rPr>
            <w:color w:val="000000"/>
          </w:rPr>
          <w:delText xml:space="preserve">In Southern Africa, the effects of increasing </w:delText>
        </w:r>
      </w:del>
      <w:del w:id="99" w:author="Charlene Janion-Scheepers" w:date="2026-03-20T14:02:00Z">
        <w:r>
          <w:rPr>
            <w:color w:val="000000"/>
          </w:rPr>
          <w:delText xml:space="preserve">global </w:delText>
        </w:r>
      </w:del>
      <w:del w:id="100" w:author="Charlene Janion-Scheepers" w:date="2026-03-20T14:05:00Z">
        <w:r>
          <w:rPr>
            <w:color w:val="000000"/>
          </w:rPr>
          <w:delText xml:space="preserve">temperatures are expected to be droughts, increased heatwaves, extreme loss of soil moisture, with all of these factors contributing to more frequent and intense fires throughout the region. This general drying of the environment is expected to affect biomes that experience </w:delText>
        </w:r>
      </w:del>
      <w:del w:id="101" w:author="Charlene Janion-Scheepers" w:date="2026-03-20T14:02:00Z">
        <w:r>
          <w:rPr>
            <w:color w:val="000000"/>
          </w:rPr>
          <w:delText>W</w:delText>
        </w:r>
      </w:del>
      <w:del w:id="102" w:author="Charlene Janion-Scheepers" w:date="2026-03-20T14:05:00Z">
        <w:r>
          <w:rPr>
            <w:color w:val="000000"/>
          </w:rPr>
          <w:delText xml:space="preserve">inter rainfall </w:delText>
        </w:r>
      </w:del>
      <w:del w:id="103" w:author="Charlene Janion-Scheepers" w:date="2026-03-20T14:03:00Z">
        <w:r>
          <w:rPr>
            <w:color w:val="000000"/>
          </w:rPr>
          <w:delText xml:space="preserve">as well as Summer rainfall </w:delText>
        </w:r>
      </w:del>
      <w:r>
        <w:fldChar w:fldCharType="begin"/>
      </w:r>
      <w:r>
        <w:rPr>
          <w:color w:val="000000"/>
        </w:rPr>
        <w:instrText xml:space="preserve">ADDIN ZOTERO_ITEM CSL_CITATION {"citationID":"1zZLvtt2","properties":{"formattedCitation":"(Harvey {\\i{}et al.}, 2023; Munday {\\i{}et al.}, 2025; Sharp {\\i{}et al.}, 2025)","plainCitation":"(Harvey et al., 2023; Munday et al., 2025; Sharp et al., 2025)","noteIndex":0},"citationItems":[{"id":18,"uris":["http://zotero.org/users/9696131/items/2USFA9VG"],"itemData":{"id":18,"type":"article-journal","abstract":"Climate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L."}],"issued":{"date-parts":[["2023"]]}}},{"id":72,"uris":["http://zotero.org/users/9696131/items/HIKFEA6M"],"itemData":{"id":72,"type":"article-journal","abstract":"ABSTRACT\n            Southern Africa, along with the Mediterranean and eastern South America, is one of three major land regions projected to dry in the future. Confidence in the drying trend relies on a clear understanding of the regional climate and evaluation of the climate models used for projections. This paper reviews our understanding of southern African climate and evaluates the performance of successive climate model generations. A key finding is improved confidence in projections of early summer drying. The drying results from a delayed seasonal cycle, with regional features such as the Congo Air Boundary and heat lows increasing in frequency in the future. Future drying is matched by emerging observed trends indicating large temperature increases and drying in early summer, in addition to projections of increases in extreme rainfall, heatwaves, and dry spells. There is greater uncertainty in climate changes in the core rainy season (December to February), in part due to systematic climate model biases in this season, which have worsened through model generations. Model biases are compounded by a lack of in situ observations of key regional climate features, including heat lows, tropical lows, and mesoscale convective systems. The review recommends a focus on quantifying changes in circulation features and rainfall systems, which are well known but lack comprehensive assessment of trends and future projections. The future of tropical cyclone risk is a priority, especially given the increase in the frequency of intense tropical cyclones in the Mozambique Channel over the last 40 years.\n            \n              This article is categorized under:\n              \n                \n                  Paleoclimates and Current Trends &gt; Modern Climate Change","container-title":"WIREs Climate Change","DOI":"10.1002/wcc.70025","ISSN":"1757-7780, 1757-7799","issue":"5","journalAbbreviation":"WIREs Climate Change","language":"en","page":"e70025","source":"DOI.org (Crossref)","title":"Southern African Climate Change: Processes, Models, and Projections","title-short":"Southern African Climate Change","volume":"16","author":[{"family":"Munday","given":"Callum"},{"family":"Washington","given":"Richard"},{"family":"Engelstaedter","given":"Sebastian"},{"family":"Zilli","given":"Marcia"},{"family":"Harbord","given":"Sophie"},{"family":"Knight","given":"Charles"},{"family":"Attwood","given":"Kitty"},{"family":"Hart","given":"Neil"}],"issued":{"date-parts":[["2025",9]]}}},{"id":32,"uris":["http://zotero.org/users/9696131/items/5BAWP9CV"],"itemData":{"id":32,"type":"article-journal","container-title":"Nature","DOI":"10.1038/s41586-025-09351-x","ISSN":"0028-0836, 1476-4687","issue":"8082","journalAbbreviation":"Nature","language":"en","page":"946-951","source":"DOI.org (Crossref)","title":"Stronger El Niños reduce tropical forest arthropod diversity and function","volume":"645","author":[{"family":"Sharp","given":"Adam C."},{"family":"Boyle","given":"Michael J. W."},{"family":"Bonebrake","given":"Timothy C."},{"family":"Guo","given":"Yirong"},{"family":"Kitching","given":"Roger L."},{"family":"Stork","given":"Nigel E."},{"family":"Zeng","given":"Xiaoyi"},{"family":"Ashton","given":"Louise A."}],"issued":{"date-parts":[["2025",9,25]]}}}],"schema":"https://github.com/citation-style-language/schema/raw/master/csl-citation.json"}</w:instrText>
      </w:r>
      <w:r>
        <w:rPr>
          <w:color w:val="000000"/>
        </w:rPr>
      </w:r>
      <w:r>
        <w:rPr>
          <w:color w:val="000000"/>
        </w:rPr>
        <w:fldChar w:fldCharType="separate"/>
      </w:r>
      <w:r>
        <w:rPr>
          <w:color w:val="000000"/>
        </w:rPr>
      </w:r>
      <w:del w:id="104" w:author="Charlene Janion-Scheepers" w:date="2026-03-20T14:05:00Z">
        <w:r>
          <w:rPr>
            <w:color w:val="000000"/>
          </w:rPr>
          <w:delText xml:space="preserve">(Harvey </w:delText>
        </w:r>
      </w:del>
      <w:del w:id="105" w:author="Charlene Janion-Scheepers" w:date="2026-03-20T14:05:00Z">
        <w:r>
          <w:rPr>
            <w:i/>
            <w:iCs/>
            <w:color w:val="000000"/>
          </w:rPr>
          <w:delText>et al.</w:delText>
        </w:r>
      </w:del>
      <w:del w:id="106" w:author="Charlene Janion-Scheepers" w:date="2026-03-20T14:05:00Z">
        <w:r>
          <w:rPr>
            <w:color w:val="000000"/>
          </w:rPr>
          <w:delText xml:space="preserve">, 2023; Munday </w:delText>
        </w:r>
      </w:del>
      <w:del w:id="107" w:author="Charlene Janion-Scheepers" w:date="2026-03-20T14:05:00Z">
        <w:r>
          <w:rPr>
            <w:i/>
            <w:iCs/>
            <w:color w:val="000000"/>
          </w:rPr>
          <w:delText>et al.</w:delText>
        </w:r>
      </w:del>
      <w:del w:id="108" w:author="Charlene Janion-Scheepers" w:date="2026-03-20T14:05:00Z">
        <w:r>
          <w:rPr>
            <w:color w:val="000000"/>
          </w:rPr>
          <w:delText xml:space="preserve">, 2025; Sharp </w:delText>
        </w:r>
      </w:del>
      <w:del w:id="109" w:author="Charlene Janion-Scheepers" w:date="2026-03-20T14:05:00Z">
        <w:r>
          <w:rPr>
            <w:i/>
            <w:iCs/>
            <w:color w:val="000000"/>
          </w:rPr>
          <w:delText>et al.</w:delText>
        </w:r>
      </w:del>
      <w:del w:id="110" w:author="Charlene Janion-Scheepers" w:date="2026-03-20T14:05:00Z">
        <w:r>
          <w:rPr>
            <w:color w:val="000000"/>
          </w:rPr>
          <w:delText>, 2025)</w:delText>
        </w:r>
      </w:del>
      <w:r>
        <w:rPr>
          <w:color w:val="000000"/>
        </w:rPr>
      </w:r>
      <w:r>
        <w:rPr>
          <w:color w:val="000000"/>
        </w:rPr>
        <w:fldChar w:fldCharType="end"/>
      </w:r>
      <w:del w:id="111" w:author="Charlene Janion-Scheepers" w:date="2026-03-20T14:05:00Z">
        <w:r>
          <w:rPr>
            <w:color w:val="000000"/>
          </w:rPr>
          <w:delText xml:space="preserve">. The effects of climate change are also expected to cause disruptive climatic phenomena such as the El Niño Southern Oscillation (ENSO) to increase in frequency </w:delText>
        </w:r>
      </w:del>
      <w:del w:id="112" w:author="Charlene Janion-Scheepers" w:date="2026-03-20T14:03:00Z">
        <w:r>
          <w:rPr>
            <w:color w:val="000000"/>
          </w:rPr>
          <w:delText>as well as</w:delText>
        </w:r>
      </w:del>
      <w:del w:id="113" w:author="Charlene Janion-Scheepers" w:date="2026-03-20T14:05:00Z">
        <w:r>
          <w:rPr>
            <w:color w:val="000000"/>
          </w:rPr>
          <w:delText xml:space="preserve"> intensity </w:delText>
        </w:r>
      </w:del>
      <w:r>
        <w:fldChar w:fldCharType="begin"/>
      </w:r>
      <w:r>
        <w:rPr>
          <w:color w:val="000000"/>
        </w:rPr>
        <w:instrText xml:space="preserve">ADDIN ZOTERO_ITEM CSL_CITATION {"citationID":"uKzRJZdu","properties":{"formattedCitation":"(Wang {\\i{}et al.}, 2019)","plainCitation":"(Wang et al., 2019)","noteIndex":0},"citationItems":[{"id":13,"uris":["http://zotero.org/users/9696131/items/HCQ9EK85"],"itemData":{"id":13,"type":"article-journal","abstract":"El Niño’s intensity change under anthropogenic warming is of great importance to society, yet current climate models’ projections remain largely uncertain. The current classification of El Niño does not distinguish the strong from the moderate El Niño events, making it difficult to project future change of El Niño’s intensity. Here we classify 33 El Niño events from 1901 to 2017 by cluster analysis of the onset and amplification processes, and the resultant 4 types of El Niño distinguish the strong from the moderate events and the onset from successive events. The 3 categories of El Niño onset exhibit distinct development mechanisms. We find El Niño onset regime has changed from eastern Pacific origin to western Pacific origin with more frequent occurrence of extreme events since the 1970s. This regime change is hypothesized to arise from a background warming in the western Pacific and the associated increased zonal and vertical sea-surface temperature (SST) gradients in the equatorial central Pacific, which reveals a controlling factor that could lead to increased extreme El Niño events in the future. The Coupled Model Intercomparison Project phase 5 (CMIP5) models’ projections demonstrate that both the frequency and intensity of the strong El Niño events will increase significantly if the projected central Pacific zonal SST gradients become enhanced. If the currently observed background changes continue under future anthropogenic forcing, more frequent strong El Niño events are anticipated. The models’ uncertainty in the projected equatorial zonal SST gradients, however, remains a major roadblock for faithful prediction of El Niño’s future changes.","container-title":"Proceedings of the National Academy of Sciences","DOI":"10.1073/pnas.1911130116","issue":"45","page":"22512-22517","publisher":"Proceedings of the National Academy of Sciences","source":"pnas.org (Atypon)","title":"Historical change of El Niño properties sheds light on future changes of extreme El Niño","volume":"116","author":[{"family":"Wang","given":"Bin"},{"family":"Luo","given":"Xiao"},{"family":"Yang","given":"Young-Min"},{"family":"Sun","given":"Weiyi"},{"family":"Cane","given":"Mark A."},{"family":"Cai","given":"Wenju"},{"family":"Yeh","given":"Sang-Wook"},{"family":"Liu","given":"Jian"}],"issued":{"date-parts":[["2019",11,5]]}}}],"schema":"https://github.com/citation-style-language/schema/raw/master/csl-citation.json"}</w:instrText>
      </w:r>
      <w:r>
        <w:rPr>
          <w:color w:val="000000"/>
        </w:rPr>
      </w:r>
      <w:r>
        <w:rPr>
          <w:color w:val="000000"/>
        </w:rPr>
        <w:fldChar w:fldCharType="separate"/>
      </w:r>
      <w:r>
        <w:rPr>
          <w:color w:val="000000"/>
        </w:rPr>
      </w:r>
      <w:del w:id="114" w:author="Charlene Janion-Scheepers" w:date="2026-03-20T14:05:00Z">
        <w:r>
          <w:rPr>
            <w:color w:val="000000"/>
          </w:rPr>
          <w:delText xml:space="preserve">(Wang </w:delText>
        </w:r>
      </w:del>
      <w:del w:id="115" w:author="Charlene Janion-Scheepers" w:date="2026-03-20T14:05:00Z">
        <w:r>
          <w:rPr>
            <w:i/>
            <w:iCs/>
            <w:color w:val="000000"/>
          </w:rPr>
          <w:delText>et al.</w:delText>
        </w:r>
      </w:del>
      <w:del w:id="116" w:author="Charlene Janion-Scheepers" w:date="2026-03-20T14:05:00Z">
        <w:r>
          <w:rPr>
            <w:color w:val="000000"/>
          </w:rPr>
          <w:delText>, 2019)</w:delText>
        </w:r>
      </w:del>
      <w:r>
        <w:rPr>
          <w:color w:val="000000"/>
        </w:rPr>
      </w:r>
      <w:r>
        <w:rPr>
          <w:color w:val="000000"/>
        </w:rPr>
        <w:fldChar w:fldCharType="end"/>
      </w:r>
      <w:del w:id="117" w:author="Charlene Janion-Scheepers" w:date="2026-03-20T14:05:00Z">
        <w:r>
          <w:rPr>
            <w:color w:val="000000"/>
          </w:rPr>
          <w:delText xml:space="preserve">. These changes in the expected behaviour of the ENSO has been suggested to be strongly linked to anthropogenic greenhouse gas emissions </w:delText>
        </w:r>
      </w:del>
      <w:r>
        <w:fldChar w:fldCharType="begin"/>
      </w:r>
      <w:r>
        <w:rPr>
          <w:color w:val="000000"/>
        </w:rPr>
        <w:instrText xml:space="preserve">ADDIN ZOTERO_ITEM CSL_CITATION {"citationID":"KXxbZZQt","properties":{"formattedCitation":"(Cai {\\i{}et al.}, 2023)","plainCitation":"(Cai et al., 2023)","noteIndex":0},"citationItems":[{"id":4,"uris":["http://zotero.org/users/9696131/items/J8EFNVVZ"],"itemData":{"id":4,"type":"article-journal","container-title":"Nature Reviews Earth &amp; Environment","DOI":"10.1038/s43017-023-00427-8","ISSN":"2662-138X","issue":"6","journalAbbreviation":"Nat Rev Earth Environ","language":"en","page":"407-418","source":"DOI.org (Crossref)","title":"Anthropogenic impacts on twentieth-century ENSO variability changes","volume":"4","author":[{"family":"Cai","given":"Wenju"},{"family":"Ng","given":"Benjamin"},{"family":"Geng","given":"Tao"},{"family":"Jia","given":"Fan"},{"family":"Wu","given":"Lixin"},{"family":"Wang","given":"Guojian"},{"family":"Liu","given":"Yu"},{"family":"Gan","given":"Bolan"},{"family":"Yang","given":"Kai"},{"family":"Santoso","given":"Agus"},{"family":"Lin","given":"Xiaopei"},{"family":"Li","given":"Ziguang"},{"family":"Liu","given":"Yi"},{"family":"Yang","given":"Yun"},{"family":"Jin","given":"Fei-Fei"},{"family":"Collins","given":"Mat"},{"family":"McPhaden","given":"Michael J."}],"issued":{"date-parts":[["2023",5,18]]}}}],"schema":"https://github.com/citation-style-language/schema/raw/master/csl-citation.json"}</w:instrText>
      </w:r>
      <w:r>
        <w:rPr>
          <w:color w:val="000000"/>
        </w:rPr>
      </w:r>
      <w:r>
        <w:rPr>
          <w:color w:val="000000"/>
        </w:rPr>
        <w:fldChar w:fldCharType="separate"/>
      </w:r>
      <w:r>
        <w:rPr>
          <w:color w:val="000000"/>
        </w:rPr>
      </w:r>
      <w:del w:id="118" w:author="Charlene Janion-Scheepers" w:date="2026-03-20T14:05:00Z">
        <w:r>
          <w:rPr>
            <w:color w:val="000000"/>
          </w:rPr>
          <w:delText xml:space="preserve">(Cai </w:delText>
        </w:r>
      </w:del>
      <w:del w:id="119" w:author="Charlene Janion-Scheepers" w:date="2026-03-20T14:05:00Z">
        <w:r>
          <w:rPr>
            <w:i/>
            <w:iCs/>
            <w:color w:val="000000"/>
          </w:rPr>
          <w:delText>et al.</w:delText>
        </w:r>
      </w:del>
      <w:del w:id="120" w:author="Charlene Janion-Scheepers" w:date="2026-03-20T14:05:00Z">
        <w:r>
          <w:rPr>
            <w:color w:val="000000"/>
          </w:rPr>
          <w:delText>, 2023)</w:delText>
        </w:r>
      </w:del>
      <w:r>
        <w:rPr>
          <w:color w:val="000000"/>
        </w:rPr>
      </w:r>
      <w:r>
        <w:rPr>
          <w:color w:val="000000"/>
        </w:rPr>
        <w:fldChar w:fldCharType="end"/>
      </w:r>
      <w:del w:id="121" w:author="Charlene Janion-Scheepers" w:date="2026-03-20T14:05:00Z">
        <w:r>
          <w:rPr>
            <w:color w:val="000000"/>
          </w:rPr>
          <w:delText xml:space="preserve">. </w:delText>
        </w:r>
      </w:del>
      <w:commentRangeStart w:id="9"/>
      <w:del w:id="122" w:author="Charlene Janion-Scheepers" w:date="2026-03-20T14:05:00Z">
        <w:r>
          <w:rPr>
            <w:color w:val="000000"/>
          </w:rPr>
          <w:delText xml:space="preserve">ENSO also confounds  </w:delText>
        </w:r>
      </w:del>
      <w:del w:id="123" w:author="Charlene Janion-Scheepers" w:date="2026-03-20T14:05:00Z">
        <w:commentRangeEnd w:id="9"/>
        <w:r>
          <w:commentReference w:id="9"/>
        </w:r>
      </w:del>
      <w:del w:id="124" w:author="Charlene Janion-Scheepers" w:date="2026-03-20T14:05:00Z">
        <w:r>
          <w:rPr>
            <w:color w:val="000000"/>
          </w:rPr>
        </w:r>
      </w:del>
    </w:p>
    <w:p>
      <w:pPr>
        <w:pStyle w:val="Normal"/>
        <w:spacing w:lineRule="auto" w:line="360" w:before="0" w:after="140"/>
        <w:rPr>
          <w:ins w:id="130" w:author="Charlene Janion-Scheepers" w:date="2026-03-20T14:05:00Z"/>
          <w:color w:val="000000"/>
        </w:rPr>
      </w:pPr>
      <w:r>
        <w:rPr>
          <w:color w:val="000000"/>
        </w:rPr>
        <w:t>Insect populations will have various responses to the effects of long-term anthropogenic climate change. The baseline increase of mean global temperatures will mean that a number of different taxa living in specific environments will gradually experience their suitable ranges shrinking due to other areas increasingly being above their critical thermal limits. Associated changes in other important factors such as host vegetation availability</w:t>
      </w:r>
      <w:ins w:id="125" w:author="Charlene Janion-Scheepers" w:date="2026-03-20T14:04:00Z">
        <w:r>
          <w:rPr>
            <w:color w:val="000000"/>
          </w:rPr>
          <w:t xml:space="preserve"> and</w:t>
        </w:r>
      </w:ins>
      <w:del w:id="126" w:author="Charlene Janion-Scheepers" w:date="2026-03-20T14:04:00Z">
        <w:r>
          <w:rPr>
            <w:color w:val="000000"/>
          </w:rPr>
          <w:delText>,</w:delText>
        </w:r>
      </w:del>
      <w:r>
        <w:rPr>
          <w:color w:val="000000"/>
        </w:rPr>
        <w:t xml:space="preserve"> soil moisture reduction</w:t>
      </w:r>
      <w:del w:id="127" w:author="Charlene Janion-Scheepers" w:date="2026-03-20T14:04:00Z">
        <w:r>
          <w:rPr>
            <w:color w:val="000000"/>
          </w:rPr>
          <w:delText>,</w:delText>
        </w:r>
      </w:del>
      <w:r>
        <w:rPr>
          <w:color w:val="000000"/>
        </w:rPr>
        <w:t xml:space="preserve"> will result in less habitable space for most insects, and will usually result in mass mortality for many populations </w:t>
      </w:r>
      <w:r>
        <w:fldChar w:fldCharType="begin"/>
      </w:r>
      <w:r>
        <w:rPr>
          <w:color w:val="000000"/>
        </w:rPr>
        <w:instrText xml:space="preserve">ADDIN ZOTERO_ITEM CSL_CITATION {"citationID":"RXNZw0fV","properties":{"formattedCitation":"(Harvey {\\i{}et al.}, 2023)","plainCitation":"(Harvey et al., 2023)","noteIndex":0},"citationItems":[{"id":18,"uris":["http://zotero.org/users/9696131/items/2USFA9VG"],"itemData":{"id":18,"type":"article-journal","abstract":"Climate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L."}],"issued":{"date-parts":[["2023"]]}}}],"schema":"https://github.com/citation-style-language/schema/raw/master/csl-citation.json"}</w:instrText>
      </w:r>
      <w:r>
        <w:rPr>
          <w:color w:val="000000"/>
        </w:rPr>
      </w:r>
      <w:r>
        <w:rPr>
          <w:color w:val="000000"/>
        </w:rPr>
        <w:fldChar w:fldCharType="separate"/>
      </w:r>
      <w:r>
        <w:rPr>
          <w:color w:val="000000"/>
        </w:rPr>
      </w:r>
      <w:r>
        <w:rPr/>
        <w:t xml:space="preserve">(Harvey </w:t>
      </w:r>
      <w:r>
        <w:rPr>
          <w:i/>
          <w:iCs/>
        </w:rPr>
        <w:t>et al.</w:t>
      </w:r>
      <w:r>
        <w:rPr/>
        <w:t>, 2023)</w:t>
      </w:r>
      <w:r>
        <w:rPr>
          <w:color w:val="000000"/>
        </w:rPr>
      </w:r>
      <w:r>
        <w:rPr>
          <w:color w:val="000000"/>
        </w:rPr>
        <w:fldChar w:fldCharType="end"/>
      </w:r>
      <w:r>
        <w:rPr>
          <w:color w:val="000000"/>
        </w:rPr>
        <w:t xml:space="preserve">. The extent of the loss in insect distribution, biodiversity, and abundance all depends on how far the effects of climate change progress in the coming decades. </w:t>
      </w:r>
      <w:del w:id="128" w:author="Charlene Janion-Scheepers" w:date="2026-03-20T14:05:00Z">
        <w:r>
          <w:rPr>
            <w:color w:val="000000"/>
          </w:rPr>
          <w:delText>Concerned s</w:delText>
        </w:r>
      </w:del>
      <w:ins w:id="129" w:author="Charlene Janion-Scheepers" w:date="2026-03-20T14:05:00Z">
        <w:r>
          <w:rPr>
            <w:color w:val="000000"/>
          </w:rPr>
          <w:t>S</w:t>
        </w:r>
      </w:ins>
      <w:r>
        <w:rPr>
          <w:color w:val="000000"/>
        </w:rPr>
        <w:t xml:space="preserve">cientists have stated the importance of insects in ecosystems globally with respect to the ecosystem services they provide. Many of those insects are declining in abundance and many have already become extinct, with an estimated 70% reduction in flying insect abundance over the last 30 years, and 60% reduction in large Carabidae in the United Kingdom over a 15-year period </w:t>
      </w:r>
      <w:r>
        <w:fldChar w:fldCharType="begin"/>
      </w:r>
      <w:r>
        <w:rPr>
          <w:color w:val="000000"/>
        </w:rPr>
        <w:instrText xml:space="preserve">ADDIN ZOTERO_ITEM CSL_CITATION {"citationID":"ZV819Y4r","properties":{"formattedCitation":"(Brooks {\\i{}et al.}, 2012; Cardoso {\\i{}et al.}, 2020)","plainCitation":"(Brooks et al., 2012; Cardoso et al., 2020)","noteIndex":0},"citationItems":[{"id":12,"uris":["http://zotero.org/users/9696131/items/YSV89EY3"],"itemData":{"id":12,"type":"article-journal","abstract":"Carabid beetles are important functional components of many terrestrial ecosystems. Here, we describe the first long-term, wide-scale and quantitative assessment of temporal changes in UK carabid communities, to inform nationwide management aimed at their conservation. Multivariate and mixed models were used to assess temporal trends over a 15-year period, across eleven sites in the UK Environmental Change Network. Sites covered pasture, field margins, chalk downland, woodland and hedgerows in the lowlands, moorland and pasture in the uplands, and grassland, heaths and bogs in montane locations. We found substantial overall declines in carabid biodiversity. Three-quarters of the species studied declined, half of which were estimated to be undergoing population reductions of &gt; 30%, when averaged over 10-year periods. Declines of this magnitude are recognized to be of conservation concern. They are comparable to those reported for butterflies and moths and increase the evidence base showing that insects are undergoing serious and widespread biodiversity losses. Overall trends masked differences between regions and habitats. Carabid population declines (10-year trend, averaged across species) were estimated to be 52% in montane sites, 31% in northern moorland sites and 28% in western pasture sites (with at least 80% of species declining in each case). Conversely, populations in our southern downland site had 10-year increases of 48% on average. Overall, biodiversity was maintained in upland pasture, and populations were mostly stable in woodland and hedgerow sites. Synthesis and applications. Our results highlight the need to assess trends for carabids, and probably other widespread and ubiquitous taxa, across regions and habitats to fully understand losses in biodiversity. Land management should be underpinned by a consideration of how wide-scale environmental drivers interact with habitat structure. The stability of population trends in woodlands and hedgerows of species that are declining elsewhere puts these habitats at the fore-front of integrated landscape management aimed at preserving their ecosystem services.","container-title":"Journal of Applied Ecology","DOI":"10.1111/j.1365-2664.2012.02194.x","ISSN":"1365-2664","issue":"5","language":"en","license":"© 2012 The Authors. Journal of Applied Ecology © 2012 British Ecological Society","note":"_eprint: https://besjournals.onlinelibrary.wiley.com/doi/pdf/10.1111/j.1365-2664.2012.02194.x","page":"1009-1019","source":"Wiley Online Library","title":"Large carabid beetle declines in a United Kingdom monitoring network increases evidence for a widespread loss in insect biodiversity","volume":"49","author":[{"family":"Brooks","given":"David R."},{"family":"Bater","given":"John E."},{"family":"Clark","given":"Suzanne J."},{"family":"Monteith","given":"Don T."},{"family":"Andrews","given":"Christopher"},{"family":"Corbett","given":"Stuart J."},{"family":"Beaumont","given":"Deborah A."},{"family":"Chapman","given":"Jason W."}],"issued":{"date-parts":[["2012"]]}}},{"id":29,"uris":["http://zotero.org/users/9696131/items/HKR3D2F8"],"itemData":{"id":29,"type":"article-journal","abstract":"Here we build on the manifesto ‘World Scientists’ Warning to Humanity, issued by the Alliance of World Scientists. As a group of conservation biologists deeply concerned about the decline of insect populations, we here review what we know about the drivers of insect extinctions, their consequences, and how extinctions can negatively impact humanity. We are causing insect extinctions by driving habitat loss, degradation, and fragmentation, use of polluting and harmful substances, the spread of invasive species, global climate change, direct overexploitation, and co-extinction of species dependent on other species. With insect extinctions, we lose much more than species. We lose abundance and biomass of insects, diversity across space and time with consequent homogenization, large parts of the tree of life, unique ecological functions and traits, and fundamental parts of extensive networks of biotic interactions. Such losses lead to the decline of key ecosystem services on which humanity depends. From pollination and decomposition, to being resources for new medicines, habitat quality indication and many others, insects provide essential and irreplaceable services. We appeal for urgent action to close key knowledge gaps and curb insect extinctions. An investment in research programs that generate local, regional and global strategies that counter this trend is essential. Solutions are available and implementable, but urgent action is needed now to match our intentions.","container-title":"Biological Conservation","DOI":"10.1016/j.biocon.2020.108426","ISSN":"0006-3207","journalAbbreviation":"Biological Conservation","page":"108426","source":"ScienceDirect","title":"Scientists' warning to humanity on insect extinctions","volume":"242","author":[{"family":"Cardoso","given":"Pedro"},{"family":"Barton","given":"Philip S."},{"family":"Birkhofer","given":"Klaus"},{"family":"Chichorro","given":"Filipe"},{"family":"Deacon","given":"Charl"},{"family":"Fartmann","given":"Thomas"},{"family":"Fukushima","given":"Caroline S."},{"family":"Gaigher","given":"René"},{"family":"Habel","given":"Jan C."},{"family":"Hallmann","given":"Caspar A."},{"family":"Hill","given":"Matthew J."},{"family":"Hochkirch","given":"Axel"},{"family":"Kwak","given":"Mackenzie L."},{"family":"Mammola","given":"Stefano"},{"family":"Ari Noriega","given":"Jorge"},{"family":"Orfinger","given":"Alexander B."},{"family":"Pedraza","given":"Fernando"},{"family":"Pryke","given":"James S."},{"family":"Roque","given":"Fabio O."},{"family":"Settele","given":"Josef"},{"family":"Simaika","given":"John P."},{"family":"Stork","given":"Nigel E."},{"family":"Suhling","given":"Frank"},{"family":"Vorster","given":"Carlien"},{"family":"Samways","given":"Michael J."}],"issued":{"date-parts":[["2020",2,1]]}}}],"schema":"https://github.com/citation-style-language/schema/raw/master/csl-citation.json"}</w:instrText>
      </w:r>
      <w:r>
        <w:rPr>
          <w:color w:val="000000"/>
        </w:rPr>
      </w:r>
      <w:r>
        <w:rPr>
          <w:color w:val="000000"/>
        </w:rPr>
        <w:fldChar w:fldCharType="separate"/>
      </w:r>
      <w:r>
        <w:rPr>
          <w:color w:val="000000"/>
        </w:rPr>
      </w:r>
      <w:r>
        <w:rPr/>
        <w:t xml:space="preserve">(Brooks </w:t>
      </w:r>
      <w:r>
        <w:rPr>
          <w:i/>
          <w:iCs/>
        </w:rPr>
        <w:t>et al.</w:t>
      </w:r>
      <w:r>
        <w:rPr/>
        <w:t xml:space="preserve">, 2012; Cardoso </w:t>
      </w:r>
      <w:r>
        <w:rPr>
          <w:i/>
          <w:iCs/>
        </w:rPr>
        <w:t>et al.</w:t>
      </w:r>
      <w:r>
        <w:rPr/>
        <w:t>, 2020)</w:t>
      </w:r>
      <w:r>
        <w:rPr>
          <w:color w:val="000000"/>
        </w:rPr>
      </w:r>
      <w:r>
        <w:rPr>
          <w:color w:val="000000"/>
        </w:rPr>
        <w:fldChar w:fldCharType="end"/>
      </w:r>
      <w:r>
        <w:rPr>
          <w:color w:val="000000"/>
        </w:rPr>
        <w:t>.</w:t>
      </w:r>
    </w:p>
    <w:p>
      <w:pPr>
        <w:pStyle w:val="Normal"/>
        <w:spacing w:lineRule="auto" w:line="360" w:before="0" w:after="140"/>
        <w:rPr>
          <w:color w:val="000000"/>
        </w:rPr>
      </w:pPr>
      <w:ins w:id="131" w:author="Charlene Janion-Scheepers" w:date="2026-03-20T14:05:00Z">
        <w:r>
          <w:rPr>
            <w:color w:val="000000"/>
          </w:rPr>
          <w:t>In Southern Africa, the effects of increasing temperatures are expected to be droughts, increased heatwaves, extreme loss of soil moisture, with all of these factors contributing to more frequent and intense fires throughout the region (</w:t>
        </w:r>
      </w:ins>
      <w:commentRangeStart w:id="10"/>
      <w:ins w:id="132" w:author="Charlene Janion-Scheepers" w:date="2026-03-20T14:05:00Z">
        <w:r>
          <w:rPr>
            <w:color w:val="000000"/>
          </w:rPr>
          <w:t>REFS</w:t>
        </w:r>
      </w:ins>
      <w:r>
        <w:rPr>
          <w:color w:val="000000"/>
        </w:rPr>
      </w:r>
      <w:commentRangeEnd w:id="10"/>
      <w:r>
        <w:commentReference w:id="10"/>
      </w:r>
      <w:ins w:id="133" w:author="Charlene Janion-Scheepers" w:date="2026-03-20T14:05:00Z">
        <w:r>
          <w:rPr>
            <w:color w:val="000000"/>
          </w:rPr>
          <w:t xml:space="preserve">). This general drying of the environment is expected to affect biomes that experience winter or summer rainfall </w:t>
        </w:r>
      </w:ins>
      <w:r>
        <w:fldChar w:fldCharType="begin"/>
      </w:r>
      <w:r>
        <w:rPr>
          <w:color w:val="000000"/>
        </w:rPr>
        <w:instrText xml:space="preserve">ADDIN ZOTERO_ITEM CSL_CITATION {"citationID":"1zZLvtt2","properties":{"formattedCitation":"(Harvey {\\i{}et al.}, 2023; Munday {\\i{}et al.}, 2025; Sharp {\\i{}et al.}, 2025)","plainCitation":"(Harvey et al., 2023; Munday et al., 2025; Sharp et al., 2025)","noteIndex":0},"citationItems":[{"id":18,"uris":["http://zotero.org/users/9696131/items/2USFA9VG"],"itemData":{"id":18,"type":"article-journal","abstract":"Climate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L."}],"issued":{"date-parts":[["2023"]]}}},{"id":72,"uris":["http://zotero.org/users/9696131/items/HIKFEA6M"],"itemData":{"id":72,"type":"article-journal","abstract":"ABSTRACT\n            Southern Africa, along with the Mediterranean and eastern South America, is one of three major land regions projected to dry in the future. Confidence in the drying trend relies on a clear understanding of the regional climate and evaluation of the climate models used for projections. This paper reviews our understanding of southern African climate and evaluates the performance of successive climate model generations. A key finding is improved confidence in projections of early summer drying. The drying results from a delayed seasonal cycle, with regional features such as the Congo Air Boundary and heat lows increasing in frequency in the future. Future drying is matched by emerging observed trends indicating large temperature increases and drying in early summer, in addition to projections of increases in extreme rainfall, heatwaves, and dry spells. There is greater uncertainty in climate changes in the core rainy season (December to February), in part due to systematic climate model biases in this season, which have worsened through model generations. Model biases are compounded by a lack of in situ observations of key regional climate features, including heat lows, tropical lows, and mesoscale convective systems. The review recommends a focus on quantifying changes in circulation features and rainfall systems, which are well known but lack comprehensive assessment of trends and future projections. The future of tropical cyclone risk is a priority, especially given the increase in the frequency of intense tropical cyclones in the Mozambique Channel over the last 40 years.\n            \n              This article is categorized under:\n              \n                \n                  Paleoclimates and Current Trends &gt; Modern Climate Change","container-title":"WIREs Climate Change","DOI":"10.1002/wcc.70025","ISSN":"1757-7780, 1757-7799","issue":"5","journalAbbreviation":"WIREs Climate Change","language":"en","page":"e70025","source":"DOI.org (Crossref)","title":"Southern African Climate Change: Processes, Models, and Projections","title-short":"Southern African Climate Change","volume":"16","author":[{"family":"Munday","given":"Callum"},{"family":"Washington","given":"Richard"},{"family":"Engelstaedter","given":"Sebastian"},{"family":"Zilli","given":"Marcia"},{"family":"Harbord","given":"Sophie"},{"family":"Knight","given":"Charles"},{"family":"Attwood","given":"Kitty"},{"family":"Hart","given":"Neil"}],"issued":{"date-parts":[["2025",9]]}}},{"id":32,"uris":["http://zotero.org/users/9696131/items/5BAWP9CV"],"itemData":{"id":32,"type":"article-journal","container-title":"Nature","DOI":"10.1038/s41586-025-09351-x","ISSN":"0028-0836, 1476-4687","issue":"8082","journalAbbreviation":"Nature","language":"en","page":"946-951","source":"DOI.org (Crossref)","title":"Stronger El Niños reduce tropical forest arthropod diversity and function","volume":"645","author":[{"family":"Sharp","given":"Adam C."},{"family":"Boyle","given":"Michael J. W."},{"family":"Bonebrake","given":"Timothy C."},{"family":"Guo","given":"Yirong"},{"family":"Kitching","given":"Roger L."},{"family":"Stork","given":"Nigel E."},{"family":"Zeng","given":"Xiaoyi"},{"family":"Ashton","given":"Louise A."}],"issued":{"date-parts":[["2025",9,25]]}}}],"schema":"https://github.com/citation-style-language/schema/raw/master/csl-citation.json"}</w:instrText>
      </w:r>
      <w:r>
        <w:rPr>
          <w:color w:val="000000"/>
        </w:rPr>
      </w:r>
      <w:r>
        <w:rPr>
          <w:color w:val="000000"/>
        </w:rPr>
        <w:fldChar w:fldCharType="separate"/>
      </w:r>
      <w:r>
        <w:rPr>
          <w:color w:val="000000"/>
        </w:rPr>
      </w:r>
      <w:ins w:id="134" w:author="Charlene Janion-Scheepers" w:date="2026-03-20T14:05:00Z">
        <w:r>
          <w:rPr/>
          <w:t xml:space="preserve">(Harvey </w:t>
        </w:r>
      </w:ins>
      <w:ins w:id="135" w:author="Charlene Janion-Scheepers" w:date="2026-03-20T14:05:00Z">
        <w:r>
          <w:rPr>
            <w:i/>
            <w:iCs/>
          </w:rPr>
          <w:t>et al.</w:t>
        </w:r>
      </w:ins>
      <w:ins w:id="136" w:author="Charlene Janion-Scheepers" w:date="2026-03-20T14:05:00Z">
        <w:r>
          <w:rPr/>
          <w:t xml:space="preserve">, 2023; Munday </w:t>
        </w:r>
      </w:ins>
      <w:ins w:id="137" w:author="Charlene Janion-Scheepers" w:date="2026-03-20T14:05:00Z">
        <w:r>
          <w:rPr>
            <w:i/>
            <w:iCs/>
          </w:rPr>
          <w:t>et al.</w:t>
        </w:r>
      </w:ins>
      <w:ins w:id="138" w:author="Charlene Janion-Scheepers" w:date="2026-03-20T14:05:00Z">
        <w:r>
          <w:rPr/>
          <w:t xml:space="preserve">, 2025; Sharp </w:t>
        </w:r>
      </w:ins>
      <w:ins w:id="139" w:author="Charlene Janion-Scheepers" w:date="2026-03-20T14:05:00Z">
        <w:r>
          <w:rPr>
            <w:i/>
            <w:iCs/>
          </w:rPr>
          <w:t>et al.</w:t>
        </w:r>
      </w:ins>
      <w:ins w:id="140" w:author="Charlene Janion-Scheepers" w:date="2026-03-20T14:05:00Z">
        <w:r>
          <w:rPr/>
          <w:t>, 2025)</w:t>
        </w:r>
      </w:ins>
      <w:r>
        <w:rPr>
          <w:color w:val="000000"/>
        </w:rPr>
      </w:r>
      <w:r>
        <w:rPr>
          <w:color w:val="000000"/>
        </w:rPr>
        <w:fldChar w:fldCharType="end"/>
      </w:r>
      <w:ins w:id="141" w:author="Charlene Janion-Scheepers" w:date="2026-03-20T14:05:00Z">
        <w:r>
          <w:rPr>
            <w:color w:val="000000"/>
          </w:rPr>
          <w:t xml:space="preserve">. The effects of climate change are also expected to cause disruptive </w:t>
        </w:r>
      </w:ins>
      <w:ins w:id="142" w:author="Charlene Janion-Scheepers" w:date="2026-03-20T14:05:00Z">
        <w:r>
          <w:rPr/>
          <w:t>climatic</w:t>
        </w:r>
      </w:ins>
      <w:ins w:id="143" w:author="Charlene Janion-Scheepers" w:date="2026-03-20T14:05:00Z">
        <w:r>
          <w:rPr>
            <w:color w:val="000000"/>
          </w:rPr>
          <w:t xml:space="preserve"> phenomena such as the El Niño Southern Oscillation (ENSO) to increase in frequency and intensity </w:t>
        </w:r>
      </w:ins>
      <w:r>
        <w:fldChar w:fldCharType="begin"/>
      </w:r>
      <w:r>
        <w:rPr>
          <w:color w:val="000000"/>
        </w:rPr>
        <w:instrText xml:space="preserve">ADDIN ZOTERO_ITEM CSL_CITATION {"citationID":"uKzRJZdu","properties":{"formattedCitation":"(Wang {\\i{}et al.}, 2019)","plainCitation":"(Wang et al., 2019)","noteIndex":0},"citationItems":[{"id":13,"uris":["http://zotero.org/users/9696131/items/HCQ9EK85"],"itemData":{"id":13,"type":"article-journal","abstract":"El Niño’s intensity change under anthropogenic warming is of great importance to society, yet current climate models’ projections remain largely uncertain. The current classification of El Niño does not distinguish the strong from the moderate El Niño events, making it difficult to project future change of El Niño’s intensity. Here we classify 33 El Niño events from 1901 to 2017 by cluster analysis of the onset and amplification processes, and the resultant 4 types of El Niño distinguish the strong from the moderate events and the onset from successive events. The 3 categories of El Niño onset exhibit distinct development mechanisms. We find El Niño onset regime has changed from eastern Pacific origin to western Pacific origin with more frequent occurrence of extreme events since the 1970s. This regime change is hypothesized to arise from a background warming in the western Pacific and the associated increased zonal and vertical sea-surface temperature (SST) gradients in the equatorial central Pacific, which reveals a controlling factor that could lead to increased extreme El Niño events in the future. The Coupled Model Intercomparison Project phase 5 (CMIP5) models’ projections demonstrate that both the frequency and intensity of the strong El Niño events will increase significantly if the projected central Pacific zonal SST gradients become enhanced. If the currently observed background changes continue under future anthropogenic forcing, more frequent strong El Niño events are anticipated. The models’ uncertainty in the projected equatorial zonal SST gradients, however, remains a major roadblock for faithful prediction of El Niño’s future changes.","container-title":"Proceedings of the National Academy of Sciences","DOI":"10.1073/pnas.1911130116","issue":"45","page":"22512-22517","publisher":"Proceedings of the National Academy of Sciences","source":"pnas.org (Atypon)","title":"Historical change of El Niño properties sheds light on future changes of extreme El Niño","volume":"116","author":[{"family":"Wang","given":"Bin"},{"family":"Luo","given":"Xiao"},{"family":"Yang","given":"Young-Min"},{"family":"Sun","given":"Weiyi"},{"family":"Cane","given":"Mark A."},{"family":"Cai","given":"Wenju"},{"family":"Yeh","given":"Sang-Wook"},{"family":"Liu","given":"Jian"}],"issued":{"date-parts":[["2019",11,5]]}}}],"schema":"https://github.com/citation-style-language/schema/raw/master/csl-citation.json"}</w:instrText>
      </w:r>
      <w:r>
        <w:rPr>
          <w:color w:val="000000"/>
        </w:rPr>
      </w:r>
      <w:r>
        <w:rPr>
          <w:color w:val="000000"/>
        </w:rPr>
        <w:fldChar w:fldCharType="separate"/>
      </w:r>
      <w:r>
        <w:rPr>
          <w:color w:val="000000"/>
        </w:rPr>
      </w:r>
      <w:ins w:id="144" w:author="Charlene Janion-Scheepers" w:date="2026-03-20T14:05:00Z">
        <w:r>
          <w:rPr/>
          <w:t xml:space="preserve">(Wang </w:t>
        </w:r>
      </w:ins>
      <w:ins w:id="145" w:author="Charlene Janion-Scheepers" w:date="2026-03-20T14:05:00Z">
        <w:r>
          <w:rPr>
            <w:i/>
            <w:iCs/>
          </w:rPr>
          <w:t>et al.</w:t>
        </w:r>
      </w:ins>
      <w:ins w:id="146" w:author="Charlene Janion-Scheepers" w:date="2026-03-20T14:05:00Z">
        <w:r>
          <w:rPr/>
          <w:t>, 2019)</w:t>
        </w:r>
      </w:ins>
      <w:r>
        <w:rPr>
          <w:color w:val="000000"/>
        </w:rPr>
      </w:r>
      <w:r>
        <w:rPr>
          <w:color w:val="000000"/>
        </w:rPr>
        <w:fldChar w:fldCharType="end"/>
      </w:r>
      <w:ins w:id="147" w:author="Charlene Janion-Scheepers" w:date="2026-03-20T14:05:00Z">
        <w:r>
          <w:rPr>
            <w:color w:val="000000"/>
          </w:rPr>
          <w:t xml:space="preserve">. These changes in the expected behaviour of the ENSO has been suggested to be strongly linked to anthropogenic greenhouse gas emissions </w:t>
        </w:r>
      </w:ins>
      <w:r>
        <w:fldChar w:fldCharType="begin"/>
      </w:r>
      <w:r>
        <w:rPr>
          <w:color w:val="000000"/>
        </w:rPr>
        <w:instrText xml:space="preserve">ADDIN ZOTERO_ITEM CSL_CITATION {"citationID":"KXxbZZQt","properties":{"formattedCitation":"(Cai {\\i{}et al.}, 2023)","plainCitation":"(Cai et al., 2023)","noteIndex":0},"citationItems":[{"id":4,"uris":["http://zotero.org/users/9696131/items/J8EFNVVZ"],"itemData":{"id":4,"type":"article-journal","container-title":"Nature Reviews Earth &amp; Environment","DOI":"10.1038/s43017-023-00427-8","ISSN":"2662-138X","issue":"6","journalAbbreviation":"Nat Rev Earth Environ","language":"en","page":"407-418","source":"DOI.org (Crossref)","title":"Anthropogenic impacts on twentieth-century ENSO variability changes","volume":"4","author":[{"family":"Cai","given":"Wenju"},{"family":"Ng","given":"Benjamin"},{"family":"Geng","given":"Tao"},{"family":"Jia","given":"Fan"},{"family":"Wu","given":"Lixin"},{"family":"Wang","given":"Guojian"},{"family":"Liu","given":"Yu"},{"family":"Gan","given":"Bolan"},{"family":"Yang","given":"Kai"},{"family":"Santoso","given":"Agus"},{"family":"Lin","given":"Xiaopei"},{"family":"Li","given":"Ziguang"},{"family":"Liu","given":"Yi"},{"family":"Yang","given":"Yun"},{"family":"Jin","given":"Fei-Fei"},{"family":"Collins","given":"Mat"},{"family":"McPhaden","given":"Michael J."}],"issued":{"date-parts":[["2023",5,18]]}}}],"schema":"https://github.com/citation-style-language/schema/raw/master/csl-citation.json"}</w:instrText>
      </w:r>
      <w:r>
        <w:rPr>
          <w:color w:val="000000"/>
        </w:rPr>
      </w:r>
      <w:r>
        <w:rPr>
          <w:color w:val="000000"/>
        </w:rPr>
        <w:fldChar w:fldCharType="separate"/>
      </w:r>
      <w:r>
        <w:rPr>
          <w:color w:val="000000"/>
        </w:rPr>
      </w:r>
      <w:ins w:id="148" w:author="Charlene Janion-Scheepers" w:date="2026-03-20T14:05:00Z">
        <w:r>
          <w:rPr/>
          <w:t xml:space="preserve">(Cai </w:t>
        </w:r>
      </w:ins>
      <w:ins w:id="149" w:author="Charlene Janion-Scheepers" w:date="2026-03-20T14:05:00Z">
        <w:r>
          <w:rPr>
            <w:i/>
            <w:iCs/>
          </w:rPr>
          <w:t>et al.</w:t>
        </w:r>
      </w:ins>
      <w:ins w:id="150" w:author="Charlene Janion-Scheepers" w:date="2026-03-20T14:05:00Z">
        <w:r>
          <w:rPr/>
          <w:t>, 2023)</w:t>
        </w:r>
      </w:ins>
      <w:r>
        <w:rPr>
          <w:color w:val="000000"/>
        </w:rPr>
      </w:r>
      <w:r>
        <w:rPr>
          <w:color w:val="000000"/>
        </w:rPr>
        <w:fldChar w:fldCharType="end"/>
      </w:r>
      <w:ins w:id="151" w:author="Charlene Janion-Scheepers" w:date="2026-03-20T14:05:00Z">
        <w:r>
          <w:rPr>
            <w:color w:val="000000"/>
          </w:rPr>
          <w:t xml:space="preserve">. </w:t>
        </w:r>
      </w:ins>
      <w:commentRangeStart w:id="11"/>
      <w:ins w:id="152" w:author="Charlene Janion-Scheepers" w:date="2026-03-20T14:05:00Z">
        <w:r>
          <w:rPr>
            <w:color w:val="000000"/>
          </w:rPr>
          <w:t>ENSO also confounds  ???</w:t>
        </w:r>
      </w:ins>
      <w:commentRangeEnd w:id="11"/>
      <w:r>
        <w:commentReference w:id="11"/>
      </w:r>
      <w:r>
        <w:rPr>
          <w:color w:val="000000"/>
        </w:rPr>
      </w:r>
    </w:p>
    <w:p>
      <w:pPr>
        <w:pStyle w:val="Normal"/>
        <w:spacing w:lineRule="auto" w:line="360" w:before="0" w:after="140"/>
        <w:rPr>
          <w:color w:val="000000"/>
        </w:rPr>
      </w:pPr>
      <w:r>
        <w:rPr>
          <w:color w:val="000000"/>
        </w:rPr>
      </w:r>
    </w:p>
    <w:p>
      <w:pPr>
        <w:pStyle w:val="Heading2"/>
        <w:numPr>
          <w:ilvl w:val="1"/>
          <w:numId w:val="1"/>
        </w:numPr>
        <w:spacing w:lineRule="auto" w:line="360"/>
        <w:rPr/>
      </w:pPr>
      <w:r>
        <w:rPr/>
        <w:t>Background and Aims</w:t>
      </w:r>
    </w:p>
    <w:p>
      <w:pPr>
        <w:pStyle w:val="Normal"/>
        <w:spacing w:lineRule="auto" w:line="360" w:before="0" w:after="140"/>
        <w:rPr>
          <w:del w:id="175" w:author="Charlene Janion-Scheepers" w:date="2026-03-20T14:11:00Z"/>
          <w:color w:val="000000"/>
        </w:rPr>
      </w:pPr>
      <w:r>
        <w:rPr>
          <w:color w:val="000000"/>
        </w:rPr>
        <w:t>A time series analysis was conducted in October of each year from 2002 to 2005</w:t>
      </w:r>
      <w:del w:id="153" w:author="Charlene Janion-Scheepers" w:date="2026-03-20T14:06:00Z">
        <w:r>
          <w:rPr>
            <w:color w:val="000000"/>
          </w:rPr>
          <w:delText>,</w:delText>
        </w:r>
      </w:del>
      <w:r>
        <w:rPr>
          <w:color w:val="000000"/>
        </w:rPr>
        <w:t xml:space="preserve"> across </w:t>
      </w:r>
      <w:ins w:id="154" w:author="Charlene Janion-Scheepers" w:date="2026-03-20T14:07:00Z">
        <w:r>
          <w:rPr>
            <w:color w:val="000000"/>
          </w:rPr>
          <w:t xml:space="preserve">an altitudinal gradient </w:t>
        </w:r>
      </w:ins>
      <w:del w:id="155" w:author="Charlene Janion-Scheepers" w:date="2026-03-20T14:07:00Z">
        <w:r>
          <w:rPr>
            <w:color w:val="000000"/>
          </w:rPr>
          <w:delText xml:space="preserve">a transect incorporating an altitudinal gradient centred </w:delText>
        </w:r>
      </w:del>
      <w:r>
        <w:rPr>
          <w:color w:val="000000"/>
        </w:rPr>
        <w:t xml:space="preserve">in the Cederberg Mountains of the northern Cape Floristic Region </w:t>
      </w:r>
      <w:r>
        <w:fldChar w:fldCharType="begin"/>
      </w:r>
      <w:r>
        <w:rPr>
          <w:color w:val="000000"/>
        </w:rPr>
        <w:instrText xml:space="preserve">ADDIN ZOTERO_ITEM CSL_CITATION {"citationID":"VZTq8YZN","properties":{"formattedCitation":"(Botes {\\i{}et al.}, 2006; Botes, McGeoch and Chown, 2007)","plainCitation":"(Botes et al., 2006; Botes, McGeoch and Chown, 2007)","noteIndex":0},"citationItems":[{"id":145,"uris":["http://zotero.org/users/9696131/items/56X8TY3Y"],"itemData":{"id":145,"type":"article-journal","container-title":"Journal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instrText>
      </w:r>
      <w:r>
        <w:rPr>
          <w:color w:val="000000"/>
        </w:rPr>
      </w:r>
      <w:r>
        <w:rPr>
          <w:color w:val="000000"/>
        </w:rPr>
        <w:fldChar w:fldCharType="separate"/>
      </w:r>
      <w:r>
        <w:rPr>
          <w:color w:val="000000"/>
        </w:rPr>
      </w:r>
      <w:r>
        <w:rPr/>
        <w:t xml:space="preserve">(Botes </w:t>
      </w:r>
      <w:r>
        <w:rPr>
          <w:i/>
          <w:iCs/>
        </w:rPr>
        <w:t>et al.</w:t>
      </w:r>
      <w:r>
        <w:rPr/>
        <w:t>, 2006; Botes, McGeoch and Chown, 2007)</w:t>
      </w:r>
      <w:r>
        <w:rPr>
          <w:color w:val="000000"/>
        </w:rPr>
      </w:r>
      <w:r>
        <w:rPr>
          <w:color w:val="000000"/>
        </w:rPr>
        <w:fldChar w:fldCharType="end"/>
      </w:r>
      <w:r>
        <w:rPr>
          <w:color w:val="000000"/>
        </w:rPr>
        <w:t xml:space="preserve">. During this period they sampled the epigaeic insects found within that transect using pitfall traps. </w:t>
      </w:r>
      <w:ins w:id="156" w:author="Charlene Janion-Scheepers" w:date="2026-03-20T14:07:00Z">
        <w:r>
          <w:rPr>
            <w:color w:val="000000"/>
          </w:rPr>
          <w:t xml:space="preserve">This study was repeated after </w:t>
        </w:r>
      </w:ins>
      <w:del w:id="157" w:author="Charlene Janion-Scheepers" w:date="2026-03-20T14:07:00Z">
        <w:r>
          <w:rPr>
            <w:color w:val="000000"/>
          </w:rPr>
          <w:delText xml:space="preserve">Twenty </w:delText>
        </w:r>
      </w:del>
      <w:ins w:id="158" w:author="Charlene Janion-Scheepers" w:date="2026-03-20T14:07:00Z">
        <w:r>
          <w:rPr>
            <w:color w:val="000000"/>
          </w:rPr>
          <w:t xml:space="preserve">20 </w:t>
        </w:r>
      </w:ins>
      <w:r>
        <w:rPr>
          <w:color w:val="000000"/>
        </w:rPr>
        <w:t>years</w:t>
      </w:r>
      <w:del w:id="159" w:author="Charlene Janion-Scheepers" w:date="2026-03-20T14:08:00Z">
        <w:r>
          <w:rPr>
            <w:color w:val="000000"/>
          </w:rPr>
          <w:delText xml:space="preserve"> after this study was first started, it has been repeated with the same transect being sampled</w:delText>
        </w:r>
      </w:del>
      <w:r>
        <w:rPr>
          <w:color w:val="000000"/>
        </w:rPr>
        <w:t xml:space="preserve">, utilising the exact same sites and sampling configuration. </w:t>
      </w:r>
      <w:del w:id="160" w:author="Charlene Janion-Scheepers" w:date="2026-03-20T14:08:00Z">
        <w:r>
          <w:rPr>
            <w:color w:val="000000"/>
          </w:rPr>
          <w:delText>The v</w:delText>
        </w:r>
      </w:del>
      <w:ins w:id="161" w:author="Charlene Janion-Scheepers" w:date="2026-03-20T14:08:00Z">
        <w:r>
          <w:rPr>
            <w:color w:val="000000"/>
          </w:rPr>
          <w:t>V</w:t>
        </w:r>
      </w:ins>
      <w:r>
        <w:rPr>
          <w:color w:val="000000"/>
        </w:rPr>
        <w:t xml:space="preserve">arious environmental and </w:t>
      </w:r>
      <w:r>
        <w:rPr/>
        <w:t>climatic</w:t>
      </w:r>
      <w:r>
        <w:rPr>
          <w:color w:val="000000"/>
        </w:rPr>
        <w:t xml:space="preserve"> factors </w:t>
      </w:r>
      <w:ins w:id="162" w:author="Charlene Janion-Scheepers" w:date="2026-03-20T14:08:00Z">
        <w:r>
          <w:rPr>
            <w:color w:val="000000"/>
          </w:rPr>
          <w:t xml:space="preserve">such as xxxxx </w:t>
        </w:r>
      </w:ins>
      <w:del w:id="163" w:author="Charlene Janion-Scheepers" w:date="2026-03-20T14:14:00Z">
        <w:r>
          <w:rPr>
            <w:color w:val="000000"/>
          </w:rPr>
          <w:delText xml:space="preserve">that </w:delText>
        </w:r>
      </w:del>
      <w:del w:id="164" w:author="Charlene Janion-Scheepers" w:date="2026-03-20T14:08:00Z">
        <w:r>
          <w:rPr>
            <w:color w:val="000000"/>
          </w:rPr>
          <w:delText>affect the Cederberg and are</w:delText>
        </w:r>
      </w:del>
      <w:del w:id="165" w:author="Charlene Janion-Scheepers" w:date="2026-03-20T14:14:00Z">
        <w:r>
          <w:rPr>
            <w:color w:val="000000"/>
          </w:rPr>
          <w:delText xml:space="preserve"> hypothesised to affect the tenebrionid and carabid biodiversity contained therein </w:delText>
        </w:r>
      </w:del>
      <w:r>
        <w:rPr>
          <w:color w:val="000000"/>
        </w:rPr>
        <w:t>were collected</w:t>
      </w:r>
      <w:del w:id="166" w:author="Charlene Janion-Scheepers" w:date="2026-03-20T14:09:00Z">
        <w:r>
          <w:rPr>
            <w:color w:val="000000"/>
          </w:rPr>
          <w:delText>.</w:delText>
        </w:r>
      </w:del>
      <w:r>
        <w:rPr>
          <w:color w:val="000000"/>
        </w:rPr>
        <w:t xml:space="preserve"> </w:t>
      </w:r>
      <w:del w:id="167" w:author="Charlene Janion-Scheepers" w:date="2026-03-20T14:09:00Z">
        <w:r>
          <w:rPr>
            <w:color w:val="000000"/>
          </w:rPr>
          <w:delText>This data was</w:delText>
        </w:r>
      </w:del>
      <w:ins w:id="168" w:author="Charlene Janion-Scheepers" w:date="2026-03-20T14:09:00Z">
        <w:r>
          <w:rPr>
            <w:color w:val="000000"/>
          </w:rPr>
          <w:t>and</w:t>
        </w:r>
      </w:ins>
      <w:r>
        <w:rPr>
          <w:color w:val="000000"/>
        </w:rPr>
        <w:t xml:space="preserve"> compared to historical environmental data that was collected </w:t>
      </w:r>
      <w:del w:id="169" w:author="Charlene Janion-Scheepers" w:date="2026-03-20T14:09:00Z">
        <w:r>
          <w:rPr>
            <w:color w:val="000000"/>
          </w:rPr>
          <w:delText>during the original study conducted that started in 2002</w:delText>
        </w:r>
      </w:del>
      <w:ins w:id="170" w:author="Charlene Janion-Scheepers" w:date="2026-03-20T14:09:00Z">
        <w:r>
          <w:rPr>
            <w:color w:val="000000"/>
          </w:rPr>
          <w:t>by Botes et al. (2006)</w:t>
        </w:r>
      </w:ins>
      <w:r>
        <w:rPr>
          <w:color w:val="000000"/>
        </w:rPr>
        <w:t xml:space="preserve">. This was done to </w:t>
      </w:r>
      <w:del w:id="171" w:author="Charlene Janion-Scheepers" w:date="2026-03-20T14:10:00Z">
        <w:r>
          <w:rPr>
            <w:color w:val="000000"/>
          </w:rPr>
          <w:delText xml:space="preserve">achieve an </w:delText>
        </w:r>
      </w:del>
      <w:r>
        <w:rPr>
          <w:color w:val="000000"/>
        </w:rPr>
        <w:t>understand</w:t>
      </w:r>
      <w:del w:id="172" w:author="Charlene Janion-Scheepers" w:date="2026-03-20T14:10:00Z">
        <w:r>
          <w:rPr>
            <w:color w:val="000000"/>
          </w:rPr>
          <w:delText>ing</w:delText>
        </w:r>
      </w:del>
      <w:r>
        <w:rPr>
          <w:color w:val="000000"/>
        </w:rPr>
        <w:t xml:space="preserve"> </w:t>
      </w:r>
      <w:del w:id="173" w:author="Charlene Janion-Scheepers" w:date="2026-03-20T14:10:00Z">
        <w:r>
          <w:rPr>
            <w:color w:val="000000"/>
          </w:rPr>
          <w:delText xml:space="preserve">of </w:delText>
        </w:r>
      </w:del>
      <w:r>
        <w:rPr>
          <w:color w:val="000000"/>
        </w:rPr>
        <w:t>how the environmental conditions in this transect have changed over the previous 20 years.</w:t>
      </w:r>
      <w:ins w:id="174" w:author="Charlene Janion-Scheepers" w:date="2026-03-20T14:11:00Z">
        <w:r>
          <w:rPr>
            <w:color w:val="000000"/>
          </w:rPr>
          <w:t xml:space="preserve"> </w:t>
        </w:r>
      </w:ins>
    </w:p>
    <w:p>
      <w:pPr>
        <w:pStyle w:val="Normal"/>
        <w:spacing w:lineRule="auto" w:line="360" w:before="0" w:after="140"/>
        <w:rPr>
          <w:ins w:id="179" w:author="Charlene Janion-Scheepers" w:date="2026-03-20T14:12:00Z"/>
          <w:color w:val="000000"/>
        </w:rPr>
      </w:pPr>
      <w:del w:id="176" w:author="Charlene Janion-Scheepers" w:date="2026-03-20T14:11:00Z">
        <w:r>
          <w:rPr/>
          <w:delText xml:space="preserve">Epigaeic tenebrionid and carabid beetles were sampled from across the altitudinal gradient of the transect and taxonomically identified as far as possible. This sampling was done in October and March in order to get data showing how the assemblage is structured differently between seasons. Eventually, the beetle assemblage data collated from this process was used to compare the structure and size of the beetle populations in the Cederberg currently, to the data collected from the original study. </w:delText>
        </w:r>
      </w:del>
      <w:r>
        <w:rPr/>
        <w:t>Through comparing and analysing the data from both time periods it was determined if any of the identified species had changed in abundance or distribution.</w:t>
      </w:r>
      <w:ins w:id="177" w:author="Charlene Janion-Scheepers" w:date="2026-03-20T14:14:00Z">
        <w:r>
          <w:rPr/>
          <w:t xml:space="preserve"> Beetles from recent sampling (2022-2024) were compared between vegetation t</w:t>
        </w:r>
      </w:ins>
      <w:ins w:id="178" w:author="Charlene Janion-Scheepers" w:date="2026-03-20T14:16:00Z">
        <w:r>
          <w:rPr/>
          <w:t>ypes, while three beetle families (Tenebrionidae, Carbidae and Cicindelidae) were compared to historical sampling.</w:t>
        </w:r>
      </w:ins>
    </w:p>
    <w:p>
      <w:pPr>
        <w:pStyle w:val="Normal"/>
        <w:spacing w:lineRule="auto" w:line="360" w:before="0" w:after="140"/>
        <w:rPr>
          <w:del w:id="181" w:author="Charlene Janion-Scheepers" w:date="2026-03-20T14:11:00Z"/>
          <w:color w:val="000000"/>
        </w:rPr>
      </w:pPr>
      <w:del w:id="180" w:author="Charlene Janion-Scheepers" w:date="2026-03-20T14:11:00Z">
        <w:r>
          <w:rPr>
            <w:color w:val="000000"/>
          </w:rPr>
        </w:r>
      </w:del>
    </w:p>
    <w:p>
      <w:pPr>
        <w:pStyle w:val="Normal"/>
        <w:spacing w:lineRule="auto" w:line="360" w:before="0" w:after="140"/>
        <w:rPr>
          <w:del w:id="185" w:author="Charlene Janion-Scheepers" w:date="2026-03-20T14:11:00Z"/>
          <w:color w:val="000000"/>
        </w:rPr>
      </w:pPr>
      <w:del w:id="182" w:author="Charlene Janion-Scheepers" w:date="2026-03-20T14:11:00Z">
        <w:r>
          <w:rPr>
            <w:color w:val="000000"/>
          </w:rPr>
          <w:delText xml:space="preserve">The environmental factors and assemblage data were compared, with the aim of determining which environmental factors could statistically explain the variance seen in the assemblage data, and the strength of the relationship that existed between them. The environmental drivers for determining the changes between the historical beetle assemblage and the current assemblage, the differences between the two sampling seasons in the current study, and the structure and distribution of the October season by itself were </w:delText>
        </w:r>
      </w:del>
      <w:del w:id="183" w:author="Charlene Janion-Scheepers" w:date="2026-03-20T14:11:00Z">
        <w:r>
          <w:rPr/>
          <w:delText>all analysed</w:delText>
        </w:r>
      </w:del>
      <w:del w:id="184" w:author="Charlene Janion-Scheepers" w:date="2026-03-20T14:11:00Z">
        <w:r>
          <w:rPr>
            <w:color w:val="000000"/>
          </w:rPr>
          <w:delText xml:space="preserve">  and correlated to the environmental variables in this way.</w:delText>
        </w:r>
      </w:del>
    </w:p>
    <w:p>
      <w:pPr>
        <w:pStyle w:val="Normal"/>
        <w:spacing w:lineRule="auto" w:line="360" w:before="0" w:after="140"/>
        <w:rPr>
          <w:del w:id="192" w:author="Charlene Janion-Scheepers" w:date="2026-03-20T14:12:00Z"/>
          <w:color w:val="000000"/>
        </w:rPr>
      </w:pPr>
      <w:ins w:id="186" w:author="Charlene Janion-Scheepers" w:date="2026-03-20T14:12:00Z">
        <w:r>
          <w:rPr>
            <w:color w:val="000000"/>
          </w:rPr>
          <w:t>I hypothesised that</w:t>
        </w:r>
      </w:ins>
      <w:del w:id="187" w:author="Charlene Janion-Scheepers" w:date="2026-03-20T14:12:00Z">
        <w:r>
          <w:rPr>
            <w:color w:val="000000"/>
          </w:rPr>
          <w:delText xml:space="preserve">A number of the environmental variables are expected to have changed between what was recorded in 2002 compared to the current study. Ambient temperatures across the study site are expected to have risen in accordance with the estimated 0.2°C per decade rate of climate change in South Africa </w:delText>
        </w:r>
      </w:del>
      <w:r>
        <w:fldChar w:fldCharType="begin"/>
      </w:r>
      <w:r>
        <w:rPr>
          <w:color w:val="000000"/>
        </w:rPr>
        <w:instrText xml:space="preserve">ADDIN ZOTERO_ITEM CSL_CITATION {"citationID":"7bZNqrBT","properties":{"formattedCitation":"(Van der Walt and Fitchett, 2021)","plainCitation":"(Van der Walt and Fitchett, 2021)","noteIndex":0},"citationItems":[{"id":8,"uris":["http://zotero.org/users/9696131/items/YBQAJF54"],"itemData":{"id":8,"type":"article-journal","container-title":"Theoretical and Applied Climatology","DOI":"10.1007/s00704-020-03479-8","ISSN":"0177-798X, 1434-4483","issue":"3-4","journalAbbreviation":"Theor Appl Climatol","language":"en","page":"1341-1360","source":"DOI.org (Crossref)","title":"Exploring extreme warm temperature trends in South Africa: 1960–2016","title-short":"Exploring extreme warm temperature trends in South Africa","volume":"143","author":[{"family":"Van der Walt","given":"Adriaan J."},{"family":"Fitchett","given":"Jennifer M."}],"issued":{"date-parts":[["2021",2]]}}}],"schema":"https://github.com/citation-style-language/schema/raw/master/csl-citation.json"}</w:instrText>
      </w:r>
      <w:r>
        <w:rPr>
          <w:color w:val="000000"/>
        </w:rPr>
      </w:r>
      <w:r>
        <w:rPr>
          <w:color w:val="000000"/>
        </w:rPr>
        <w:fldChar w:fldCharType="separate"/>
      </w:r>
      <w:r>
        <w:rPr>
          <w:color w:val="000000"/>
        </w:rPr>
      </w:r>
      <w:del w:id="188" w:author="Charlene Janion-Scheepers" w:date="2026-03-20T14:12:00Z">
        <w:r>
          <w:rPr>
            <w:color w:val="000000"/>
          </w:rPr>
          <w:delText>(Van der Walt and Fitchett, 2021)</w:delText>
        </w:r>
      </w:del>
      <w:r>
        <w:rPr>
          <w:color w:val="000000"/>
        </w:rPr>
      </w:r>
      <w:r>
        <w:rPr>
          <w:color w:val="000000"/>
        </w:rPr>
        <w:fldChar w:fldCharType="end"/>
      </w:r>
      <w:del w:id="189" w:author="Charlene Janion-Scheepers" w:date="2026-03-20T14:12:00Z">
        <w:r>
          <w:rPr>
            <w:color w:val="000000"/>
          </w:rPr>
          <w:delText xml:space="preserve">. Following from that hypothesis, other variables such as soil moisture, and vegetation cover might have also changed accordingly. A past study that did both observational and simulated analysis of the precipitation in this region showed that the rainfall trends have a large variance across elevation. Thus, no uniform changes to precipitation across the entire transect are hypothesised. </w:delText>
        </w:r>
      </w:del>
      <w:r>
        <w:fldChar w:fldCharType="begin"/>
      </w:r>
      <w:r>
        <w:rPr>
          <w:color w:val="000000"/>
        </w:rPr>
        <w:instrText xml:space="preserve">ADDIN ZOTERO_ITEM CSL_CITATION {"citationID":"NmlVvAm2","properties":{"formattedCitation":"(Lotter, 2015)","plainCitation":"(Lotter, 2015)","noteIndex":0},"citationItems":[{"id":9,"uris":["http://zotero.org/users/9696131/items/7BVNPAFI"],"itemData":{"id":9,"type":"thesis","abstract":"Wild plants assist in supporting human livelihoods worldwide, both within traditional systems of medicine, and as economically useful plants. Indigenous to the Fynbos biome in the north-western part of the Western Cape, South Africa is the leguminous shrub, A. linearis (rooibos), which is extensively used as ethnomedicine by local communities, while also commercially grown and exported for the herbal tea market. Being a range-restricted species, climate change poses a threat to wild plants and their dependent communities, as well as the sustainability of the rooibos industry. Climate mediated impacts on rooibos are mostly substantiated by anecdotal evidence from commercial growers and local communities and have traditionally been insufficiently addressed. This study integrates predictive modelling and empirical data to provide important insights into rooibos' plant physiological functioning in the presence of climatic and environmental constraints. The aim is to determine whether there is evidence of climate change over the rooibos distribution area, how these climate anomalies are expected to affect the species distribution and to perform experimental studies by testing plant physiological functioning of A. linearis under changing climate conditions.  Analysis of climate parameters important for rooibos production (rainfall frequency and  intensity, temperature extremes and wind speed) have shown that plants will experience a  shorter period of water availability during winter, and prolonged exposure to summer  conditions (high temperatures and water stress) in the coming decades. Under these conditions, climate envelope modelling suggests that wild and cultivated rooibos types are at risk to lose between 49.8% and 88.7% in the extent of the bio-climatically suitable localities, most notably along the western and northern periphery of the rooibos production area by 2070.  Plant physiological responses (growth analysis, gas exchange parameters and leaf carbon and nitrogen isotope ratios) to the assessed climate anomalies were measured in experimental studies at glasshouse and field scale. Specific adaptation mechanisms (increasing water use efficiency, developing a higher level of sclerophylly and altering the allocation of plant reserves) which helped seedlings to survive short term drought in the glasshouse were not able to offset more severe conditions in field settings. Finally, a comparison of wild and cultivated tea has shown an apparent adaptive advantage of wild tea to tolerate increased aridity with greater water economy, and more reliance on biological nitrogen fixation for N nutrition, indicating a potentially less severe scenario of range contraction for wild types than initially indicated. This study provides a more robust prediction of rooibos plant responses to climate change factors to enable more effective adaptive planning and conservation management in a changing climate.","archive":"OpenUCT","publisher":"University of Cape Town","source":"University of Cape Town","title":"Potential implications of climate change for Rooibos (A. linearis) production and distribution in the greater Cederberg region, South Africa","URL":"http://hdl.handle.net/11427/15585","author":[{"family":"Lotter","given":"Johanna Magdalena"}],"issued":{"date-parts":[["2015"]]}}}],"schema":"https://github.com/citation-style-language/schema/raw/master/csl-citation.json"}</w:instrText>
      </w:r>
      <w:r>
        <w:rPr>
          <w:color w:val="000000"/>
        </w:rPr>
      </w:r>
      <w:r>
        <w:rPr>
          <w:color w:val="000000"/>
        </w:rPr>
        <w:fldChar w:fldCharType="separate"/>
      </w:r>
      <w:r>
        <w:rPr>
          <w:color w:val="000000"/>
        </w:rPr>
      </w:r>
      <w:del w:id="190" w:author="Charlene Janion-Scheepers" w:date="2026-03-20T14:12:00Z">
        <w:r>
          <w:rPr>
            <w:color w:val="000000"/>
          </w:rPr>
          <w:delText>(Lotter, 2015)</w:delText>
        </w:r>
      </w:del>
      <w:r>
        <w:rPr>
          <w:color w:val="000000"/>
        </w:rPr>
      </w:r>
      <w:r>
        <w:rPr>
          <w:color w:val="000000"/>
        </w:rPr>
        <w:fldChar w:fldCharType="end"/>
      </w:r>
      <w:del w:id="191" w:author="Charlene Janion-Scheepers" w:date="2026-03-20T14:12:00Z">
        <w:r>
          <w:rPr>
            <w:color w:val="000000"/>
          </w:rPr>
          <w:delText>.</w:delText>
        </w:r>
      </w:del>
    </w:p>
    <w:p>
      <w:pPr>
        <w:pStyle w:val="Normal"/>
        <w:spacing w:lineRule="auto" w:line="360" w:before="0" w:after="140"/>
        <w:rPr>
          <w:del w:id="204" w:author="Charlene Janion-Scheepers" w:date="2026-03-20T14:16:00Z"/>
          <w:color w:val="000000"/>
        </w:rPr>
      </w:pPr>
      <w:ins w:id="193" w:author="Charlene Janion-Scheepers" w:date="2026-03-20T14:13:00Z">
        <w:r>
          <w:rPr>
            <w:color w:val="000000"/>
          </w:rPr>
          <w:t xml:space="preserve"> </w:t>
        </w:r>
      </w:ins>
      <w:del w:id="194" w:author="Charlene Janion-Scheepers" w:date="2026-03-20T14:13:00Z">
        <w:r>
          <w:rPr>
            <w:color w:val="000000"/>
          </w:rPr>
          <w:delText xml:space="preserve">In accordance with the general expectation that except for the cases in which interactions with other variables determine distribution, </w:delText>
        </w:r>
      </w:del>
      <w:r>
        <w:rPr>
          <w:color w:val="000000"/>
        </w:rPr>
        <w:t xml:space="preserve">there </w:t>
      </w:r>
      <w:del w:id="195" w:author="Charlene Janion-Scheepers" w:date="2026-03-20T14:12:00Z">
        <w:r>
          <w:rPr>
            <w:color w:val="000000"/>
          </w:rPr>
          <w:delText xml:space="preserve">should </w:delText>
        </w:r>
      </w:del>
      <w:ins w:id="196" w:author="Charlene Janion-Scheepers" w:date="2026-03-20T14:12:00Z">
        <w:r>
          <w:rPr>
            <w:color w:val="000000"/>
          </w:rPr>
          <w:t xml:space="preserve">will </w:t>
        </w:r>
      </w:ins>
      <w:r>
        <w:rPr>
          <w:color w:val="000000"/>
        </w:rPr>
        <w:t xml:space="preserve">be an increase in the abundance of beetles at higher altitude sites compared to the historical study, due to the expected increased mean temperature across the entire transect </w:t>
      </w:r>
      <w:r>
        <w:fldChar w:fldCharType="begin"/>
      </w:r>
      <w:r>
        <w:rPr>
          <w:color w:val="000000"/>
        </w:rPr>
        <w:instrText xml:space="preserve">ADDIN ZOTERO_ITEM CSL_CITATION {"citationID":"y8QBMzNE","properties":{"formattedCitation":"(Wilson {\\i{}et al.}, 2005)","plainCitation":"(Wilson et al., 2005)","noteIndex":0},"citationItems":[{"id":24,"uris":["http://zotero.org/users/9696131/items/9YMA7LRS"],"itemData":{"id":24,"type":"article-journal","abstract":"The first expected symptoms of a climate change-generated biodiversity crisis are range contractions and extinctions at lower elevational and latitudinal limits to species distributions. However, whilst range expansions at high elevations and latitudes have been widely documented, there has been surprisingly little evidence for contractions at warm margins. We show that lower elevational limits for 16 butterfly species in central Spain have risen on average by 212 m (± SE 60) in 30 years, accompanying a 1.3 °C rise (equivalent to c. 225 m) in mean annual temperature. These elevational shifts signify an average reduction in habitable area by one-third, with losses of 50–80% projected for the coming century, given maintenance of the species thermal associations. The results suggest that many species have already suffered climate-mediated habitat losses that may threaten their long-term chances of survival.","container-title":"Ecology Letters","DOI":"10.1111/j.1461-0248.2005.00824.x","ISSN":"1461-0248","issue":"11","language":"en","note":"_eprint: https://onlinelibrary.wiley.com/doi/pdf/10.1111/j.1461-0248.2005.00824.x","page":"1138-1146","source":"Wiley Online Library","title":"Changes to the elevational limits and extent of species ranges associated with climate change","volume":"8","author":[{"family":"Wilson","given":"Robert J."},{"family":"Gutiérrez","given":"David"},{"family":"Gutiérrez","given":"Javier"},{"family":"Martínez","given":"David"},{"family":"Agudo","given":"Rosa"},{"family":"Monserrat","given":"Víctor J."}],"issued":{"date-parts":[["2005"]]}}}],"schema":"https://github.com/citation-style-language/schema/raw/master/csl-citation.json"}</w:instrText>
      </w:r>
      <w:r>
        <w:rPr>
          <w:color w:val="000000"/>
        </w:rPr>
      </w:r>
      <w:r>
        <w:rPr>
          <w:color w:val="000000"/>
        </w:rPr>
        <w:fldChar w:fldCharType="separate"/>
      </w:r>
      <w:r>
        <w:rPr>
          <w:color w:val="000000"/>
        </w:rPr>
      </w:r>
      <w:r>
        <w:rPr/>
        <w:t xml:space="preserve">(Wilson </w:t>
      </w:r>
      <w:r>
        <w:rPr>
          <w:i/>
          <w:iCs/>
        </w:rPr>
        <w:t>et al.</w:t>
      </w:r>
      <w:r>
        <w:rPr/>
        <w:t>, 2005)</w:t>
      </w:r>
      <w:r>
        <w:rPr>
          <w:color w:val="000000"/>
        </w:rPr>
      </w:r>
      <w:r>
        <w:rPr>
          <w:color w:val="000000"/>
        </w:rPr>
        <w:fldChar w:fldCharType="end"/>
      </w:r>
      <w:r>
        <w:rPr>
          <w:color w:val="000000"/>
        </w:rPr>
        <w:t xml:space="preserve">. </w:t>
      </w:r>
      <w:del w:id="197" w:author="Charlene Janion-Scheepers" w:date="2026-03-20T14:16:00Z">
        <w:r>
          <w:rPr>
            <w:color w:val="000000"/>
          </w:rPr>
          <w:delText xml:space="preserve">Should the hypothesised upwards shift in distribution not be the observed result, it could potentially be explained by an interaction with the six distinct vegetation types occurring across the transect </w:delText>
        </w:r>
      </w:del>
      <w:r>
        <w:fldChar w:fldCharType="begin"/>
      </w:r>
      <w:r>
        <w:rPr>
          <w:color w:val="000000"/>
        </w:rPr>
        <w:instrText xml:space="preserve">ADDIN ZOTERO_ITEM CSL_CITATION {"citationID":"syZuPVd2","properties":{"formattedCitation":"(Botes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instrText>
      </w:r>
      <w:r>
        <w:rPr>
          <w:color w:val="000000"/>
        </w:rPr>
      </w:r>
      <w:r>
        <w:rPr>
          <w:color w:val="000000"/>
        </w:rPr>
        <w:fldChar w:fldCharType="separate"/>
      </w:r>
      <w:r>
        <w:rPr>
          <w:color w:val="000000"/>
        </w:rPr>
      </w:r>
      <w:del w:id="198" w:author="Charlene Janion-Scheepers" w:date="2026-03-20T14:16:00Z">
        <w:r>
          <w:rPr>
            <w:color w:val="000000"/>
          </w:rPr>
          <w:delText xml:space="preserve">(Botes </w:delText>
        </w:r>
      </w:del>
      <w:del w:id="199" w:author="Charlene Janion-Scheepers" w:date="2026-03-20T14:16:00Z">
        <w:r>
          <w:rPr>
            <w:i/>
            <w:iCs/>
            <w:color w:val="000000"/>
          </w:rPr>
          <w:delText>et al.</w:delText>
        </w:r>
      </w:del>
      <w:del w:id="200" w:author="Charlene Janion-Scheepers" w:date="2026-03-20T14:16:00Z">
        <w:r>
          <w:rPr>
            <w:color w:val="000000"/>
          </w:rPr>
          <w:delText>, 2006)</w:delText>
        </w:r>
      </w:del>
      <w:r>
        <w:rPr>
          <w:color w:val="000000"/>
        </w:rPr>
      </w:r>
      <w:r>
        <w:rPr>
          <w:color w:val="000000"/>
        </w:rPr>
        <w:fldChar w:fldCharType="end"/>
      </w:r>
      <w:del w:id="201" w:author="Charlene Janion-Scheepers" w:date="2026-03-20T14:16:00Z">
        <w:r>
          <w:rPr>
            <w:color w:val="000000"/>
          </w:rPr>
          <w:delText xml:space="preserve">. Any changes in distribution could also be driven by daily temperature range, temperature extrema, ground vegetation cover, soil carbon content, soil pH, and soil texture, with the exact combination of significant explanatory factors differing by vegetation type and beetle family </w:delText>
        </w:r>
      </w:del>
      <w:r>
        <w:fldChar w:fldCharType="begin"/>
      </w:r>
      <w:r>
        <w:rPr>
          <w:color w:val="000000"/>
        </w:rPr>
        <w:instrText xml:space="preserve">ADDIN ZOTERO_ITEM CSL_CITATION {"citationID":"aM3CePf4","properties":{"formattedCitation":"(Botes, McGeoch and Chown, 2007)","plainCitation":"(Botes, McGeoch and Chown, 2007)","noteIndex":0},"citationItems":[{"id":7,"uris":["http://zotero.org/users/9696131/items/MWTKGJP2"],"itemData":{"id":7,"type":"article-journal","container-title":"Austral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instrText>
      </w:r>
      <w:r>
        <w:rPr>
          <w:color w:val="000000"/>
        </w:rPr>
      </w:r>
      <w:r>
        <w:rPr>
          <w:color w:val="000000"/>
        </w:rPr>
        <w:fldChar w:fldCharType="separate"/>
      </w:r>
      <w:r>
        <w:rPr>
          <w:color w:val="000000"/>
        </w:rPr>
      </w:r>
      <w:del w:id="202" w:author="Charlene Janion-Scheepers" w:date="2026-03-20T14:16:00Z">
        <w:r>
          <w:rPr>
            <w:color w:val="000000"/>
          </w:rPr>
          <w:delText>(Botes, McGeoch and Chown, 2007)</w:delText>
        </w:r>
      </w:del>
      <w:r>
        <w:rPr>
          <w:color w:val="000000"/>
        </w:rPr>
      </w:r>
      <w:r>
        <w:rPr>
          <w:color w:val="000000"/>
        </w:rPr>
        <w:fldChar w:fldCharType="end"/>
      </w:r>
      <w:del w:id="203" w:author="Charlene Janion-Scheepers" w:date="2026-03-20T14:16:00Z">
        <w:r>
          <w:rPr/>
          <w:delText>.</w:delText>
        </w:r>
      </w:del>
      <w:r>
        <w:br w:type="page"/>
      </w:r>
    </w:p>
    <w:p>
      <w:pPr>
        <w:pStyle w:val="Normal"/>
        <w:spacing w:lineRule="auto" w:line="360" w:before="0" w:after="140"/>
        <w:rPr>
          <w:ins w:id="206" w:author="Charlene Janion-Scheepers" w:date="2026-03-20T14:16:00Z"/>
          <w:color w:val="000000"/>
        </w:rPr>
      </w:pPr>
      <w:ins w:id="205" w:author="Charlene Janion-Scheepers" w:date="2026-03-20T14:16:00Z">
        <w:r>
          <w:rPr>
            <w:color w:val="000000"/>
          </w:rPr>
        </w:r>
      </w:ins>
    </w:p>
    <w:p>
      <w:pPr>
        <w:pStyle w:val="Normal"/>
        <w:spacing w:lineRule="auto" w:line="360" w:before="0" w:after="140"/>
        <w:rPr>
          <w:ins w:id="208" w:author="Charlene Janion-Scheepers" w:date="2026-03-20T14:16:00Z"/>
          <w:color w:val="000000"/>
        </w:rPr>
      </w:pPr>
      <w:ins w:id="207" w:author="Charlene Janion-Scheepers" w:date="2026-03-20T14:16:00Z">
        <w:r>
          <w:rPr>
            <w:color w:val="000000"/>
          </w:rPr>
        </w:r>
      </w:ins>
    </w:p>
    <w:p>
      <w:pPr>
        <w:pStyle w:val="Normal"/>
        <w:spacing w:lineRule="auto" w:line="360" w:before="0" w:after="140"/>
        <w:rPr>
          <w:b/>
          <w:bCs/>
        </w:rPr>
        <w:pPrChange w:id="0" w:author="Charlene Janion-Scheepers" w:date="2026-03-20T14:16:00Z">
          <w:pPr>
            <w:pStyle w:val="Heading1"/>
            <w:numPr>
              <w:ilvl w:val="0"/>
              <w:numId w:val="1"/>
            </w:numPr>
            <w:spacing w:lineRule="auto" w:line="360"/>
          </w:pPr>
        </w:pPrChange>
      </w:pPr>
      <w:r>
        <w:rPr>
          <w:b/>
          <w:bCs/>
          <w:rPrChange w:id="0" w:author="Charlene Janion-Scheepers" w:date="2026-03-20T14:16:00Z"/>
        </w:rPr>
        <w:t>Methods</w:t>
      </w:r>
    </w:p>
    <w:p>
      <w:pPr>
        <w:pStyle w:val="Heading2"/>
        <w:numPr>
          <w:ilvl w:val="1"/>
          <w:numId w:val="1"/>
        </w:numPr>
        <w:spacing w:lineRule="auto" w:line="360"/>
        <w:rPr/>
      </w:pPr>
      <w:r>
        <w:rPr/>
        <w:t>Site and sampling</w:t>
      </w:r>
    </w:p>
    <w:p>
      <w:pPr>
        <w:pStyle w:val="Normal"/>
        <w:spacing w:lineRule="auto" w:line="360" w:before="0" w:after="140"/>
        <w:rPr>
          <w:color w:val="000000"/>
        </w:rPr>
      </w:pPr>
      <w:r>
        <w:rPr>
          <w:color w:val="000000"/>
        </w:rPr>
        <w:t xml:space="preserve">The methodology and sampling configurations involved in the design of this study are identical to those used in a historical study started in 2002 </w:t>
      </w:r>
      <w:r>
        <w:fldChar w:fldCharType="begin"/>
      </w:r>
      <w:r>
        <w:rPr>
          <w:color w:val="000000"/>
        </w:rPr>
        <w:instrText xml:space="preserve">ADDIN ZOTERO_ITEM CSL_CITATION {"citationID":"dTavWDIw","properties":{"formattedCitation":"(Botes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instrText>
      </w:r>
      <w:r>
        <w:rPr>
          <w:color w:val="000000"/>
        </w:rPr>
      </w:r>
      <w:r>
        <w:rPr>
          <w:color w:val="000000"/>
        </w:rPr>
        <w:fldChar w:fldCharType="separate"/>
      </w:r>
      <w:r>
        <w:rPr>
          <w:color w:val="000000"/>
        </w:rPr>
      </w:r>
      <w:r>
        <w:rPr/>
        <w:t xml:space="preserve">(Botes </w:t>
      </w:r>
      <w:r>
        <w:rPr>
          <w:i/>
          <w:iCs/>
        </w:rPr>
        <w:t>et al.</w:t>
      </w:r>
      <w:r>
        <w:rPr/>
        <w:t>, 2006)</w:t>
      </w:r>
      <w:r>
        <w:rPr>
          <w:color w:val="000000"/>
        </w:rPr>
      </w:r>
      <w:r>
        <w:rPr>
          <w:color w:val="000000"/>
        </w:rPr>
        <w:fldChar w:fldCharType="end"/>
      </w:r>
      <w:r>
        <w:rPr>
          <w:color w:val="000000"/>
        </w:rPr>
        <w:t>. 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w:t>
      </w:r>
      <w:ins w:id="210" w:author="Charlene Janion-Scheepers" w:date="2026-03-20T14:16:00Z">
        <w:r>
          <w:rPr>
            <w:color w:val="000000"/>
          </w:rPr>
          <w:t xml:space="preserve"> (</w:t>
        </w:r>
      </w:ins>
      <w:commentRangeStart w:id="12"/>
      <w:ins w:id="211" w:author="Charlene Janion-Scheepers" w:date="2026-03-20T14:16:00Z">
        <w:r>
          <w:rPr>
            <w:color w:val="000000"/>
          </w:rPr>
          <w:t>REF</w:t>
        </w:r>
      </w:ins>
      <w:r>
        <w:rPr>
          <w:color w:val="000000"/>
        </w:rPr>
      </w:r>
      <w:commentRangeEnd w:id="12"/>
      <w:r>
        <w:commentReference w:id="12"/>
      </w:r>
      <w:ins w:id="212" w:author="Charlene Janion-Scheepers" w:date="2026-03-20T14:17:00Z">
        <w:r>
          <w:rPr>
            <w:color w:val="000000"/>
          </w:rPr>
          <w:t>)</w:t>
        </w:r>
      </w:ins>
      <w:r>
        <w:rPr>
          <w:color w:val="000000"/>
        </w:rPr>
        <w:t>, therefore representing almost the full range of vegetation that could be expectedly observed in this region.</w:t>
      </w:r>
    </w:p>
    <w:p>
      <w:pPr>
        <w:pStyle w:val="Normal"/>
        <w:spacing w:lineRule="auto" w:line="360" w:before="0" w:after="140"/>
        <w:rPr>
          <w:color w:val="000000"/>
        </w:rPr>
      </w:pPr>
      <w:r>
        <w:rPr>
          <w:color w:val="000000"/>
        </w:rPr>
        <w:t>A total of 17 different sites were sampled with 200 metre altitudinal intervals between each, ranging from sea level at Lambert’s Bay on the western aspect of the transect (</w:t>
      </w:r>
      <w:ins w:id="213" w:author="Charlene Janion-Scheepers" w:date="2026-03-20T14:17:00Z">
        <w:r>
          <w:rPr>
            <w:color w:val="000000"/>
          </w:rPr>
          <w:t xml:space="preserve">sea level, </w:t>
        </w:r>
      </w:ins>
      <w:r>
        <w:rPr>
          <w:color w:val="000000"/>
        </w:rPr>
        <w:t xml:space="preserve">Strandveld Succulent Karoo), to Sneeukop (1926 metres a.s.l.), and </w:t>
      </w:r>
      <w:del w:id="214" w:author="Charlene Janion-Scheepers" w:date="2026-03-20T14:17:00Z">
        <w:r>
          <w:rPr>
            <w:color w:val="000000"/>
          </w:rPr>
          <w:delText xml:space="preserve">finally </w:delText>
        </w:r>
      </w:del>
      <w:r>
        <w:rPr>
          <w:color w:val="000000"/>
        </w:rPr>
        <w:t>continuing down the eastern aspect of the mountain and ending near the town of Wupperthal (Lowland Succulent Karoo, 500 metres a.s.l</w:t>
      </w:r>
      <w:commentRangeStart w:id="13"/>
      <w:r>
        <w:rPr>
          <w:color w:val="000000"/>
        </w:rPr>
        <w:t>.) (</w:t>
      </w:r>
      <w:ins w:id="215" w:author="Charlene Janion-Scheepers" w:date="2026-03-20T14:18:00Z">
        <w:r>
          <w:rPr>
            <w:color w:val="000000"/>
          </w:rPr>
          <w:t>F</w:t>
        </w:r>
      </w:ins>
      <w:del w:id="216" w:author="Charlene Janion-Scheepers" w:date="2026-03-20T14:18:00Z">
        <w:r>
          <w:rPr>
            <w:color w:val="000000"/>
          </w:rPr>
          <w:delText>f</w:delText>
        </w:r>
      </w:del>
      <w:r>
        <w:rPr>
          <w:color w:val="000000"/>
        </w:rPr>
        <w:t xml:space="preserve">igure </w:t>
      </w:r>
      <w:ins w:id="217" w:author="Charlene Janion-Scheepers" w:date="2026-03-20T14:18:00Z">
        <w:r>
          <w:rPr>
            <w:color w:val="000000"/>
          </w:rPr>
          <w:t>1</w:t>
        </w:r>
      </w:ins>
      <w:del w:id="218" w:author="Charlene Janion-Scheepers" w:date="2026-03-20T14:18:00Z">
        <w:r>
          <w:rPr>
            <w:color w:val="000000"/>
          </w:rPr>
          <w:delText>B</w:delText>
        </w:r>
      </w:del>
      <w:r>
        <w:rPr>
          <w:color w:val="000000"/>
        </w:rPr>
        <w:t xml:space="preserve">). All </w:t>
      </w:r>
      <w:r>
        <w:rPr>
          <w:color w:val="000000"/>
        </w:rPr>
      </w:r>
      <w:commentRangeEnd w:id="13"/>
      <w:r>
        <w:commentReference w:id="13"/>
      </w:r>
      <w:r>
        <w:rPr>
          <w:color w:val="000000"/>
        </w:rPr>
        <w:t xml:space="preserve">of the sites between the two endpoints of the transect were considered to be representatives of Mountain Fynbos vegetation. These Mountain Fynbos sites were categorised as restioid, ericaceous, and proteoid according to the respective dominant vegetation family found within that environment </w:t>
      </w:r>
      <w:r>
        <w:fldChar w:fldCharType="begin"/>
      </w:r>
      <w:r>
        <w:rPr>
          <w:color w:val="000000"/>
        </w:rPr>
        <w:instrText xml:space="preserve">ADDIN ZOTERO_ITEM CSL_CITATION {"citationID":"2IImhe5p","properties":{"formattedCitation":"(Botes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instrText>
      </w:r>
      <w:r>
        <w:rPr>
          <w:color w:val="000000"/>
        </w:rPr>
      </w:r>
      <w:r>
        <w:rPr>
          <w:color w:val="000000"/>
        </w:rPr>
        <w:fldChar w:fldCharType="separate"/>
      </w:r>
      <w:r>
        <w:rPr>
          <w:color w:val="000000"/>
        </w:rPr>
      </w:r>
      <w:r>
        <w:rPr/>
        <w:t xml:space="preserve">(Botes </w:t>
      </w:r>
      <w:r>
        <w:rPr>
          <w:i/>
          <w:iCs/>
        </w:rPr>
        <w:t>et al.</w:t>
      </w:r>
      <w:r>
        <w:rPr/>
        <w:t>, 2006)</w:t>
      </w:r>
      <w:r>
        <w:rPr>
          <w:color w:val="000000"/>
        </w:rPr>
      </w:r>
      <w:r>
        <w:rPr>
          <w:color w:val="000000"/>
        </w:rPr>
        <w:fldChar w:fldCharType="end"/>
      </w:r>
      <w:r>
        <w:rPr>
          <w:color w:val="000000"/>
        </w:rPr>
        <w:t>.</w:t>
      </w:r>
    </w:p>
    <w:p>
      <w:pPr>
        <w:pStyle w:val="Normal"/>
        <w:spacing w:lineRule="auto" w:line="360" w:before="0" w:after="140"/>
        <w:rPr>
          <w:i/>
          <w:iCs/>
          <w:color w:val="000000"/>
        </w:rPr>
      </w:pPr>
      <w:r>
        <w:rPr>
          <w:b/>
          <w:bCs/>
          <w:color w:val="000000"/>
        </w:rPr>
        <w:t xml:space="preserve">Figure </w:t>
      </w:r>
      <w:del w:id="219" w:author="Charlene Janion-Scheepers" w:date="2026-03-20T14:17:00Z">
        <w:r>
          <w:rPr>
            <w:b/>
            <w:bCs/>
            <w:color w:val="000000"/>
          </w:rPr>
          <w:delText xml:space="preserve">B </w:delText>
        </w:r>
      </w:del>
      <w:ins w:id="220" w:author="Charlene Janion-Scheepers" w:date="2026-03-20T14:17:00Z">
        <w:r>
          <w:rPr>
            <w:b/>
            <w:bCs/>
            <w:color w:val="000000"/>
          </w:rPr>
          <w:t xml:space="preserve">1: </w:t>
        </w:r>
      </w:ins>
      <w:r>
        <w:drawing>
          <wp:anchor distT="0" distB="0" distL="0" distR="0" simplePos="0" relativeHeight="5" behindDoc="0" locked="0" layoutInCell="0" allowOverlap="1">
            <wp:simplePos x="0" y="0"/>
            <wp:positionH relativeFrom="column">
              <wp:posOffset>0</wp:posOffset>
            </wp:positionH>
            <wp:positionV relativeFrom="paragraph">
              <wp:posOffset>635</wp:posOffset>
            </wp:positionV>
            <wp:extent cx="6120130" cy="2653665"/>
            <wp:effectExtent l="0" t="0" r="0" b="0"/>
            <wp:wrapSquare wrapText="bothSides"/>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2"/>
                    <a:stretch>
                      <a:fillRect/>
                    </a:stretch>
                  </pic:blipFill>
                  <pic:spPr bwMode="auto">
                    <a:xfrm>
                      <a:off x="0" y="0"/>
                      <a:ext cx="6120130" cy="2653665"/>
                    </a:xfrm>
                    <a:prstGeom prst="rect">
                      <a:avLst/>
                    </a:prstGeom>
                    <a:noFill/>
                  </pic:spPr>
                </pic:pic>
              </a:graphicData>
            </a:graphic>
          </wp:anchor>
        </w:drawing>
      </w:r>
      <w:r>
        <w:rPr>
          <w:color w:val="000000"/>
        </w:rPr>
        <w:t>Diagram representing the study transect.</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Pitfall traps were used to sample epigaeic insects across the transect. At each of the 17 sites four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 with each trap being at least 10 metres away from any other trap (</w:t>
      </w:r>
      <w:ins w:id="221" w:author="Charlene Janion-Scheepers" w:date="2026-03-20T14:19:00Z">
        <w:r>
          <w:rPr>
            <w:color w:val="000000"/>
          </w:rPr>
          <w:t>F</w:t>
        </w:r>
      </w:ins>
      <w:del w:id="222" w:author="Charlene Janion-Scheepers" w:date="2026-03-20T14:19:00Z">
        <w:r>
          <w:rPr>
            <w:color w:val="000000"/>
          </w:rPr>
          <w:delText>f</w:delText>
        </w:r>
      </w:del>
      <w:r>
        <w:rPr>
          <w:color w:val="000000"/>
        </w:rPr>
        <w:t xml:space="preserve">igure </w:t>
      </w:r>
      <w:del w:id="223" w:author="Charlene Janion-Scheepers" w:date="2026-03-20T14:19:00Z">
        <w:r>
          <w:rPr>
            <w:color w:val="000000"/>
          </w:rPr>
          <w:delText>A</w:delText>
        </w:r>
      </w:del>
      <w:ins w:id="224" w:author="Charlene Janion-Scheepers" w:date="2026-03-20T14:19:00Z">
        <w:r>
          <w:rPr>
            <w:color w:val="000000"/>
          </w:rPr>
          <w:t>2</w:t>
        </w:r>
      </w:ins>
      <w:r>
        <w:rPr>
          <w:color w:val="000000"/>
        </w:rPr>
        <w:t xml:space="preserve">). GPS coordinates were recorded for every trap for use with spatial analyses later. The traps were half-filled with a 99.9% propylene glycol solution and were left out for five nights before being collected. This insect sampling was </w:t>
      </w:r>
      <w:r>
        <w:rPr/>
        <w:t>performed every</w:t>
      </w:r>
      <w:r>
        <w:rPr>
          <w:color w:val="000000"/>
        </w:rPr>
        <w:t xml:space="preserve"> October and March starting from October 2022 and ending in March 2024. </w:t>
      </w:r>
      <w:del w:id="225" w:author="Charlene Janion-Scheepers" w:date="2026-03-20T14:20:00Z">
        <w:r>
          <w:rPr>
            <w:color w:val="000000"/>
          </w:rPr>
          <w:delText>Out of all of these samples, with regards to this study concerning beetles,</w:delText>
        </w:r>
      </w:del>
      <w:ins w:id="226" w:author="Charlene Janion-Scheepers" w:date="2026-03-20T14:20:00Z">
        <w:r>
          <w:rPr>
            <w:color w:val="000000"/>
          </w:rPr>
          <w:t>For this study,</w:t>
        </w:r>
      </w:ins>
      <w:r>
        <w:rPr>
          <w:color w:val="000000"/>
        </w:rPr>
        <w:t xml:space="preserve"> </w:t>
      </w:r>
      <w:del w:id="227" w:author="Charlene Janion-Scheepers" w:date="2026-03-20T14:19:00Z">
        <w:r>
          <w:rPr>
            <w:color w:val="000000"/>
          </w:rPr>
          <w:delText xml:space="preserve">only </w:delText>
        </w:r>
      </w:del>
      <w:r>
        <w:rPr>
          <w:color w:val="000000"/>
        </w:rPr>
        <w:t xml:space="preserve">the </w:t>
      </w:r>
      <w:commentRangeStart w:id="14"/>
      <w:r>
        <w:rPr>
          <w:color w:val="000000"/>
        </w:rPr>
        <w:t>October 2022, March 2023</w:t>
      </w:r>
      <w:r>
        <w:rPr>
          <w:color w:val="000000"/>
        </w:rPr>
      </w:r>
      <w:commentRangeEnd w:id="14"/>
      <w:r>
        <w:commentReference w:id="14"/>
      </w:r>
      <w:r>
        <w:rPr>
          <w:color w:val="000000"/>
        </w:rPr>
        <w:t xml:space="preserve">, </w:t>
      </w:r>
      <w:commentRangeStart w:id="15"/>
      <w:r>
        <w:drawing>
          <wp:anchor distT="0" distB="0" distL="0" distR="0" simplePos="0" relativeHeight="6" behindDoc="0" locked="0" layoutInCell="0" allowOverlap="1">
            <wp:simplePos x="0" y="0"/>
            <wp:positionH relativeFrom="column">
              <wp:posOffset>1093470</wp:posOffset>
            </wp:positionH>
            <wp:positionV relativeFrom="paragraph">
              <wp:posOffset>3150870</wp:posOffset>
            </wp:positionV>
            <wp:extent cx="3939540" cy="1596390"/>
            <wp:effectExtent l="0" t="0" r="0" b="0"/>
            <wp:wrapTopAndBottom/>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3"/>
                    <a:srcRect l="0" t="50323" r="0" b="0"/>
                    <a:stretch>
                      <a:fillRect/>
                    </a:stretch>
                  </pic:blipFill>
                  <pic:spPr bwMode="auto">
                    <a:xfrm>
                      <a:off x="0" y="0"/>
                      <a:ext cx="3939540" cy="1596390"/>
                    </a:xfrm>
                    <a:prstGeom prst="rect">
                      <a:avLst/>
                    </a:prstGeom>
                    <a:noFill/>
                  </pic:spPr>
                </pic:pic>
              </a:graphicData>
            </a:graphic>
          </wp:anchor>
        </w:drawing>
      </w:r>
      <w:r>
        <w:rPr/>
      </w:r>
      <w:commentRangeEnd w:id="15"/>
      <w:r>
        <w:commentReference w:id="15"/>
      </w:r>
      <w:r>
        <w:rPr>
          <w:color w:val="000000"/>
        </w:rPr>
        <w:t>and October 2023 samples were used.</w:t>
      </w:r>
    </w:p>
    <w:p>
      <w:pPr>
        <w:pStyle w:val="Normal"/>
        <w:spacing w:lineRule="auto" w:line="360" w:before="0" w:after="140"/>
        <w:rPr>
          <w:color w:val="000000"/>
        </w:rPr>
      </w:pPr>
      <w:del w:id="228" w:author="Charlene Janion-Scheepers" w:date="2026-03-20T14:18:00Z">
        <w:r>
          <w:rPr>
            <w:b/>
            <w:bCs/>
            <w:color w:val="000000"/>
          </w:rPr>
          <w:delText xml:space="preserve">Figure A </w:delText>
        </w:r>
      </w:del>
      <w:del w:id="229" w:author="Charlene Janion-Scheepers" w:date="2026-03-20T14:18:00Z">
        <w:r>
          <w:rPr>
            <w:color w:val="000000"/>
          </w:rPr>
          <w:delText xml:space="preserve">Pitfall configuration </w:delText>
        </w:r>
      </w:del>
      <w:r>
        <w:fldChar w:fldCharType="begin"/>
      </w:r>
      <w:r>
        <w:rPr>
          <w:color w:val="000000"/>
        </w:rPr>
        <w:instrText xml:space="preserve">ADDIN ZOTERO_ITEM CSL_CITATION {"citationID":"k6vDGcxX","properties":{"formattedCitation":"(Botes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instrText>
      </w:r>
      <w:r>
        <w:rPr>
          <w:color w:val="000000"/>
        </w:rPr>
      </w:r>
      <w:r>
        <w:rPr>
          <w:color w:val="000000"/>
        </w:rPr>
        <w:fldChar w:fldCharType="separate"/>
      </w:r>
      <w:r>
        <w:rPr>
          <w:color w:val="000000"/>
        </w:rPr>
      </w:r>
      <w:moveFrom w:id="230" w:author="Charlene Janion-Scheepers" w:date="2026-03-20T14:18:00Z">
        <w:r>
          <w:rPr>
            <w:color w:val="000000"/>
          </w:rPr>
          <w:t xml:space="preserve">(Botes </w:t>
        </w:r>
      </w:moveFrom>
      <w:moveFrom w:id="231" w:author="Charlene Janion-Scheepers" w:date="2026-03-20T14:18:00Z">
        <w:r>
          <w:rPr>
            <w:i/>
            <w:iCs/>
            <w:color w:val="000000"/>
          </w:rPr>
          <w:t>et al.</w:t>
        </w:r>
      </w:moveFrom>
      <w:moveFrom w:id="232" w:author="Charlene Janion-Scheepers" w:date="2026-03-20T14:18:00Z">
        <w:r>
          <w:rPr>
            <w:color w:val="000000"/>
          </w:rPr>
          <w:t>, 2006)</w:t>
        </w:r>
      </w:moveFrom>
      <w:r>
        <w:rPr>
          <w:color w:val="000000"/>
        </w:rPr>
      </w:r>
      <w:r>
        <w:rPr>
          <w:color w:val="000000"/>
        </w:rPr>
        <w:fldChar w:fldCharType="end"/>
      </w:r>
      <w:moveFrom w:id="233" w:author="Charlene Janion-Scheepers" w:date="2026-03-20T14:18:00Z">
        <w:r>
          <w:rPr>
            <w:color w:val="000000"/>
          </w:rPr>
          <w:t>.</w:t>
        </w:r>
      </w:moveFrom>
    </w:p>
    <w:p>
      <w:pPr>
        <w:pStyle w:val="Normal"/>
        <w:spacing w:lineRule="auto" w:line="360" w:before="0" w:after="140"/>
        <w:rPr>
          <w:ins w:id="237" w:author="Charlene Janion-Scheepers" w:date="2026-03-20T14:18:00Z"/>
          <w:color w:val="000000"/>
        </w:rPr>
      </w:pPr>
      <w:r>
        <w:rPr>
          <w:color w:val="000000"/>
        </w:rPr>
        <w:br/>
      </w:r>
      <w:del w:id="234" w:author="Charlene Janion-Scheepers" w:date="2026-03-20T14:19:00Z">
        <w:r>
          <w:rPr>
            <w:color w:val="000000"/>
          </w:rPr>
          <w:delText>At each sampling a 20cm</w:delText>
        </w:r>
      </w:del>
      <w:del w:id="235" w:author="Charlene Janion-Scheepers" w:date="2026-03-20T14:19:00Z">
        <w:r>
          <w:rPr>
            <w:color w:val="000000"/>
            <w:vertAlign w:val="superscript"/>
          </w:rPr>
          <w:delText>3</w:delText>
        </w:r>
      </w:del>
      <w:del w:id="236" w:author="Charlene Janion-Scheepers" w:date="2026-03-20T14:19:00Z">
        <w:r>
          <w:rPr>
            <w:color w:val="000000"/>
          </w:rPr>
          <w:delText xml:space="preserve"> soil sample was collected and were analysed </w:delText>
        </w:r>
      </w:del>
    </w:p>
    <w:p>
      <w:pPr>
        <w:pStyle w:val="Normal"/>
        <w:spacing w:lineRule="auto" w:line="360" w:before="0" w:after="140"/>
        <w:rPr>
          <w:ins w:id="239" w:author="Charlene Janion-Scheepers" w:date="2026-03-20T14:18:00Z"/>
          <w:color w:val="000000"/>
        </w:rPr>
      </w:pPr>
      <w:ins w:id="238" w:author="Charlene Janion-Scheepers" w:date="2026-03-20T14:18:00Z">
        <w:r>
          <w:rPr>
            <w:color w:val="000000"/>
          </w:rPr>
        </w:r>
      </w:ins>
    </w:p>
    <w:p>
      <w:pPr>
        <w:pStyle w:val="Normal"/>
        <w:spacing w:lineRule="auto" w:line="360" w:before="0" w:after="140"/>
        <w:rPr>
          <w:color w:val="000000"/>
        </w:rPr>
      </w:pPr>
      <w:moveToRangeStart w:id="3" w:author="Charlene Janion-Scheepers" w:date="2026-03-20T14:18:00Z" w:name="move224908740"/>
      <w:moveTo w:id="240" w:author="Charlene Janion-Scheepers" w:date="2026-03-20T14:18:00Z">
        <w:r>
          <w:rPr>
            <w:b/>
            <w:bCs/>
            <w:color w:val="000000"/>
          </w:rPr>
          <w:t xml:space="preserve">Figure </w:t>
        </w:r>
      </w:moveTo>
      <w:r>
        <w:rPr>
          <w:b/>
          <w:bCs/>
          <w:color w:val="000000"/>
        </w:rPr>
        <w:t>A</w:t>
      </w:r>
      <w:ins w:id="241" w:author="Charlene Janion-Scheepers" w:date="2026-03-20T14:18:00Z">
        <w:r>
          <w:rPr>
            <w:b/>
            <w:bCs/>
            <w:color w:val="000000"/>
          </w:rPr>
          <w:t>2:</w:t>
        </w:r>
      </w:ins>
      <w:moveTo w:id="242" w:author="Charlene Janion-Scheepers" w:date="2026-03-20T14:18:00Z">
        <w:r>
          <w:rPr>
            <w:b/>
            <w:bCs/>
            <w:color w:val="000000"/>
          </w:rPr>
          <w:t xml:space="preserve"> </w:t>
        </w:r>
      </w:moveTo>
      <w:r>
        <w:rPr>
          <w:color w:val="000000"/>
        </w:rPr>
        <w:t>Pitfall</w:t>
      </w:r>
      <w:ins w:id="243" w:author="Charlene Janion-Scheepers" w:date="2026-03-20T14:19:00Z">
        <w:r>
          <w:rPr>
            <w:color w:val="000000"/>
          </w:rPr>
          <w:t>Sampling</w:t>
        </w:r>
      </w:ins>
      <w:moveTo w:id="244" w:author="Charlene Janion-Scheepers" w:date="2026-03-20T14:18:00Z">
        <w:r>
          <w:rPr>
            <w:color w:val="000000"/>
          </w:rPr>
          <w:t xml:space="preserve"> configuration </w:t>
        </w:r>
      </w:moveTo>
      <w:r>
        <w:fldChar w:fldCharType="begin"/>
      </w:r>
      <w:r>
        <w:rPr>
          <w:color w:val="000000"/>
        </w:rPr>
        <w:instrText xml:space="preserve">ADDIN ZOTERO_ITEM CSL_CITATION {"citationID":"k6vDGcxX","properties":{"formattedCitation":"(Botes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instrText>
      </w:r>
      <w:r>
        <w:rPr>
          <w:color w:val="000000"/>
        </w:rPr>
      </w:r>
      <w:r>
        <w:rPr>
          <w:color w:val="000000"/>
        </w:rPr>
        <w:fldChar w:fldCharType="separate"/>
      </w:r>
      <w:r>
        <w:rPr>
          <w:color w:val="000000"/>
        </w:rPr>
      </w:r>
      <w:moveTo w:id="245" w:author="Charlene Janion-Scheepers" w:date="2026-03-20T14:18:00Z">
        <w:r>
          <w:rPr/>
          <w:t>(</w:t>
        </w:r>
      </w:moveTo>
      <w:ins w:id="246" w:author="Charlene Janion-Scheepers" w:date="2026-03-20T14:19:00Z">
        <w:r>
          <w:rPr/>
          <w:t xml:space="preserve">adapted from </w:t>
        </w:r>
      </w:ins>
      <w:moveTo w:id="247" w:author="Charlene Janion-Scheepers" w:date="2026-03-20T14:18:00Z">
        <w:r>
          <w:rPr/>
          <w:t xml:space="preserve">Botes </w:t>
        </w:r>
      </w:moveTo>
      <w:moveTo w:id="248" w:author="Charlene Janion-Scheepers" w:date="2026-03-20T14:18:00Z">
        <w:r>
          <w:rPr>
            <w:i/>
            <w:iCs/>
          </w:rPr>
          <w:t>et al.</w:t>
        </w:r>
      </w:moveTo>
      <w:moveTo w:id="249" w:author="Charlene Janion-Scheepers" w:date="2026-03-20T14:18:00Z">
        <w:r>
          <w:rPr/>
          <w:t>, 2006)</w:t>
        </w:r>
      </w:moveTo>
      <w:r>
        <w:rPr>
          <w:color w:val="000000"/>
        </w:rPr>
      </w:r>
      <w:r>
        <w:rPr>
          <w:color w:val="000000"/>
        </w:rPr>
        <w:fldChar w:fldCharType="end"/>
      </w:r>
      <w:moveTo w:id="250" w:author="Charlene Janion-Scheepers" w:date="2026-03-20T14:18:00Z">
        <w:r>
          <w:rPr>
            <w:color w:val="000000"/>
          </w:rPr>
          <w:t>.</w:t>
        </w:r>
      </w:moveTo>
      <w:moveToRangeEnd w:id="3"/>
    </w:p>
    <w:p>
      <w:pPr>
        <w:pStyle w:val="Normal"/>
        <w:spacing w:lineRule="auto" w:line="360" w:before="0" w:after="140"/>
        <w:rPr>
          <w:color w:val="000000"/>
        </w:rPr>
      </w:pPr>
      <w:ins w:id="251" w:author="Charlene Janion-Scheepers" w:date="2026-03-20T14:21:00Z">
        <w:r>
          <w:rPr>
            <w:color w:val="000000"/>
          </w:rPr>
          <w:t>During October 2002 and 2022,</w:t>
        </w:r>
      </w:ins>
      <w:ins w:id="252" w:author="Charlene Janion-Scheepers" w:date="2026-03-20T14:19:00Z">
        <w:r>
          <w:rPr/>
          <w:t xml:space="preserve"> a</w:t>
        </w:r>
      </w:ins>
      <w:ins w:id="253" w:author="Charlene Janion-Scheepers" w:date="2026-03-20T14:19:00Z">
        <w:r>
          <w:rPr>
            <w:color w:val="000000"/>
          </w:rPr>
          <w:t xml:space="preserve"> 20cm</w:t>
        </w:r>
      </w:ins>
      <w:ins w:id="254" w:author="Charlene Janion-Scheepers" w:date="2026-03-20T14:19:00Z">
        <w:r>
          <w:rPr>
            <w:color w:val="000000"/>
            <w:vertAlign w:val="superscript"/>
          </w:rPr>
          <w:t>3</w:t>
        </w:r>
      </w:ins>
      <w:ins w:id="255" w:author="Charlene Janion-Scheepers" w:date="2026-03-20T14:19:00Z">
        <w:r>
          <w:rPr>
            <w:color w:val="000000"/>
          </w:rPr>
          <w:t xml:space="preserve"> soil sample was collected </w:t>
        </w:r>
      </w:ins>
      <w:ins w:id="256" w:author="Charlene Janion-Scheepers" w:date="2026-03-20T14:21:00Z">
        <w:r>
          <w:rPr>
            <w:color w:val="000000"/>
          </w:rPr>
          <w:t xml:space="preserve">in each replicate </w:t>
        </w:r>
      </w:ins>
      <w:ins w:id="257" w:author="Charlene Janion-Scheepers" w:date="2026-03-20T14:19:00Z">
        <w:r>
          <w:rPr>
            <w:color w:val="000000"/>
          </w:rPr>
          <w:t xml:space="preserve">and were analysed </w:t>
        </w:r>
      </w:ins>
      <w:r>
        <w:rPr>
          <w:color w:val="000000"/>
        </w:rPr>
        <w:t>in order to determine and quantify the proportional composition, mineral contents, ionic contents, pH, and conductivity. These samples were collected by first taking 20 sub-samples of soil randomly across the grid of traps, then these sub-samples were mixed together, and the final sample was taken from this mixture. After the soil samples were air-dried in the laboratory for 10 days, they were sent in to be analysed for the mentioned characteristics by BemLab (Pty Ltd.), Strand, South Africa.</w:t>
      </w:r>
    </w:p>
    <w:p>
      <w:pPr>
        <w:pStyle w:val="Normal"/>
        <w:spacing w:lineRule="auto" w:line="360" w:before="0" w:after="140"/>
        <w:rPr>
          <w:color w:val="000000"/>
        </w:rPr>
      </w:pPr>
      <w:r>
        <w:rPr>
          <w:color w:val="000000"/>
        </w:rPr>
        <w:t>Vegetation was sampled in two different ways at each trap in order to determine both horizontal and vertical distribution of the vegetation. The ground cover of vegetation distribution was determined by placing a 1</w:t>
      </w:r>
      <w:del w:id="258" w:author="Charlene Janion-Scheepers" w:date="2026-03-20T14:20:00Z">
        <w:r>
          <w:rPr>
            <w:color w:val="000000"/>
          </w:rPr>
          <w:delText>-</w:delText>
        </w:r>
      </w:del>
      <w:r>
        <w:rPr>
          <w:color w:val="000000"/>
        </w:rPr>
        <w:t>m</w:t>
      </w:r>
      <w:r>
        <w:rPr>
          <w:color w:val="000000"/>
          <w:vertAlign w:val="superscript"/>
        </w:rPr>
        <w:t xml:space="preserve">2 </w:t>
      </w:r>
      <w:r>
        <w:rPr>
          <w:color w:val="000000"/>
        </w:rPr>
        <w:t>quadrat down with the pitfall roughly at the centre</w:t>
      </w:r>
      <w:del w:id="259" w:author="Charlene Janion-Scheepers" w:date="2026-03-20T14:22:00Z">
        <w:r>
          <w:rPr>
            <w:color w:val="000000"/>
          </w:rPr>
          <w:delText xml:space="preserve"> of the square</w:delText>
        </w:r>
      </w:del>
      <w:r>
        <w:rPr>
          <w:color w:val="000000"/>
        </w:rPr>
        <w:t>.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Normal"/>
        <w:spacing w:lineRule="auto" w:line="360" w:before="0" w:after="140"/>
        <w:rPr>
          <w:color w:val="000000"/>
        </w:rPr>
      </w:pPr>
      <w:r>
        <w:rPr>
          <w:color w:val="000000"/>
        </w:rPr>
        <w:t xml:space="preserve">In the laboratory, beetles were identified to morphospecies. The identifications were performed through assigning the observed beetles to morphospecies </w:t>
      </w:r>
      <w:r>
        <w:fldChar w:fldCharType="begin"/>
      </w:r>
      <w:r>
        <w:rPr>
          <w:color w:val="000000"/>
        </w:rPr>
        <w:instrText xml:space="preserve">ADDIN ZOTERO_ITEM CSL_CITATION {"citationID":"Y9alOaDZ","properties":{"formattedCitation":"(Barratt {\\i{}et al.}, 2003)","plainCitation":"(Barratt et al., 2003)","noteIndex":0},"citationItems":[{"id":31,"uris":["http://zotero.org/users/9696131/items/KHXSCTLZ"],"itemData":{"id":31,"type":"article-journal","abstract":"Abstract\n            Biodiversity studies are often limited by unavailability or inaccessibility of taxonomic expertise; in New Zealand, taxonomic revisions and keys to many invertebrate groups are far from complete. To make progress with ecological and biodiversity studies, the separation of organisms into recognisable taxonomic units or morphospecies has sometimes been adopted. Coleoptera are speciose, trophically diverse, and taxonomically well known compared with other large trophically diverse groups and so they are useful to include in biodiversity studies. This study opportunistically examined the accuracy of Coleoptera species separation using morphologically recognisable features of specimens collected from three different vegetation communities, by three student researchers with different levels of training and previous expertise. Their morphospecies were examined by a single researcher with experience in taxonomy of Coleoptera. In total, 155 morphospecies were separated by the three students, compared with 151 determined by the specialist, which included representatives from 23 families of Coleoptera. All three students identified a total number of morphospecies within about 10% of the actual number, irrespective of previous training. However, the proportion of correct species separation increased from 63 to 87% in accordance with the level of previous experience. Common errors in species separation made by parataxonomists in relation to coleopteran families are discussed.","container-title":"Journal of the Royal Society of New Zealand","DOI":"10.1080/03014223.2003.9517746","ISSN":"0303-6758, 1175-8899","issue":"2","journalAbbreviation":"Journal of the Royal Society of New Zealand","language":"en","license":"http://onlinelibrary.wiley.com/termsAndConditions#vor","page":"583-590","source":"DOI.org (Crossref)","title":"Morphospecies as a substitute for Coleoptera species identification, and the value of experience in improving accuracy","volume":"33","author":[{"family":"Barratt","given":"B. I. P."},{"family":"Derraik","given":"J. G. B."},{"family":"Rufaut","given":"C. G."},{"family":"Goodman","given":"A. J."},{"family":"Dickinson","given":"K. J. M."}],"issued":{"date-parts":[["2003",6]]}}}],"schema":"https://github.com/citation-style-language/schema/raw/master/csl-citation.json"}</w:instrText>
      </w:r>
      <w:r>
        <w:rPr>
          <w:color w:val="000000"/>
        </w:rPr>
      </w:r>
      <w:r>
        <w:rPr>
          <w:color w:val="000000"/>
        </w:rPr>
        <w:fldChar w:fldCharType="separate"/>
      </w:r>
      <w:r>
        <w:rPr>
          <w:color w:val="000000"/>
        </w:rPr>
      </w:r>
      <w:r>
        <w:rPr/>
        <w:t xml:space="preserve">(Barratt </w:t>
      </w:r>
      <w:r>
        <w:rPr>
          <w:i/>
          <w:iCs/>
        </w:rPr>
        <w:t>et al.</w:t>
      </w:r>
      <w:r>
        <w:rPr/>
        <w:t>, 2003)</w:t>
      </w:r>
      <w:r>
        <w:rPr>
          <w:color w:val="000000"/>
        </w:rPr>
      </w:r>
      <w:r>
        <w:rPr>
          <w:color w:val="000000"/>
        </w:rPr>
        <w:fldChar w:fldCharType="end"/>
      </w:r>
      <w:r>
        <w:rPr>
          <w:color w:val="000000"/>
        </w:rPr>
        <w:t xml:space="preserve">. Each beetle was either pinned or mounted depending on its size, and they were then labelled and grouped by sample. The </w:t>
      </w:r>
      <w:ins w:id="260" w:author="Charlene Janion-Scheepers" w:date="2026-03-20T14:22:00Z">
        <w:r>
          <w:rPr>
            <w:color w:val="000000"/>
          </w:rPr>
          <w:t xml:space="preserve">2022-2024 </w:t>
        </w:r>
      </w:ins>
      <w:r>
        <w:rPr>
          <w:color w:val="000000"/>
        </w:rPr>
        <w:t xml:space="preserve">beetles were identified by a taxonomic expert (Werner Strumpher, Ditsong Museum). Only the beetles belonging to the Tenebrionidae, Carabidae, and Cicindelidae families were identified further than family level and used for all analyses comparing the historical samples to the current data, as these are the same three families that were analysed in the historical study </w:t>
      </w:r>
      <w:del w:id="261" w:author="Charlene Janion-Scheepers" w:date="2026-03-20T14:22:00Z">
        <w:r>
          <w:rPr>
            <w:color w:val="000000"/>
          </w:rPr>
          <w:delText xml:space="preserve">involving this transect  </w:delText>
        </w:r>
      </w:del>
      <w:r>
        <w:fldChar w:fldCharType="begin"/>
      </w:r>
      <w:r>
        <w:rPr>
          <w:color w:val="000000"/>
        </w:rPr>
        <w:instrText xml:space="preserve">ADDIN ZOTERO_ITEM CSL_CITATION {"citationID":"lJKhMG9k","properties":{"formattedCitation":"(Botes, McGeoch and Chown, 2007)","plainCitation":"(Botes, McGeoch and Chown, 2007)","noteIndex":0},"citationItems":[{"id":7,"uris":["http://zotero.org/users/9696131/items/MWTKGJP2"],"itemData":{"id":7,"type":"article-journal","container-title":"Austral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instrText>
      </w:r>
      <w:r>
        <w:rPr>
          <w:color w:val="000000"/>
        </w:rPr>
      </w:r>
      <w:r>
        <w:rPr>
          <w:color w:val="000000"/>
        </w:rPr>
        <w:fldChar w:fldCharType="separate"/>
      </w:r>
      <w:r>
        <w:rPr>
          <w:color w:val="000000"/>
        </w:rPr>
      </w:r>
      <w:r>
        <w:rPr/>
        <w:t>(Botes, McGeoch and Chown, 2007)</w:t>
      </w:r>
      <w:r>
        <w:rPr>
          <w:color w:val="000000"/>
        </w:rPr>
      </w:r>
      <w:r>
        <w:rPr>
          <w:color w:val="000000"/>
        </w:rPr>
        <w:fldChar w:fldCharType="end"/>
      </w:r>
      <w:r>
        <w:rPr>
          <w:color w:val="000000"/>
        </w:rPr>
        <w:t xml:space="preserve">. Three key beetle species—the carabid </w:t>
      </w:r>
      <w:r>
        <w:rPr>
          <w:i/>
          <w:iCs/>
          <w:color w:val="000000"/>
        </w:rPr>
        <w:t xml:space="preserve">Anthia decemguttata </w:t>
      </w:r>
      <w:r>
        <w:rPr>
          <w:color w:val="000000"/>
        </w:rPr>
        <w:t xml:space="preserve">(previously </w:t>
      </w:r>
      <w:r>
        <w:rPr>
          <w:i/>
          <w:iCs/>
          <w:color w:val="000000"/>
        </w:rPr>
        <w:t>Thermophilum decemguttatum</w:t>
      </w:r>
      <w:r>
        <w:rPr>
          <w:color w:val="000000"/>
        </w:rPr>
        <w:t xml:space="preserve">), and the tenebrionids </w:t>
      </w:r>
      <w:r>
        <w:rPr>
          <w:i/>
          <w:iCs/>
          <w:color w:val="000000"/>
        </w:rPr>
        <w:t>Stenocara dentata</w:t>
      </w:r>
      <w:r>
        <w:rPr>
          <w:color w:val="000000"/>
        </w:rPr>
        <w:t xml:space="preserve">, and </w:t>
      </w:r>
      <w:r>
        <w:rPr>
          <w:i/>
          <w:iCs/>
          <w:color w:val="000000"/>
        </w:rPr>
        <w:t>Zophosis gracilicornis—</w:t>
      </w:r>
      <w:r>
        <w:rPr>
          <w:color w:val="000000"/>
        </w:rPr>
        <w:t xml:space="preserve">were determined to be the three most abundant and widespread beetle species present across the transect in the current and historical studies. These three species in particular were used for historical comparisons, and for the </w:t>
      </w:r>
      <w:commentRangeStart w:id="16"/>
      <w:r>
        <w:rPr>
          <w:color w:val="000000"/>
        </w:rPr>
        <w:t>October 2023 sample these were the only beetle species identified.</w:t>
      </w:r>
      <w:commentRangeEnd w:id="16"/>
      <w:r>
        <w:commentReference w:id="16"/>
      </w:r>
      <w:r>
        <w:rPr>
          <w:color w:val="000000"/>
        </w:rPr>
      </w:r>
    </w:p>
    <w:p>
      <w:pPr>
        <w:pStyle w:val="Heading2"/>
        <w:numPr>
          <w:ilvl w:val="1"/>
          <w:numId w:val="1"/>
        </w:numPr>
        <w:spacing w:lineRule="auto" w:line="360"/>
        <w:rPr/>
      </w:pPr>
      <w:ins w:id="262" w:author="Charlene Janion-Scheepers" w:date="2026-03-20T15:09:00Z">
        <w:r>
          <w:rPr/>
          <w:t>Climate modelling and e</w:t>
        </w:r>
      </w:ins>
      <w:del w:id="263" w:author="Charlene Janion-Scheepers" w:date="2026-03-20T15:09:00Z">
        <w:r>
          <w:rPr/>
          <w:delText>E</w:delText>
        </w:r>
      </w:del>
      <w:r>
        <w:rPr/>
        <w:t xml:space="preserve">nvironmental data </w:t>
      </w:r>
      <w:del w:id="264" w:author="Charlene Janion-Scheepers" w:date="2026-03-20T15:09:00Z">
        <w:r>
          <w:rPr/>
          <w:delText>and climate modelling</w:delText>
        </w:r>
      </w:del>
    </w:p>
    <w:p>
      <w:pPr>
        <w:pStyle w:val="Normal"/>
        <w:spacing w:lineRule="auto" w:line="360" w:before="0" w:after="140"/>
        <w:rPr>
          <w:del w:id="274" w:author="Charlene Janion-Scheepers" w:date="2026-03-20T15:09:00Z"/>
          <w:color w:val="000000"/>
        </w:rPr>
      </w:pPr>
      <w:ins w:id="265" w:author="Charlene Janion-Scheepers" w:date="2026-03-20T15:08:00Z">
        <w:r>
          <w:rPr>
            <w:color w:val="000000"/>
          </w:rPr>
          <w:t>S</w:t>
        </w:r>
      </w:ins>
      <w:del w:id="266" w:author="Charlene Janion-Scheepers" w:date="2026-03-20T15:08:00Z">
        <w:r>
          <w:rPr>
            <w:color w:val="000000"/>
          </w:rPr>
          <w:delText>The s</w:delText>
        </w:r>
      </w:del>
      <w:r>
        <w:rPr>
          <w:color w:val="000000"/>
        </w:rPr>
        <w:t xml:space="preserve">oil temperatures across the transects were measured hourly </w:t>
      </w:r>
      <w:del w:id="267" w:author="Charlene Janion-Scheepers" w:date="2026-03-20T15:08:00Z">
        <w:r>
          <w:rPr>
            <w:color w:val="000000"/>
          </w:rPr>
          <w:delText xml:space="preserve">across various time periods </w:delText>
        </w:r>
      </w:del>
      <w:r>
        <w:rPr>
          <w:color w:val="000000"/>
        </w:rPr>
        <w:t>over the 20-year duration of this study using iButton</w:t>
      </w:r>
      <w:ins w:id="268" w:author="Charlene Janion-Scheepers" w:date="2026-03-20T15:07:00Z">
        <w:r>
          <w:rPr>
            <w:color w:val="000000"/>
          </w:rPr>
          <w:t>s (insert model and manufacturer details, see Botes for details)</w:t>
        </w:r>
      </w:ins>
      <w:del w:id="269" w:author="Charlene Janion-Scheepers" w:date="2026-03-20T15:07:00Z">
        <w:r>
          <w:rPr>
            <w:color w:val="000000"/>
          </w:rPr>
          <w:delText xml:space="preserve"> sensors</w:delText>
        </w:r>
      </w:del>
      <w:r>
        <w:rPr>
          <w:color w:val="000000"/>
        </w:rPr>
        <w:t xml:space="preserve">. </w:t>
      </w:r>
      <w:del w:id="270" w:author="Charlene Janion-Scheepers" w:date="2026-03-20T15:07:00Z">
        <w:r>
          <w:rPr>
            <w:color w:val="000000"/>
          </w:rPr>
          <w:delText>However these sensors were prone to periodic faults leading to gaps in the microclimate data that were recorded. In addition to these acute faults, the t</w:delText>
        </w:r>
      </w:del>
      <w:ins w:id="271" w:author="Charlene Janion-Scheepers" w:date="2026-03-20T15:07:00Z">
        <w:r>
          <w:rPr>
            <w:color w:val="000000"/>
          </w:rPr>
          <w:t>T</w:t>
        </w:r>
      </w:ins>
      <w:r>
        <w:rPr>
          <w:color w:val="000000"/>
        </w:rPr>
        <w:t>emperature observations were halted for a protracted duration from late 2020 to 2022. Therefore, a mechanistic model was utilised in order to model the microclimate temperatures</w:t>
      </w:r>
      <w:del w:id="272" w:author="Charlene Janion-Scheepers" w:date="2026-03-20T15:09:00Z">
        <w:r>
          <w:rPr>
            <w:color w:val="000000"/>
          </w:rPr>
          <w:delText xml:space="preserve"> present within these samples without any gaps</w:delText>
        </w:r>
      </w:del>
      <w:r>
        <w:rPr>
          <w:color w:val="000000"/>
        </w:rPr>
        <w:t>.</w:t>
      </w:r>
      <w:ins w:id="273" w:author="Charlene Janion-Scheepers" w:date="2026-03-20T15:09:00Z">
        <w:r>
          <w:rPr>
            <w:color w:val="000000"/>
          </w:rPr>
          <w:t xml:space="preserve"> </w:t>
        </w:r>
      </w:ins>
    </w:p>
    <w:p>
      <w:pPr>
        <w:pStyle w:val="Normal"/>
        <w:spacing w:lineRule="auto" w:line="360" w:before="0" w:after="140"/>
        <w:rPr>
          <w:color w:val="000000"/>
        </w:rPr>
      </w:pPr>
      <w:r>
        <w:rPr>
          <w:color w:val="000000"/>
        </w:rPr>
        <w:t xml:space="preserve">The “micropoint” model was used to model the ground-level soil temperatures present within the sampling area </w:t>
      </w:r>
      <w:r>
        <w:fldChar w:fldCharType="begin"/>
      </w:r>
      <w:r>
        <w:rPr>
          <w:color w:val="000000"/>
        </w:rPr>
        <w:instrText xml:space="preserve">ADDIN ZOTERO_ITEM CSL_CITATION {"citationID":"PMvvjpOc","properties":{"formattedCitation":"(Maclean,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w:instrText>
      </w:r>
      <w:r>
        <w:rPr>
          <w:color w:val="000000"/>
        </w:rPr>
      </w:r>
      <w:r>
        <w:rPr>
          <w:color w:val="000000"/>
        </w:rPr>
        <w:fldChar w:fldCharType="separate"/>
      </w:r>
      <w:r>
        <w:rPr>
          <w:color w:val="000000"/>
        </w:rPr>
      </w:r>
      <w:r>
        <w:rPr/>
        <w:t>(Maclean, 2025)</w:t>
      </w:r>
      <w:r>
        <w:rPr>
          <w:color w:val="000000"/>
        </w:rPr>
      </w:r>
      <w:r>
        <w:rPr>
          <w:color w:val="000000"/>
        </w:rPr>
        <w:fldChar w:fldCharType="end"/>
      </w:r>
      <w:r>
        <w:rPr>
          <w:color w:val="000000"/>
        </w:rPr>
        <w:t>. This mechanistic model required the input of the meteorological data of the locations to be modelled, as well as defining parameters that correspond to the vegetation, soil, and ground in those areas.</w:t>
      </w:r>
    </w:p>
    <w:p>
      <w:pPr>
        <w:pStyle w:val="Normal"/>
        <w:spacing w:lineRule="auto" w:line="360" w:before="0" w:after="140"/>
        <w:rPr>
          <w:color w:val="000000"/>
        </w:rPr>
      </w:pPr>
      <w:r>
        <w:rPr>
          <w:color w:val="000000"/>
        </w:rPr>
        <w:t xml:space="preserve">Spatial meteorological data were obtained using the MCERA5 package in R </w:t>
      </w:r>
      <w:r>
        <w:fldChar w:fldCharType="begin"/>
      </w:r>
      <w:r>
        <w:rPr>
          <w:color w:val="000000"/>
        </w:rPr>
        <w:instrText xml:space="preserve">ADDIN ZOTERO_ITEM CSL_CITATION {"citationID":"rFDQXIbu","properties":{"formattedCitation":"(Klinges {\\i{}et al.}, 2022)","plainCitation":"(Klinges et al., 2022)","noteIndex":0},"citationItems":[{"id":80,"uris":["http://zotero.org/users/9696131/items/NHCQZ7JU"],"itemData":{"id":80,"type":"article-journal","abstract":"Abstract\n            \n              \n                \n                  Microclimate models predict temperature and other meteorological variables at scales relevant to individual organisms. The broad application of microclimate models requires gridded macroclimatic variables as input. However, the spatial and temporal resolution of such inputs can be a limiting factor on the accuracy of microclimate predictions. Due to its fine resolution and accuracy, the ERA5 reanalysis dataset is emerging as the favoured resource for global historical weather and climate data and has great potential for aiding microclimate modelling.\n                \n                \n                  \n                    Here we describe\n                    mcera5\n                    , an R language package that provides convenient access to, and wrangling of, the ERA5 climate datasets for use in microclimate models. Through this package, we provide functions to query ERA5 data for desired spatial and temporal extents, to correct for spatial biases and process outputs for easy interpretation by ecologists, thereby allowing faster and more accurate microclimate predictions.\n                  \n                \n                \n                  \n                    By validating with empirical observations from multiple biomes globally, we demonstrate that the use of ERA5 climate forcing via\n                    mcera5\n                    improves the prediction accuracy of soil moisture, air temperature and relative humidity as compared to forcing with other globally available data and offers comparable performance when predicting soil temperatures.\n                  \n                \n                \n                  \n                    Through the provision of fine‐resolution ERA5 data, the\n                    mcera5\n                    package fits into an ecosystem of tools for modelling microclimate in a spatio‐temporally explicit fashion, advancing our ability to efficiently predict microclimate for any place on Earth for the past, present or future. The package also provides convenient access to ERA5 datasets for a range of other applications.","container-title":"Methods in Ecology and Evolution","DOI":"10.1111/2041-210X.13877","ISSN":"2041-210X, 2041-210X","issue":"7","journalAbbreviation":"Methods Ecol Evol","language":"en","page":"1402-1411","source":"DOI.org (Crossref)","title":"&lt;span style=\"font-variant:small-caps;\"&gt;mcera5&lt;/span&gt; : Driving microclimate models with ERA5 global gridded climate data","title-short":"&lt;span style=\"font-variant","volume":"13","author":[{"family":"Klinges","given":"David H."},{"family":"Duffy","given":"James P."},{"family":"Kearney","given":"Michael R."},{"family":"Maclean","given":"Ilya M. D."}],"issued":{"date-parts":[["2022",7]]}}}],"schema":"https://github.com/citation-style-language/schema/raw/master/csl-citation.json"}</w:instrText>
      </w:r>
      <w:r>
        <w:rPr>
          <w:color w:val="000000"/>
        </w:rPr>
      </w:r>
      <w:r>
        <w:rPr>
          <w:color w:val="000000"/>
        </w:rPr>
        <w:fldChar w:fldCharType="separate"/>
      </w:r>
      <w:r>
        <w:rPr>
          <w:color w:val="000000"/>
        </w:rPr>
      </w:r>
      <w:r>
        <w:rPr/>
        <w:t xml:space="preserve">(Klinges </w:t>
      </w:r>
      <w:r>
        <w:rPr>
          <w:i/>
          <w:iCs/>
        </w:rPr>
        <w:t>et al.</w:t>
      </w:r>
      <w:r>
        <w:rPr/>
        <w:t>, 2022)</w:t>
      </w:r>
      <w:r>
        <w:rPr>
          <w:color w:val="000000"/>
        </w:rPr>
      </w:r>
      <w:r>
        <w:rPr>
          <w:color w:val="000000"/>
        </w:rPr>
        <w:fldChar w:fldCharType="end"/>
      </w:r>
      <w:r>
        <w:rPr>
          <w:color w:val="000000"/>
        </w:rPr>
        <w:t xml:space="preserve">, which is based on the ERA5 global climate reanalysis </w:t>
      </w:r>
      <w:r>
        <w:fldChar w:fldCharType="begin"/>
      </w:r>
      <w:r>
        <w:rPr>
          <w:color w:val="000000"/>
        </w:rPr>
        <w:instrText xml:space="preserve">ADDIN ZOTERO_ITEM CSL_CITATION {"citationID":"53yjh6D9","properties":{"formattedCitation":"(Hersbach {\\i{}et al.}, 2020)","plainCitation":"(Hersbach et al., 2020)","noteIndex":0},"citationItems":[{"id":73,"uris":["http://zotero.org/users/9696131/items/E7GWAGQJ"],"itemData":{"id":73,"type":"article-journal","abstract":"Abstract\n            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reanalyses.","container-title":"Quarterly Journal of the Royal Meteorological Society","DOI":"10.1002/qj.3803","ISSN":"0035-9009, 1477-870X","issue":"730","journalAbbreviation":"Quart J Royal Meteoro Soc","language":"en","page":"1999-2049","source":"DOI.org (Crossref)","title":"The ERA5 global reanalysis","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De 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De Rosnay","given":"Patricia"},{"family":"Rozum","given":"Iryna"},{"family":"Vamborg","given":"Freja"},{"family":"Villaume","given":"Sebastien"},{"family":"Thépaut","given":"Jean‐Noël"}],"issued":{"date-parts":[["2020",7]]}}}],"schema":"https://github.com/citation-style-language/schema/raw/master/csl-citation.json"}</w:instrText>
      </w:r>
      <w:r>
        <w:rPr>
          <w:color w:val="000000"/>
        </w:rPr>
      </w:r>
      <w:r>
        <w:rPr>
          <w:color w:val="000000"/>
        </w:rPr>
        <w:fldChar w:fldCharType="separate"/>
      </w:r>
      <w:r>
        <w:rPr>
          <w:color w:val="000000"/>
        </w:rPr>
      </w:r>
      <w:r>
        <w:rPr/>
        <w:t xml:space="preserve">(Hersbach </w:t>
      </w:r>
      <w:r>
        <w:rPr>
          <w:i/>
          <w:iCs/>
        </w:rPr>
        <w:t>et al.</w:t>
      </w:r>
      <w:r>
        <w:rPr/>
        <w:t>, 2020)</w:t>
      </w:r>
      <w:r>
        <w:rPr>
          <w:color w:val="000000"/>
        </w:rPr>
      </w:r>
      <w:r>
        <w:rPr>
          <w:color w:val="000000"/>
        </w:rPr>
        <w:fldChar w:fldCharType="end"/>
      </w:r>
      <w:r>
        <w:rPr>
          <w:color w:val="000000"/>
        </w:rPr>
        <w:t>. Using the GPS co</w:t>
      </w:r>
      <w:del w:id="275" w:author="Charlene Janion-Scheepers" w:date="2026-03-20T15:09:00Z">
        <w:r>
          <w:rPr>
            <w:color w:val="000000"/>
          </w:rPr>
          <w:delText>-</w:delText>
        </w:r>
      </w:del>
      <w:r>
        <w:rPr>
          <w:color w:val="000000"/>
        </w:rPr>
        <w:t xml:space="preserve">ordinates of each replicate at every altitudinal site across the transect, hourly observations </w:t>
      </w:r>
      <w:del w:id="276" w:author="Charlene Janion-Scheepers" w:date="2026-03-20T15:10:00Z">
        <w:r>
          <w:rPr>
            <w:color w:val="000000"/>
          </w:rPr>
          <w:delText xml:space="preserve">ranging </w:delText>
        </w:r>
      </w:del>
      <w:r>
        <w:rPr>
          <w:color w:val="000000"/>
        </w:rPr>
        <w:t xml:space="preserve">from 2002 to 2024 were extracted for every </w:t>
      </w:r>
      <w:del w:id="277" w:author="Charlene Janion-Scheepers" w:date="2026-03-20T15:10:00Z">
        <w:r>
          <w:rPr>
            <w:color w:val="000000"/>
          </w:rPr>
          <w:delText xml:space="preserve">single </w:delText>
        </w:r>
      </w:del>
      <w:r>
        <w:rPr>
          <w:color w:val="000000"/>
        </w:rPr>
        <w:t xml:space="preserve">sampling replicate. The climate variables of air temperature, relative humidity, atmospheric pressure, shortwave radiation, longwave radiation, diffuse radiation, wind speed, wind direction, and precipitation were used in order to run the microclimate model </w:t>
      </w:r>
      <w:r>
        <w:fldChar w:fldCharType="begin"/>
      </w:r>
      <w:r>
        <w:rPr>
          <w:color w:val="000000"/>
        </w:rPr>
        <w:instrText xml:space="preserve">ADDIN ZOTERO_ITEM CSL_CITATION {"citationID":"rTqqMF41","properties":{"formattedCitation":"(Maclean,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w:instrText>
      </w:r>
      <w:r>
        <w:rPr>
          <w:color w:val="000000"/>
        </w:rPr>
      </w:r>
      <w:r>
        <w:rPr>
          <w:color w:val="000000"/>
        </w:rPr>
        <w:fldChar w:fldCharType="separate"/>
      </w:r>
      <w:r>
        <w:rPr>
          <w:color w:val="000000"/>
        </w:rPr>
      </w:r>
      <w:r>
        <w:rPr/>
        <w:t>(Maclean, 2025)</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Soil was analysed at each sampling site for their proportional composition of silt, clay, sand, and stone</w:t>
      </w:r>
      <w:ins w:id="278" w:author="Charlene Janion-Scheepers" w:date="2026-03-20T15:10:00Z">
        <w:r>
          <w:rPr>
            <w:color w:val="000000"/>
          </w:rPr>
          <w:t xml:space="preserve"> by BemLab (see details in Botes)</w:t>
        </w:r>
      </w:ins>
      <w:r>
        <w:rPr>
          <w:color w:val="000000"/>
        </w:rPr>
        <w:t xml:space="preserve">. These compositional measurements were used to group the soil at each site into different categories. </w:t>
      </w:r>
      <w:del w:id="279" w:author="Charlene Janion-Scheepers" w:date="2026-03-20T15:10:00Z">
        <w:r>
          <w:rPr>
            <w:color w:val="000000"/>
          </w:rPr>
          <w:delText>After categorising the soil from each site, t</w:delText>
        </w:r>
      </w:del>
      <w:ins w:id="280" w:author="Charlene Janion-Scheepers" w:date="2026-03-20T15:10:00Z">
        <w:r>
          <w:rPr>
            <w:color w:val="000000"/>
          </w:rPr>
          <w:t>T</w:t>
        </w:r>
      </w:ins>
      <w:r>
        <w:rPr>
          <w:color w:val="000000"/>
        </w:rPr>
        <w:t xml:space="preserve">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r>
        <w:fldChar w:fldCharType="begin"/>
      </w:r>
      <w:r>
        <w:rPr>
          <w:color w:val="000000"/>
        </w:rPr>
        <w:instrText xml:space="preserve">ADDIN ZOTERO_ITEM CSL_CITATION {"citationID":"fESfEqBk","properties":{"formattedCitation":"(Maclean,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w:instrText>
      </w:r>
      <w:r>
        <w:rPr>
          <w:color w:val="000000"/>
        </w:rPr>
      </w:r>
      <w:r>
        <w:rPr>
          <w:color w:val="000000"/>
        </w:rPr>
        <w:fldChar w:fldCharType="separate"/>
      </w:r>
      <w:r>
        <w:rPr>
          <w:color w:val="000000"/>
        </w:rPr>
      </w:r>
      <w:r>
        <w:rPr/>
        <w:t>(Maclean, 2025)</w:t>
      </w:r>
      <w:r>
        <w:rPr>
          <w:color w:val="000000"/>
        </w:rPr>
      </w:r>
      <w:r>
        <w:rPr>
          <w:color w:val="000000"/>
        </w:rPr>
        <w:fldChar w:fldCharType="end"/>
      </w:r>
      <w:r>
        <w:rPr>
          <w:color w:val="000000"/>
        </w:rPr>
        <w:t xml:space="preserve">. Other required ground parameters of slope and aspect were determined using the NASA SRTM digital elevation model </w:t>
      </w:r>
      <w:r>
        <w:fldChar w:fldCharType="begin"/>
      </w:r>
      <w:r>
        <w:rPr>
          <w:color w:val="000000"/>
        </w:rPr>
        <w:instrText xml:space="preserve">ADDIN ZOTERO_ITEM CSL_CITATION {"citationID":"RoHNVFFI","properties":{"formattedCitation":"(NASA JPL, 2013)","plainCitation":"(NASA JPL, 2013)","noteIndex":0},"citationItems":[{"id":76,"uris":["http://zotero.org/users/9696131/items/7C6Y3UI8"],"itemData":{"id":76,"type":"dataset","DOI":"10.5067/MEASURES/SRTM/SRTMGL1.003","publisher":"NASA Land Processes Distributed Active Archive Center","source":"DOI.org (Datacite)","title":"NASA Shuttle Radar Topography Mission Global 1 arc second","URL":"https://www.earthdata.nasa.gov/data/catalog/lpcloud-srtmgl1-003","author":[{"literal":"NASA JPL"}],"accessed":{"date-parts":[["2026",1,29]]},"issued":{"date-parts":[["2013"]]}}}],"schema":"https://github.com/citation-style-language/schema/raw/master/csl-citation.json"}</w:instrText>
      </w:r>
      <w:r>
        <w:rPr>
          <w:color w:val="000000"/>
        </w:rPr>
      </w:r>
      <w:r>
        <w:rPr>
          <w:color w:val="000000"/>
        </w:rPr>
        <w:fldChar w:fldCharType="separate"/>
      </w:r>
      <w:r>
        <w:rPr>
          <w:color w:val="000000"/>
        </w:rPr>
      </w:r>
      <w:r>
        <w:rPr/>
        <w:t>(NASA JPL, 2013)</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r>
        <w:fldChar w:fldCharType="begin"/>
      </w:r>
      <w:r>
        <w:rPr>
          <w:color w:val="000000"/>
        </w:rPr>
        <w:instrText xml:space="preserve">ADDIN ZOTERO_ITEM CSL_CITATION {"citationID":"5KpCyHfc","properties":{"formattedCitation":"(Maclean,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w:instrText>
      </w:r>
      <w:r>
        <w:rPr>
          <w:color w:val="000000"/>
        </w:rPr>
      </w:r>
      <w:r>
        <w:rPr>
          <w:color w:val="000000"/>
        </w:rPr>
        <w:fldChar w:fldCharType="separate"/>
      </w:r>
      <w:r>
        <w:rPr>
          <w:color w:val="000000"/>
        </w:rPr>
      </w:r>
      <w:r>
        <w:rPr/>
        <w:t>(Maclean, 2025)</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Using all of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w:t>
      </w:r>
      <w:ins w:id="281" w:author="Charlene Janion-Scheepers" w:date="2026-03-20T15:11:00Z">
        <w:r>
          <w:rPr>
            <w:color w:val="000000"/>
          </w:rPr>
          <w:t>s</w:t>
        </w:r>
      </w:ins>
      <w:r>
        <w:rPr>
          <w:color w:val="000000"/>
        </w:rPr>
        <w:t xml:space="preserve"> </w:t>
      </w:r>
      <w:del w:id="282" w:author="Charlene Janion-Scheepers" w:date="2026-03-20T15:11:00Z">
        <w:r>
          <w:rPr>
            <w:color w:val="000000"/>
          </w:rPr>
          <w:delText>sensors as well as</w:delText>
        </w:r>
      </w:del>
      <w:ins w:id="283" w:author="Charlene Janion-Scheepers" w:date="2026-03-20T15:11:00Z">
        <w:r>
          <w:rPr>
            <w:color w:val="000000"/>
          </w:rPr>
          <w:t>and</w:t>
        </w:r>
      </w:ins>
      <w:r>
        <w:rPr>
          <w:color w:val="000000"/>
        </w:rPr>
        <w:t xml:space="preserve"> the meteorological t</w:t>
      </w:r>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t xml:space="preserve">emperature observations. </w:t>
      </w:r>
      <w:commentRangeStart w:id="17"/>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t>These comparisons showed that the temperatures were matching overall and therefore were sound replacements for the empirical temperature observations and the missing gaps of temperature monitoring contained therein.</w:t>
      </w:r>
      <w:commentRangeEnd w:id="17"/>
      <w:r>
        <w:commentReference w:id="17"/>
      </w:r>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r>
    </w:p>
    <w:p>
      <w:pPr>
        <w:pStyle w:val="Normal"/>
        <w:spacing w:lineRule="auto" w:line="360" w:before="0" w:after="140"/>
        <w:rPr>
          <w:highlight w:val="none"/>
          <w:shd w:fill="FF4000" w:val="clear"/>
        </w:rPr>
      </w:pPr>
      <w:commentRangeStart w:id="18"/>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t xml:space="preserve">The meteorological data were also utilised to extract the hourly precipitation over time per replicate along with the temperature modelling. All of these data were extracted and analysed using R and the “MCERA5” package </w:t>
      </w:r>
      <w:r>
        <w:fldChar w:fldCharType="begin"/>
      </w:r>
      <w:r>
        <w:rPr>
          <w:color w:val="000000"/>
          <w:shd w:fill="FF4000" w:val="clear"/>
        </w:rPr>
        <w:instrText xml:space="preserve">ADDIN ZOTERO_ITEM CSL_CITATION {"citationID":"Dc2MM6sq","properties":{"formattedCitation":"(Klinges {\\i{}et al.}, 2022)","plainCitation":"(Klinges et al., 2022)","noteIndex":0},"citationItems":[{"id":80,"uris":["http://zotero.org/users/9696131/items/NHCQZ7JU"],"itemData":{"id":80,"type":"article-journal","abstract":"Abstract\n            \n              \n                \n                  Microclimate models predict temperature and other meteorological variables at scales relevant to individual organisms. The broad application of microclimate models requires gridded macroclimatic variables as input. However, the spatial and temporal resolution of such inputs can be a limiting factor on the accuracy of microclimate predictions. Due to its fine resolution and accuracy, the ERA5 reanalysis dataset is emerging as the favoured resource for global historical weather and climate data and has great potential for aiding microclimate modelling.\n                \n                \n                  \n                    Here we describe\n                    mcera5\n                    , an R language package that provides convenient access to, and wrangling of, the ERA5 climate datasets for use in microclimate models. Through this package, we provide functions to query ERA5 data for desired spatial and temporal extents, to correct for spatial biases and process outputs for easy interpretation by ecologists, thereby allowing faster and more accurate microclimate predictions.\n                  \n                \n                \n                  \n                    By validating with empirical observations from multiple biomes globally, we demonstrate that the use of ERA5 climate forcing via\n                    mcera5\n                    improves the prediction accuracy of soil moisture, air temperature and relative humidity as compared to forcing with other globally available data and offers comparable performance when predicting soil temperatures.\n                  \n                \n                \n                  \n                    Through the provision of fine‐resolution ERA5 data, the\n                    mcera5\n                    package fits into an ecosystem of tools for modelling microclimate in a spatio‐temporally explicit fashion, advancing our ability to efficiently predict microclimate for any place on Earth for the past, present or future. The package also provides convenient access to ERA5 datasets for a range of other applications.","container-title":"Methods in Ecology and Evolution","DOI":"10.1111/2041-210X.13877","ISSN":"2041-210X, 2041-210X","issue":"7","journalAbbreviation":"Methods Ecol Evol","language":"en","page":"1402-1411","source":"DOI.org (Crossref)","title":"&lt;span style=\"font-variant:small-caps;\"&gt;mcera5&lt;/span&gt; : Driving microclimate models with ERA5 global gridded climate data","title-short":"&lt;span style=\"font-variant","volume":"13","author":[{"family":"Klinges","given":"David H."},{"family":"Duffy","given":"James P."},{"family":"Kearney","given":"Michael R."},{"family":"Maclean","given":"Ilya M. D."}],"issued":{"date-parts":[["2022",7]]}}}],"schema":"https://github.com/citation-style-language/schema/raw/master/csl-citation.json"}</w:instrText>
      </w:r>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r>
      <w:r>
        <w:rPr>
          <w:color w:val="000000"/>
          <w:shd w:fill="FF4000" w:val="clear"/>
        </w:rPr>
        <w:fldChar w:fldCharType="separate"/>
      </w:r>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r>
      <w:r>
        <w:rPr>
          <w:rFonts w:ascii="Arial" w:hAnsi="Arial" w:eastAsia="Arial" w:cs="Arial"/>
          <w:color w:val="auto"/>
          <w:sz w:val="24"/>
          <w:shd w:fill="FF4000" w:val="clear"/>
          <w:lang w:val="en-ZA" w:eastAsia="ja-JP" w:bidi="ar-SA"/>
          <w:rPrChange w:id="0" w:author="Unknown Author" w:date="2026-03-29T04:55:56Z">
            <w:rPr>
              <w:kern w:val="0"/>
              <w:szCs w:val="24"/>
            </w:rPr>
          </w:rPrChange>
        </w:rPr>
        <w:t xml:space="preserve">(Klinges </w:t>
      </w:r>
      <w:r>
        <w:rPr>
          <w:rFonts w:ascii="Arial" w:hAnsi="Arial" w:eastAsia="Arial" w:cs="Arial"/>
          <w:i/>
          <w:iCs/>
          <w:color w:val="auto"/>
          <w:sz w:val="24"/>
          <w:shd w:fill="FF4000" w:val="clear"/>
          <w:lang w:val="en-ZA" w:eastAsia="ja-JP" w:bidi="ar-SA"/>
          <w:rPrChange w:id="0" w:author="Unknown Author" w:date="2026-03-29T04:55:56Z">
            <w:rPr>
              <w:kern w:val="0"/>
              <w:szCs w:val="24"/>
              <w:iCs/>
            </w:rPr>
          </w:rPrChange>
        </w:rPr>
        <w:t>et al.</w:t>
      </w:r>
      <w:r>
        <w:rPr>
          <w:rFonts w:ascii="Arial" w:hAnsi="Arial" w:eastAsia="Arial" w:cs="Arial"/>
          <w:color w:val="auto"/>
          <w:sz w:val="24"/>
          <w:shd w:fill="FF4000" w:val="clear"/>
          <w:lang w:val="en-ZA" w:eastAsia="ja-JP" w:bidi="ar-SA"/>
          <w:rPrChange w:id="0" w:author="Unknown Author" w:date="2026-03-29T04:55:56Z">
            <w:rPr>
              <w:kern w:val="0"/>
              <w:szCs w:val="24"/>
            </w:rPr>
          </w:rPrChange>
        </w:rPr>
        <w:t>, 2022)</w:t>
      </w:r>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r>
      <w:r>
        <w:rPr>
          <w:color w:val="000000"/>
          <w:shd w:fill="FF4000" w:val="clear"/>
        </w:rPr>
        <w:fldChar w:fldCharType="end"/>
      </w:r>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t>.</w:t>
      </w:r>
      <w:commentRangeEnd w:id="18"/>
      <w:r>
        <w:commentReference w:id="18"/>
      </w:r>
      <w:r>
        <w:rPr>
          <w:rFonts w:ascii="Arial" w:hAnsi="Arial" w:eastAsia="Arial" w:cs="Arial"/>
          <w:color w:val="000000"/>
          <w:color w:val="000000"/>
          <w:sz w:val="24"/>
          <w:shd w:fill="FF4000" w:val="clear"/>
          <w:lang w:val="en-ZA" w:eastAsia="ja-JP" w:bidi="ar-SA"/>
          <w:rPrChange w:id="0" w:author="Unknown Author" w:date="2026-03-29T04:55:56Z">
            <w:rPr>
              <w:kern w:val="0"/>
              <w:szCs w:val="24"/>
            </w:rPr>
          </w:rPrChange>
        </w:rPr>
      </w:r>
    </w:p>
    <w:p>
      <w:pPr>
        <w:pStyle w:val="Normal"/>
        <w:spacing w:lineRule="auto" w:line="360" w:before="0" w:after="140"/>
        <w:rPr>
          <w:color w:val="000000"/>
        </w:rPr>
      </w:pPr>
      <w:r>
        <w:rPr>
          <w:color w:val="000000"/>
        </w:rPr>
        <w:t xml:space="preserve">Utilising the CapeNature </w:t>
      </w:r>
      <w:r>
        <w:rPr>
          <w:rFonts w:ascii="Arial" w:hAnsi="Arial" w:eastAsia="Arial" w:cs="Arial"/>
          <w:color w:val="000000"/>
          <w:color w:val="000000"/>
          <w:sz w:val="24"/>
          <w:shd w:fill="FF4000" w:val="clear"/>
          <w:lang w:val="en-ZA" w:eastAsia="ja-JP" w:bidi="ar-SA"/>
          <w:rPrChange w:id="0" w:author="Unknown Author" w:date="2026-03-29T05:01:20Z">
            <w:rPr>
              <w:kern w:val="0"/>
              <w:shd w:fill="FF4000" w:val="clear"/>
              <w:szCs w:val="24"/>
            </w:rPr>
          </w:rPrChange>
        </w:rPr>
        <w:t>database (REF?),</w:t>
      </w:r>
      <w:r>
        <w:rPr>
          <w:color w:val="000000"/>
        </w:rPr>
        <w:t xml:space="preserve"> a list of historical fires that had occurred within the bounds of the study area were compiled. The extent of each fire and its date were stored using spatial polygons through the “sf” package in R </w:t>
      </w:r>
      <w:r>
        <w:fldChar w:fldCharType="begin"/>
      </w:r>
      <w:r>
        <w:rPr>
          <w:color w:val="000000"/>
        </w:rPr>
        <w:instrText xml:space="preserve">ADDIN ZOTERO_ITEM CSL_CITATION {"citationID":"cbgAwXxo","properties":{"formattedCitation":"(Pebesma and Bivand, 2023)","plainCitation":"(Pebesma and Bivand, 2023)","noteIndex":0},"citationItems":[{"id":75,"uris":["http://zotero.org/users/9696131/items/V8FP963B"],"itemData":{"id":75,"type":"book","DOI":"10.1201/9780429459016","edition":"1","ISBN":"978-0-429-45901-6","language":"en","publisher":"Chapman and Hall/CRC","publisher-place":"New York","source":"DOI.org (Crossref)","title":"Spatial Data Science: With Applications in R","title-short":"Spatial Data Science","URL":"https://www.taylorfrancis.com/books/9780429459016","author":[{"family":"Pebesma","given":"Edzer"},{"family":"Bivand","given":"Roger"}],"accessed":{"date-parts":[["2026",1,31]]},"issued":{"date-parts":[["2023",5,10]]}}}],"schema":"https://github.com/citation-style-language/schema/raw/master/csl-citation.json"}</w:instrText>
      </w:r>
      <w:r>
        <w:rPr>
          <w:color w:val="000000"/>
        </w:rPr>
      </w:r>
      <w:r>
        <w:rPr>
          <w:color w:val="000000"/>
        </w:rPr>
        <w:fldChar w:fldCharType="separate"/>
      </w:r>
      <w:r>
        <w:rPr>
          <w:color w:val="000000"/>
        </w:rPr>
      </w:r>
      <w:r>
        <w:rPr/>
        <w:t>(Pebesma and Bivand, 2023)</w:t>
      </w:r>
      <w:r>
        <w:rPr>
          <w:color w:val="000000"/>
        </w:rPr>
      </w:r>
      <w:r>
        <w:rPr>
          <w:color w:val="000000"/>
        </w:rPr>
        <w:fldChar w:fldCharType="end"/>
      </w:r>
      <w:r>
        <w:rPr>
          <w:color w:val="000000"/>
        </w:rPr>
        <w:t xml:space="preserve">. The </w:t>
      </w:r>
      <w:r>
        <w:rPr/>
        <w:t>fires were</w:t>
      </w:r>
      <w:r>
        <w:rPr>
          <w:color w:val="000000"/>
        </w:rPr>
        <w:t xml:space="preserve"> attributed to each pitfall trap using the GPS co</w:t>
      </w:r>
      <w:del w:id="298" w:author="Charlene Janion-Scheepers" w:date="2026-03-20T15:12:00Z">
        <w:r>
          <w:rPr>
            <w:color w:val="000000"/>
          </w:rPr>
          <w:delText>-</w:delText>
        </w:r>
      </w:del>
      <w:r>
        <w:rPr>
          <w:color w:val="000000"/>
        </w:rPr>
        <w:t>ordinates of the trap. Through cross-referencing the site co</w:t>
      </w:r>
      <w:del w:id="299" w:author="Charlene Janion-Scheepers" w:date="2026-03-20T15:13:00Z">
        <w:r>
          <w:rPr>
            <w:color w:val="000000"/>
          </w:rPr>
          <w:delText>-</w:delText>
        </w:r>
      </w:del>
      <w:r>
        <w:rPr>
          <w:color w:val="000000"/>
        </w:rPr>
        <w:t>ordinates and the extent of the polygons, a map and database was created which showed the list of all of the fires a particular site had experienced in recorded history, as well as the most recent fire, and consequently the years since the last fire. These fire data were used in conjunction with the other environmental data in order to provide a further explanatory variable to explain the environmental changes that were observed.</w:t>
      </w:r>
    </w:p>
    <w:p>
      <w:pPr>
        <w:pStyle w:val="Heading2"/>
        <w:numPr>
          <w:ilvl w:val="1"/>
          <w:numId w:val="1"/>
        </w:numPr>
        <w:spacing w:lineRule="auto" w:line="360"/>
        <w:rPr/>
      </w:pPr>
      <w:del w:id="300" w:author="Charlene Janion-Scheepers" w:date="2026-03-20T15:13:00Z">
        <w:r>
          <w:rPr/>
          <w:delText xml:space="preserve">Data </w:delText>
        </w:r>
      </w:del>
      <w:ins w:id="301" w:author="Charlene Janion-Scheepers" w:date="2026-03-20T15:13:00Z">
        <w:r>
          <w:rPr/>
          <w:t xml:space="preserve">Statistical </w:t>
        </w:r>
      </w:ins>
      <w:r>
        <w:rPr/>
        <w:t>analyses</w:t>
      </w:r>
    </w:p>
    <w:p>
      <w:pPr>
        <w:pStyle w:val="Normal"/>
        <w:spacing w:lineRule="auto" w:line="360" w:before="0" w:after="140"/>
        <w:rPr>
          <w:color w:val="000000"/>
        </w:rPr>
      </w:pPr>
      <w:r>
        <w:rPr>
          <w:color w:val="000000"/>
        </w:rPr>
        <w:t>All data analyses, except for the calculation of slope and aspect based on GPS co</w:t>
      </w:r>
      <w:del w:id="302" w:author="Charlene Janion-Scheepers" w:date="2026-03-20T15:13:00Z">
        <w:r>
          <w:rPr>
            <w:color w:val="000000"/>
          </w:rPr>
          <w:delText>-</w:delText>
        </w:r>
      </w:del>
      <w:r>
        <w:rPr>
          <w:color w:val="000000"/>
        </w:rPr>
        <w:t xml:space="preserve">ordinates, were performed in R </w:t>
      </w:r>
      <w:r>
        <w:fldChar w:fldCharType="begin"/>
      </w:r>
      <w:r>
        <w:rPr>
          <w:color w:val="000000"/>
        </w:rPr>
        <w:instrText xml:space="preserve">ADDIN ZOTERO_ITEM CSL_CITATION {"citationID":"qvBWZZ2a","properties":{"formattedCitation":"(R Core Team, 2026)","plainCitation":"(R Core Team, 2026)","noteIndex":0},"citationItems":[{"id":6,"uris":["http://zotero.org/users/9696131/items/WV8LH936"],"itemData":{"id":6,"type":"book","publisher":"R Foundation for Statistical Computing","publisher-place":"Vienna, Austria","title":"R: A Language and Environment for Statistical Computing","URL":"https://www.R-project.org/","author":[{"literal":"R Core Team"}],"issued":{"date-parts":[["2026"]]}}}],"schema":"https://github.com/citation-style-language/schema/raw/master/csl-citation.json"}</w:instrText>
      </w:r>
      <w:r>
        <w:rPr>
          <w:color w:val="000000"/>
        </w:rPr>
      </w:r>
      <w:r>
        <w:rPr>
          <w:color w:val="000000"/>
        </w:rPr>
        <w:fldChar w:fldCharType="separate"/>
      </w:r>
      <w:r>
        <w:rPr>
          <w:color w:val="000000"/>
        </w:rPr>
      </w:r>
      <w:r>
        <w:rPr/>
        <w:t>(R Core Team, 2026)</w:t>
      </w:r>
      <w:r>
        <w:rPr>
          <w:color w:val="000000"/>
        </w:rPr>
      </w:r>
      <w:r>
        <w:rPr>
          <w:color w:val="000000"/>
        </w:rPr>
        <w:fldChar w:fldCharType="end"/>
      </w:r>
      <w:r>
        <w:rPr>
          <w:color w:val="000000"/>
        </w:rPr>
        <w:t xml:space="preserve">. </w:t>
      </w:r>
      <w:del w:id="303" w:author="Charlene Janion-Scheepers" w:date="2026-03-20T15:13:00Z">
        <w:r>
          <w:rPr>
            <w:color w:val="000000"/>
          </w:rPr>
          <w:delText xml:space="preserve">The beetle data was stored in a species abundance for each of the species pertaining to the families of interest that were identified in the contemporary samples. </w:delText>
        </w:r>
      </w:del>
      <w:r>
        <w:rPr>
          <w:color w:val="000000"/>
        </w:rPr>
        <w:t xml:space="preserve">For the October 2022 and March 2023 samples, all of the beetles were compared to each other visually using bar charts and </w:t>
      </w:r>
      <w:commentRangeStart w:id="19"/>
      <w:r>
        <w:rPr>
          <w:color w:val="000000"/>
        </w:rPr>
        <w:t xml:space="preserve">nMDS </w:t>
      </w:r>
      <w:r>
        <w:rPr>
          <w:color w:val="000000"/>
        </w:rPr>
      </w:r>
      <w:commentRangeEnd w:id="19"/>
      <w:r>
        <w:commentReference w:id="19"/>
      </w:r>
      <w:r>
        <w:rPr>
          <w:color w:val="000000"/>
        </w:rPr>
        <w:t>plots. The abundance and species richness between the two seasons were also compared quantitatively, across the entire transect and on a site-by-site basis. The three key species were used to compare the contemporary beetle samples (October 2022, October 2023, and March 2023) to the historical beetle samples (October 2002 and 2003).</w:t>
      </w:r>
    </w:p>
    <w:p>
      <w:pPr>
        <w:pStyle w:val="Normal"/>
        <w:spacing w:lineRule="auto" w:line="360" w:before="0" w:after="140"/>
        <w:rPr>
          <w:color w:val="000000"/>
        </w:rPr>
      </w:pPr>
      <w:r>
        <w:rPr>
          <w:color w:val="000000"/>
        </w:rPr>
        <w:t>Redundancy analysis (RDA) was used to examine the relationships between the beetle sampling and assemblage structure with the environmental variables. RDA was performed on the historical beetle comparisons, the current seasonal comparisons, as well as the October 2022 sampling season</w:t>
      </w:r>
      <w:del w:id="304" w:author="Charlene Janion-Scheepers" w:date="2026-03-20T15:14:00Z">
        <w:r>
          <w:rPr>
            <w:color w:val="000000"/>
          </w:rPr>
          <w:delText xml:space="preserve"> by itself</w:delText>
        </w:r>
      </w:del>
      <w:r>
        <w:rPr>
          <w:color w:val="000000"/>
        </w:rPr>
        <w:t>. For the current samples where all of the species from the three families of interest were identified, both the abundances, and the presence-absence data of the beetles were analysed with RDA.</w:t>
      </w:r>
    </w:p>
    <w:p>
      <w:pPr>
        <w:pStyle w:val="Normal"/>
        <w:spacing w:lineRule="auto" w:line="360" w:before="0" w:after="140"/>
        <w:rPr>
          <w:color w:val="000000"/>
        </w:rPr>
      </w:pPr>
      <w:r>
        <w:rPr>
          <w:color w:val="000000"/>
        </w:rPr>
        <w:t xml:space="preserve">The results of the significant variables obtained from the RDA, as well as prior known explanatory factors that affect beetle abundance and diversity, were used to construct generalised linear models (GLMs) in order to quantify the effects that these various factors may have on the beetle assemblages. Specifically, due to the sampling being repeated on the same locations across a temporal gradient, generalised linear mixed models (GLMMs) were used </w:t>
      </w:r>
      <w:r>
        <w:fldChar w:fldCharType="begin"/>
      </w:r>
      <w:r>
        <w:rPr>
          <w:color w:val="000000"/>
        </w:rPr>
        <w:instrText xml:space="preserve">ADDIN ZOTERO_ITEM CSL_CITATION {"citationID":"7uZJzbkI","properties":{"formattedCitation":"(Hadfield, 2010)","plainCitation":"(Hadfield, 2010)","noteIndex":0},"citationItems":[{"id":74,"uris":["http://zotero.org/users/9696131/items/VVZHSNL3"],"itemData":{"id":74,"type":"article-journal","container-title":"Journal of Statistical Software","issue":"2","page":"1–22","title":"MCMC Methods for Multi-Response Generalized Linear Mixed Models: The MCMCglmm R Package","volume":"33","author":[{"family":"Hadfield","given":"Jarrod D."}],"issued":{"date-parts":[["2010"]]}}}],"schema":"https://github.com/citation-style-language/schema/raw/master/csl-citation.json"}</w:instrText>
      </w:r>
      <w:r>
        <w:rPr>
          <w:color w:val="000000"/>
        </w:rPr>
      </w:r>
      <w:r>
        <w:rPr>
          <w:color w:val="000000"/>
        </w:rPr>
        <w:fldChar w:fldCharType="separate"/>
      </w:r>
      <w:r>
        <w:rPr>
          <w:color w:val="000000"/>
        </w:rPr>
      </w:r>
      <w:r>
        <w:rPr/>
        <w:t>(Hadfield, 2010)</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Whether or not beetle species were shifting in their altitudinal range were analysed. The data were compared both using all of the species compared between the contemporary beetle samples, as well as the three key species compared between the contemporary samples and the historical samples. The Jaccardian similarities of the different sites compared between the current and historical sampling efforts were computed to show the differences in beetle assemblage composition within each site across the 20-year gap between sampling.</w:t>
      </w:r>
    </w:p>
    <w:p>
      <w:pPr>
        <w:pStyle w:val="Normal"/>
        <w:spacing w:lineRule="auto" w:line="360" w:before="0" w:after="140"/>
        <w:rPr>
          <w:color w:val="000000"/>
        </w:rPr>
      </w:pPr>
      <w:r>
        <w:rPr>
          <w:color w:val="000000"/>
        </w:rPr>
        <w:t>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or not those changes could be driving reasons behind the population changes. The fire data were used to determine whether or not there was a relationship between the recorded fire and the environmental variables present within the sampling sites.</w:t>
      </w:r>
    </w:p>
    <w:p>
      <w:pPr>
        <w:pStyle w:val="Normal"/>
        <w:spacing w:lineRule="auto" w:line="360" w:before="0" w:after="140"/>
        <w:rPr>
          <w:color w:val="000000"/>
        </w:rPr>
      </w:pPr>
      <w:r>
        <w:rPr>
          <w:color w:val="000000"/>
        </w:rPr>
        <w:t xml:space="preserve">The time-series data for the modelled microclimate temperatures (air and ground) as well as the precipitation observations were analysed using Seasonal-Trend Decomposition with Regression (STR) </w:t>
      </w:r>
      <w:r>
        <w:fldChar w:fldCharType="begin"/>
      </w:r>
      <w:r>
        <w:rPr>
          <w:color w:val="000000"/>
        </w:rPr>
        <w:instrText xml:space="preserve">ADDIN ZOTERO_ITEM CSL_CITATION {"citationID":"VDgmdQwK","properties":{"formattedCitation":"(Dokumentov and Hyndman, 2022)","plainCitation":"(Dokumentov and Hyndman, 2022)","noteIndex":0},"citationItems":[{"id":78,"uris":["http://zotero.org/users/9696131/items/4RDWXCZX"],"itemData":{"id":78,"type":"article-journal","abstract":"We propose a new method for decomposing seasonal data: a seasonal-trend decomposition using regression (STR). Unlike other decomposition methods, STR allows for multiple seasonal and cyclic components, covariates, seasonal patterns that may have noninteger periods, and seasonality with complex topology. It can be used for time series with any regular time index, including hourly, daily, weekly, monthly, or quarterly data. It is competitive with existing methods when they exist and tackles many more decomposition problems than other methods allow. STR is based on a regularized optimization and so is somewhat related to ridge regression. Because it is based on a statistical model, we can easily compute confidence intervals for components, something that is not possible with most existing decomposition methods (such as seasonal-trend decomposition using Loess, X-12-ARIMA, SEATS-TRAMO, etc.). Our model is implemented in the R package stR, so it can be applied by anyone to their own data.","container-title":"INFORMS Journal on Data Science","DOI":"10.1287/ijds.2021.0004","ISSN":"2694-4022, 2694-4030","issue":"1","journalAbbreviation":"INFORMS Journal on Data Science","language":"en","page":"50-62","source":"DOI.org (Crossref)","title":"STR: Seasonal-Trend Decomposition Using Regression","title-short":"STR","volume":"1","author":[{"family":"Dokumentov","given":"Alexander"},{"family":"Hyndman","given":"Rob J."}],"issued":{"date-parts":[["2022",4]]}}}],"schema":"https://github.com/citation-style-language/schema/raw/master/csl-citation.json"}</w:instrText>
      </w:r>
      <w:r>
        <w:rPr>
          <w:color w:val="000000"/>
        </w:rPr>
      </w:r>
      <w:r>
        <w:rPr>
          <w:color w:val="000000"/>
        </w:rPr>
        <w:fldChar w:fldCharType="separate"/>
      </w:r>
      <w:r>
        <w:rPr>
          <w:color w:val="000000"/>
        </w:rPr>
      </w:r>
      <w:r>
        <w:rPr/>
        <w:t>(Dokumentov and Hyndman, 2022)</w:t>
      </w:r>
      <w:r>
        <w:rPr>
          <w:color w:val="000000"/>
        </w:rPr>
      </w:r>
      <w:r>
        <w:rPr>
          <w:color w:val="000000"/>
        </w:rPr>
        <w:fldChar w:fldCharType="end"/>
      </w:r>
      <w:r>
        <w:rPr>
          <w:color w:val="000000"/>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p>
    <w:p>
      <w:pPr>
        <w:pStyle w:val="Normal"/>
        <w:spacing w:lineRule="auto" w:line="360" w:before="0" w:after="140"/>
        <w:rPr>
          <w:color w:val="000000"/>
        </w:rPr>
      </w:pPr>
      <w:r>
        <w:rPr>
          <w:color w:val="000000"/>
        </w:rPr>
      </w:r>
      <w:r>
        <w:br w:type="page"/>
      </w:r>
    </w:p>
    <w:p>
      <w:pPr>
        <w:pStyle w:val="Heading1"/>
        <w:numPr>
          <w:ilvl w:val="0"/>
          <w:numId w:val="1"/>
        </w:numPr>
        <w:spacing w:lineRule="auto" w:line="360" w:before="0" w:after="120"/>
        <w:rPr/>
      </w:pPr>
      <w:r>
        <w:rPr/>
        <w:t>Results</w:t>
      </w:r>
    </w:p>
    <w:p>
      <w:pPr>
        <w:pStyle w:val="Heading2"/>
        <w:spacing w:lineRule="auto" w:line="360"/>
        <w:rPr/>
      </w:pPr>
      <w:r>
        <w:rPr/>
        <w:t>Environmental variables analysis</w:t>
      </w:r>
    </w:p>
    <w:p>
      <w:pPr>
        <w:pStyle w:val="Normal"/>
        <w:spacing w:lineRule="auto" w:line="360" w:before="0" w:after="140"/>
        <w:rPr>
          <w:color w:val="000000"/>
        </w:rPr>
      </w:pPr>
      <w:r>
        <w:rPr>
          <w:color w:val="000000"/>
        </w:rPr>
        <w:t>The proportional composition of ground cover was observed to have changed significantly between the historical and contemporary sampling events. There has been a general trend where the proportion of the bare ground and exposed rock has decreased, while the proportion of plant litter and live vegetation cover have all proportionally increased (figure Q).</w:t>
      </w:r>
    </w:p>
    <w:p>
      <w:pPr>
        <w:pStyle w:val="Normal"/>
        <w:spacing w:lineRule="auto" w:line="360" w:before="0" w:after="140"/>
        <w:rPr>
          <w:color w:val="000000"/>
        </w:rPr>
      </w:pPr>
      <w:r>
        <w:rPr>
          <w:b/>
          <w:bCs/>
          <w:color w:val="000000"/>
        </w:rPr>
        <w:t xml:space="preserve">Figure Q </w:t>
      </w:r>
      <w:r>
        <w:drawing>
          <wp:anchor distT="0" distB="0" distL="0" distR="0" simplePos="0" relativeHeight="7" behindDoc="0" locked="0" layoutInCell="0" allowOverlap="1">
            <wp:simplePos x="0" y="0"/>
            <wp:positionH relativeFrom="column">
              <wp:posOffset>0</wp:posOffset>
            </wp:positionH>
            <wp:positionV relativeFrom="paragraph">
              <wp:posOffset>635</wp:posOffset>
            </wp:positionV>
            <wp:extent cx="6120130" cy="3442335"/>
            <wp:effectExtent l="0" t="0" r="0" b="0"/>
            <wp:wrapSquare wrapText="bothSides"/>
            <wp:docPr id="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2.png"/>
                    <pic:cNvPicPr>
                      <a:picLocks noChangeAspect="1" noChangeArrowheads="1"/>
                    </pic:cNvPicPr>
                  </pic:nvPicPr>
                  <pic:blipFill>
                    <a:blip r:embed="rId4"/>
                    <a:stretch>
                      <a:fillRect/>
                    </a:stretch>
                  </pic:blipFill>
                  <pic:spPr bwMode="auto">
                    <a:xfrm>
                      <a:off x="0" y="0"/>
                      <a:ext cx="6120130" cy="3442335"/>
                    </a:xfrm>
                    <a:prstGeom prst="rect">
                      <a:avLst/>
                    </a:prstGeom>
                    <a:noFill/>
                  </pic:spPr>
                </pic:pic>
              </a:graphicData>
            </a:graphic>
          </wp:anchor>
        </w:drawing>
      </w:r>
      <w:r>
        <w:rPr>
          <w:color w:val="000000"/>
        </w:rPr>
        <w:t>Mean proportional composition of the ground cover present across the entire transect, compared between the two different sampling periods.</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When these data were analysed with the GLMMs, all of these changes in proportional composition were determined to be significant. Across the time that has passed between the two sampling periods, bare ground has decreased by 35% (43% in 2002–2003, 28% in 2022–2023), plant litter has increased by 183% (4.1% in 2002–2003, 12% in 2022–2023), exposed rock has decreased by 10% (19% in 2002–2003, 17% in 2022–2023), and live vegetation cover has increased by 27% (34% in 2002–2003, 43% in 2022–2023), across the entire transect (table B).</w:t>
      </w:r>
    </w:p>
    <w:p>
      <w:pPr>
        <w:pStyle w:val="Normal"/>
        <w:spacing w:lineRule="auto" w:line="360" w:before="0" w:after="140"/>
        <w:rPr>
          <w:color w:val="000000"/>
        </w:rPr>
      </w:pPr>
      <w:r>
        <w:rPr>
          <w:color w:val="000000"/>
        </w:rPr>
        <w:t>Vegetation height has changed significantly over time across the entire transect, with both the mean vertical complexity of vegetation and the mean maximum vegetation height increasing in the time between the sampling periods (figure R). When analysed with GLMMs these changes were determined to be significant, with mean vertical complexity of vegetation increasing by 28% (8.41 in 2002–2003, 10.7 in 2022–2023), and mean maximum vegetation height increasing by 54% (29 cm in 2002–2003, 58 cm in 2022–2023) (table C). The changes in these vegetation height characteristics were site-specific, and further GLMM analysis including site as an explanatory variable showed in which sites there were significant changes. In every site where there was a significant change, the direction was increasing over time as suggested when considering the transect as a whole (Appendix S8).</w:t>
      </w:r>
    </w:p>
    <w:p>
      <w:pPr>
        <w:pStyle w:val="Normal"/>
        <w:spacing w:lineRule="auto" w:line="360" w:before="0" w:after="140"/>
        <w:rPr>
          <w:color w:val="000000"/>
        </w:rPr>
      </w:pPr>
      <w:r/>
      <w:r>
        <w:rPr/>
        <mc:AlternateContent>
          <mc:Choice Requires="wpg">
            <w:drawing>
              <wp:inline distT="0" distB="0" distL="0" distR="0" wp14:anchorId="2CC4F5DD">
                <wp:extent cx="6120130" cy="6321425"/>
                <wp:effectExtent l="0" t="0" r="0" b="3175"/>
                <wp:docPr id="4" name="Group 8"/>
                <a:graphic xmlns:a="http://schemas.openxmlformats.org/drawingml/2006/main">
                  <a:graphicData uri="http://schemas.microsoft.com/office/word/2010/wordprocessingGroup">
                    <wpg:wgp>
                      <wpg:cNvGrpSpPr/>
                      <wpg:grpSpPr>
                        <a:xfrm>
                          <a:off x="0" y="0"/>
                          <a:ext cx="6120000" cy="6321600"/>
                          <a:chOff x="0" y="0"/>
                          <a:chExt cx="6120000" cy="6321600"/>
                        </a:xfrm>
                      </wpg:grpSpPr>
                      <wpg:grpSp>
                        <wpg:cNvGrpSpPr/>
                        <wpg:grpSpPr>
                          <a:xfrm>
                            <a:off x="0" y="0"/>
                            <a:ext cx="6120000" cy="6321600"/>
                          </a:xfrm>
                        </wpg:grpSpPr>
                        <pic:pic xmlns:pic="http://schemas.openxmlformats.org/drawingml/2006/picture">
                          <pic:nvPicPr>
                            <pic:cNvPr id="5" name="image23.png"/>
                            <pic:cNvPicPr/>
                          </pic:nvPicPr>
                          <pic:blipFill>
                            <a:blip r:embed="rId5"/>
                            <a:srcRect l="0" t="5356" r="0" b="0"/>
                            <a:stretch/>
                          </pic:blipFill>
                          <pic:spPr>
                            <a:xfrm>
                              <a:off x="0" y="3252600"/>
                              <a:ext cx="6120000" cy="3069000"/>
                            </a:xfrm>
                            <a:prstGeom prst="rect">
                              <a:avLst/>
                            </a:prstGeom>
                            <a:noFill/>
                            <a:ln w="0">
                              <a:noFill/>
                            </a:ln>
                          </pic:spPr>
                        </pic:pic>
                        <pic:pic xmlns:pic="http://schemas.openxmlformats.org/drawingml/2006/picture">
                          <pic:nvPicPr>
                            <pic:cNvPr id="6" name="image26.png"/>
                            <pic:cNvPicPr/>
                          </pic:nvPicPr>
                          <pic:blipFill>
                            <a:blip r:embed="rId6"/>
                            <a:srcRect l="0" t="0" r="0" b="4472"/>
                            <a:stretch/>
                          </pic:blipFill>
                          <pic:spPr>
                            <a:xfrm>
                              <a:off x="0" y="0"/>
                              <a:ext cx="6120000" cy="3287880"/>
                            </a:xfrm>
                            <a:prstGeom prst="rect">
                              <a:avLst/>
                            </a:prstGeom>
                            <a:noFill/>
                            <a:ln w="0">
                              <a:noFill/>
                            </a:ln>
                          </pic:spPr>
                        </pic:pic>
                      </wpg:grpSp>
                      <wps:wsp>
                        <wps:cNvPr id="7" name="Text Box 7"/>
                        <wps:cNvSpPr/>
                        <wps:spPr>
                          <a:xfrm>
                            <a:off x="330120" y="266760"/>
                            <a:ext cx="472320" cy="385560"/>
                          </a:xfrm>
                          <a:prstGeom prst="rect">
                            <a:avLst/>
                          </a:prstGeom>
                          <a:solidFill>
                            <a:schemeClr val="lt1"/>
                          </a:solidFill>
                          <a:ln w="6350">
                            <a:noFill/>
                          </a:ln>
                        </wps:spPr>
                        <wps:style>
                          <a:lnRef idx="0"/>
                          <a:fillRef idx="0"/>
                          <a:effectRef idx="0"/>
                          <a:fontRef idx="minor"/>
                        </wps:style>
                        <wps:txbx>
                          <w:txbxContent>
                            <w:p>
                              <w:pPr>
                                <w:pStyle w:val="Normal"/>
                                <w:rPr/>
                              </w:pPr>
                              <w:r>
                                <w:rPr/>
                                <w:t>(a)</w:t>
                              </w:r>
                            </w:p>
                          </w:txbxContent>
                        </wps:txbx>
                        <wps:bodyPr lIns="0" tIns="0" rIns="0" bIns="0" anchor="t">
                          <a:noAutofit/>
                        </wps:bodyPr>
                      </wps:wsp>
                      <wps:wsp>
                        <wps:cNvPr id="8" name="Text Box 7"/>
                        <wps:cNvSpPr/>
                        <wps:spPr>
                          <a:xfrm>
                            <a:off x="380880" y="3443040"/>
                            <a:ext cx="472320" cy="385560"/>
                          </a:xfrm>
                          <a:prstGeom prst="rect">
                            <a:avLst/>
                          </a:prstGeom>
                          <a:solidFill>
                            <a:schemeClr val="lt1"/>
                          </a:solidFill>
                          <a:ln w="6350">
                            <a:noFill/>
                          </a:ln>
                        </wps:spPr>
                        <wps:style>
                          <a:lnRef idx="0"/>
                          <a:fillRef idx="0"/>
                          <a:effectRef idx="0"/>
                          <a:fontRef idx="minor"/>
                        </wps:style>
                        <wps:txbx>
                          <w:txbxContent>
                            <w:p>
                              <w:pPr>
                                <w:pStyle w:val="Normal"/>
                                <w:rPr/>
                              </w:pPr>
                              <w:r>
                                <w:rPr/>
                                <w:t>(b)</w:t>
                              </w:r>
                            </w:p>
                          </w:txbxContent>
                        </wps:txbx>
                        <wps:bodyPr lIns="0" tIns="0" rIns="0" bIns="0" anchor="t">
                          <a:noAutofit/>
                        </wps:bodyPr>
                      </wps:wsp>
                    </wpg:wgp>
                  </a:graphicData>
                </a:graphic>
              </wp:inline>
            </w:drawing>
          </mc:Choice>
          <mc:Fallback>
            <w:pict>
              <v:group id="shape_0" alt="Group 8" style="position:absolute;margin-left:0pt;margin-top:-498.05pt;width:481.9pt;height:497.75pt" coordorigin="0,-9961" coordsize="9638,9955">
                <v:group id="shape_0" style="position:absolute;left:0;top:-9961;width:9638;height:9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4839;width:9637;height:4832;mso-wrap-style:none;v-text-anchor:middle;mso-position-vertical:top" type="_x0000_t75">
                    <v:imagedata r:id="rId7" o:detectmouseclick="t"/>
                    <v:stroke color="#3465a4" joinstyle="round" endcap="flat"/>
                    <w10:wrap type="square"/>
                  </v:shape>
                  <v:shape id="shape_0" stroked="f" o:allowincell="f" style="position:absolute;left:0;top:-9961;width:9637;height:5177;mso-wrap-style:none;v-text-anchor:middle;mso-position-vertical:top" type="_x0000_t75">
                    <v:imagedata r:id="rId8" o:detectmouseclick="t"/>
                    <v:stroke color="#3465a4" joinstyle="round" endcap="flat"/>
                    <w10:wrap type="square"/>
                  </v:shape>
                </v:group>
                <v:rect id="shape_0" fillcolor="white" stroked="f" o:allowincell="f" style="position:absolute;left:520;top:-9541;width:743;height:606;mso-wrap-style:square;v-text-anchor:top;mso-position-vertical:top">
                  <v:fill o:detectmouseclick="t" type="solid" color2="black"/>
                  <v:stroke color="#3465a4" weight="6480" joinstyle="round" endcap="flat"/>
                  <v:textbox>
                    <w:txbxContent>
                      <w:p>
                        <w:pPr>
                          <w:pStyle w:val="Normal"/>
                          <w:rPr/>
                        </w:pPr>
                        <w:r>
                          <w:rPr/>
                          <w:t>(a)</w:t>
                        </w:r>
                      </w:p>
                    </w:txbxContent>
                  </v:textbox>
                  <w10:wrap type="square"/>
                </v:rect>
                <v:rect id="shape_0" fillcolor="white" stroked="f" o:allowincell="f" style="position:absolute;left:600;top:-4539;width:743;height:606;mso-wrap-style:square;v-text-anchor:top;mso-position-vertical:top">
                  <v:fill o:detectmouseclick="t" type="solid" color2="black"/>
                  <v:stroke color="#3465a4" weight="6480" joinstyle="round" endcap="flat"/>
                  <v:textbox>
                    <w:txbxContent>
                      <w:p>
                        <w:pPr>
                          <w:pStyle w:val="Normal"/>
                          <w:rPr/>
                        </w:pPr>
                        <w:r>
                          <w:rPr/>
                          <w:t>(b)</w:t>
                        </w:r>
                      </w:p>
                    </w:txbxContent>
                  </v:textbox>
                  <w10:wrap type="square"/>
                </v:rect>
              </v:group>
            </w:pict>
          </mc:Fallback>
        </mc:AlternateContent>
      </w:r>
      <w:r>
        <w:rPr>
          <w:b/>
          <w:bCs/>
          <w:color w:val="000000"/>
        </w:rPr>
        <w:t xml:space="preserve">Figure R </w:t>
      </w:r>
      <w:r>
        <w:rPr>
          <w:color w:val="000000"/>
        </w:rPr>
        <w:t>The (a) vertical vegetation complexity, and (b) mean maximum vegetation height, across the entire transect compared between the different sampling periods.</w:t>
      </w:r>
    </w:p>
    <w:p>
      <w:pPr>
        <w:pStyle w:val="Normal"/>
        <w:spacing w:lineRule="auto" w:line="360" w:before="0" w:after="140"/>
        <w:rPr>
          <w:color w:val="000000"/>
        </w:rPr>
      </w:pPr>
      <w:r>
        <w:rPr>
          <w:color w:val="000000"/>
        </w:rPr>
      </w:r>
      <w:r>
        <w:br w:type="page"/>
      </w:r>
    </w:p>
    <w:p>
      <w:pPr>
        <w:pStyle w:val="Heading2"/>
        <w:spacing w:lineRule="auto" w:line="360" w:before="0" w:after="120"/>
        <w:rPr/>
      </w:pPr>
      <w:r>
        <w:rPr/>
        <w:t>Temperature and precipitation seasonal decomposition</w:t>
      </w:r>
    </w:p>
    <w:p>
      <w:pPr>
        <w:pStyle w:val="Normal"/>
        <w:spacing w:lineRule="auto" w:line="360" w:before="0" w:after="140"/>
        <w:rPr>
          <w:color w:val="000000"/>
        </w:rPr>
      </w:pPr>
      <w:r>
        <w:rPr>
          <w:color w:val="000000"/>
        </w:rPr>
        <w:t>The STR models generated for each individual site were examined to see if their trend components contained any noticeable change over time. Some of the sites exhibited a monotonic temperature trend over time, for example the site at 700 metre altitude on the western slope (figure N). This temperature trend was quantified at an estimated 0.85°C increase in the baseline ground temperature, and a 0.45°C increase in the baseline air temperature over the 23 year period for which temperature was modelled. A total of 8 sites across the transect showed a significant change over time in the baseline temperature present (Appendix S4): "500m(W)", "700m(W)", "1100m(W)", "1300m(W)", "1700m(E)", "1300m(E)", "900m(E)", and "500m(E)".</w:t>
      </w:r>
    </w:p>
    <w:p>
      <w:pPr>
        <w:pStyle w:val="Normal"/>
        <w:spacing w:lineRule="auto" w:line="360" w:before="0" w:after="140"/>
        <w:rPr>
          <w:color w:val="000000"/>
        </w:rPr>
      </w:pPr>
      <w:r>
        <mc:AlternateContent>
          <mc:Choice Requires="wpg">
            <w:drawing>
              <wp:anchor distT="0" distB="0" distL="114300" distR="114300" simplePos="0" relativeHeight="8" behindDoc="0" locked="0" layoutInCell="0" allowOverlap="1" wp14:anchorId="3E1E2285">
                <wp:simplePos x="0" y="0"/>
                <wp:positionH relativeFrom="page">
                  <wp:align>center</wp:align>
                </wp:positionH>
                <wp:positionV relativeFrom="paragraph">
                  <wp:posOffset>74930</wp:posOffset>
                </wp:positionV>
                <wp:extent cx="4802505" cy="5165725"/>
                <wp:effectExtent l="0" t="0" r="0" b="0"/>
                <wp:wrapTopAndBottom/>
                <wp:docPr id="9" name="Group 4"/>
                <a:graphic xmlns:a="http://schemas.openxmlformats.org/drawingml/2006/main">
                  <a:graphicData uri="http://schemas.microsoft.com/office/word/2010/wordprocessingGroup">
                    <wpg:wgp>
                      <wpg:cNvGrpSpPr/>
                      <wpg:grpSpPr>
                        <a:xfrm>
                          <a:off x="0" y="0"/>
                          <a:ext cx="4802400" cy="5165640"/>
                          <a:chOff x="0" y="0"/>
                          <a:chExt cx="4802400" cy="5165640"/>
                        </a:xfrm>
                      </wpg:grpSpPr>
                      <pic:pic xmlns:pic="http://schemas.openxmlformats.org/drawingml/2006/picture">
                        <pic:nvPicPr>
                          <pic:cNvPr id="10" name="image7.png"/>
                          <pic:cNvPicPr/>
                        </pic:nvPicPr>
                        <pic:blipFill>
                          <a:blip r:embed="rId9"/>
                          <a:srcRect l="0" t="0" r="-579" b="8078"/>
                          <a:stretch/>
                        </pic:blipFill>
                        <pic:spPr>
                          <a:xfrm>
                            <a:off x="45720" y="0"/>
                            <a:ext cx="4755600" cy="2588400"/>
                          </a:xfrm>
                          <a:prstGeom prst="rect">
                            <a:avLst/>
                          </a:prstGeom>
                          <a:noFill/>
                          <a:ln w="0">
                            <a:noFill/>
                          </a:ln>
                        </pic:spPr>
                      </pic:pic>
                      <pic:pic xmlns:pic="http://schemas.openxmlformats.org/drawingml/2006/picture">
                        <pic:nvPicPr>
                          <pic:cNvPr id="11" name="image1.png"/>
                          <pic:cNvPicPr/>
                        </pic:nvPicPr>
                        <pic:blipFill>
                          <a:blip r:embed="rId10"/>
                          <a:srcRect l="0" t="11032" r="0" b="0"/>
                          <a:stretch/>
                        </pic:blipFill>
                        <pic:spPr>
                          <a:xfrm>
                            <a:off x="0" y="2522160"/>
                            <a:ext cx="4802400" cy="2643480"/>
                          </a:xfrm>
                          <a:prstGeom prst="rect">
                            <a:avLst/>
                          </a:prstGeom>
                          <a:noFill/>
                          <a:ln w="0">
                            <a:noFill/>
                          </a:ln>
                        </pic:spPr>
                      </pic:pic>
                    </wpg:wgp>
                  </a:graphicData>
                </a:graphic>
              </wp:anchor>
            </w:drawing>
          </mc:Choice>
          <mc:Fallback>
            <w:pict>
              <v:group id="shape_0" alt="Group 4" style="position:absolute;margin-left:108.55pt;margin-top:5.9pt;width:378.15pt;height:406.75pt" coordorigin="2171,118" coordsize="7563,8135">
                <v:shape id="shape_0" stroked="f" o:allowincell="f" style="position:absolute;left:2243;top:118;width:7488;height:4075;mso-wrap-style:none;v-text-anchor:middle;mso-position-horizontal:center;mso-position-horizontal-relative:page" type="_x0000_t75">
                  <v:imagedata r:id="rId11" o:detectmouseclick="t"/>
                  <v:stroke color="#3465a4" joinstyle="round" endcap="flat"/>
                  <w10:wrap type="topAndBottom"/>
                </v:shape>
                <v:shape id="shape_0" stroked="f" o:allowincell="f" style="position:absolute;left:2171;top:4090;width:7562;height:4162;mso-wrap-style:none;v-text-anchor:middle;mso-position-horizontal:center;mso-position-horizontal-relative:page" type="_x0000_t75">
                  <v:imagedata r:id="rId12" o:detectmouseclick="t"/>
                  <v:stroke color="#3465a4" joinstyle="round" endcap="flat"/>
                  <w10:wrap type="topAndBottom"/>
                </v:shape>
              </v:group>
            </w:pict>
          </mc:Fallback>
        </mc:AlternateContent>
      </w:r>
      <w:r>
        <w:rPr>
          <w:b/>
          <w:bCs/>
          <w:color w:val="000000"/>
        </w:rPr>
        <w:t xml:space="preserve">Figure N </w:t>
      </w:r>
      <w:r>
        <w:rPr>
          <w:color w:val="000000"/>
        </w:rPr>
        <w:t>Temperature trend over time for (a) ground temperature, and (b) air temperature for the site at 700m altitude on the western slope.</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There was a consistent change over time, even in sites where the baseline temperature did not display a trend, of the cyclical seasonality of air temperature becoming increasingly more extreme in terms of both local temperature minima and maxima (figure O). This general observation both across the entire transect and within each individual site, with varying degrees of increased extremity in the seasonality (Appendix S5).</w:t>
      </w:r>
    </w:p>
    <w:p>
      <w:pPr>
        <w:pStyle w:val="Normal"/>
        <w:spacing w:lineRule="auto" w:line="360" w:before="0" w:after="140"/>
        <w:rPr>
          <w:b/>
          <w:bCs/>
          <w:color w:val="000000"/>
        </w:rPr>
      </w:pPr>
      <w:r>
        <w:rPr>
          <w:b/>
          <w:bCs/>
          <w:color w:val="000000"/>
        </w:rPr>
        <w:t xml:space="preserve">Figure O </w:t>
      </w:r>
      <w:r>
        <w:drawing>
          <wp:anchor distT="0" distB="0" distL="0" distR="0" simplePos="0" relativeHeight="9" behindDoc="0" locked="0" layoutInCell="0" allowOverlap="1">
            <wp:simplePos x="0" y="0"/>
            <wp:positionH relativeFrom="column">
              <wp:posOffset>0</wp:posOffset>
            </wp:positionH>
            <wp:positionV relativeFrom="paragraph">
              <wp:posOffset>635</wp:posOffset>
            </wp:positionV>
            <wp:extent cx="6120130" cy="3987800"/>
            <wp:effectExtent l="0" t="0" r="0" b="0"/>
            <wp:wrapSquare wrapText="bothSides"/>
            <wp:docPr id="1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a:picLocks noChangeAspect="1" noChangeArrowheads="1"/>
                    </pic:cNvPicPr>
                  </pic:nvPicPr>
                  <pic:blipFill>
                    <a:blip r:embed="rId13"/>
                    <a:stretch>
                      <a:fillRect/>
                    </a:stretch>
                  </pic:blipFill>
                  <pic:spPr bwMode="auto">
                    <a:xfrm>
                      <a:off x="0" y="0"/>
                      <a:ext cx="6120130" cy="3987800"/>
                    </a:xfrm>
                    <a:prstGeom prst="rect">
                      <a:avLst/>
                    </a:prstGeom>
                    <a:noFill/>
                  </pic:spPr>
                </pic:pic>
              </a:graphicData>
            </a:graphic>
          </wp:anchor>
        </w:drawing>
      </w:r>
      <w:r>
        <w:rPr>
          <w:color w:val="000000"/>
        </w:rPr>
        <w:t>Seasonality of air temperature for the entire transect, showing the change over years of the coldest time of the day (bottom black line), hottest time of the day (top green line), and the middle of the day (middle red line).</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 xml:space="preserve">The seasonal decomposition plots for precipitation did not show any monotonic changes in the precipitation trend over time for any particular sites. However there was an overall cyclical trend change where there have been multiple peaks and troughs of baseline precipitation over the years (figure Pa). Most of the variation in precipitation is observed in the first five sites of the transect ("0m(W)", "200m(W)", "300m(W)", "500m(W)", "700m(W)"), with the remaining twelve sites having an almost identical precipitation history across the history of the study (Appendix S6). Despite there not being a monotonic change in the baseline trend, there was a consistent change in the cyclical seasonality of precipitation, exhibiting steady increases in both the minimum and maximum precipitation present within the cycle over the years (figure Pb). The extent of the increasing precipitation seasonality differed by </w:t>
      </w:r>
      <w:r>
        <w:rPr/>
        <w:t>altitude</w:t>
      </w:r>
      <w:r>
        <w:rPr>
          <w:color w:val="000000"/>
        </w:rPr>
        <w:t xml:space="preserve">, with some showing a constriction in the seasonality range, however all sites eventually displayed increasing precipitation within their seasonal cycles (Appendix </w:t>
      </w:r>
      <w:r>
        <mc:AlternateContent>
          <mc:Choice Requires="wpg">
            <w:drawing>
              <wp:anchor distT="0" distB="17780" distL="114300" distR="114300" simplePos="0" relativeHeight="10" behindDoc="0" locked="0" layoutInCell="0" allowOverlap="1" wp14:anchorId="6C1DF1E5">
                <wp:simplePos x="0" y="0"/>
                <wp:positionH relativeFrom="column">
                  <wp:posOffset>-3810</wp:posOffset>
                </wp:positionH>
                <wp:positionV relativeFrom="paragraph">
                  <wp:posOffset>880110</wp:posOffset>
                </wp:positionV>
                <wp:extent cx="6120130" cy="7706360"/>
                <wp:effectExtent l="0" t="0" r="0" b="8890"/>
                <wp:wrapSquare wrapText="bothSides"/>
                <wp:docPr id="13" name="Group 9"/>
                <a:graphic xmlns:a="http://schemas.openxmlformats.org/drawingml/2006/main">
                  <a:graphicData uri="http://schemas.microsoft.com/office/word/2010/wordprocessingGroup">
                    <wpg:wgp>
                      <wpg:cNvGrpSpPr/>
                      <wpg:grpSpPr>
                        <a:xfrm>
                          <a:off x="0" y="0"/>
                          <a:ext cx="6120000" cy="7706520"/>
                          <a:chOff x="0" y="0"/>
                          <a:chExt cx="6120000" cy="7706520"/>
                        </a:xfrm>
                      </wpg:grpSpPr>
                      <pic:pic xmlns:pic="http://schemas.openxmlformats.org/drawingml/2006/picture">
                        <pic:nvPicPr>
                          <pic:cNvPr id="14" name="image10.png"/>
                          <pic:cNvPicPr/>
                        </pic:nvPicPr>
                        <pic:blipFill>
                          <a:blip r:embed="rId14"/>
                          <a:stretch/>
                        </pic:blipFill>
                        <pic:spPr>
                          <a:xfrm>
                            <a:off x="0" y="0"/>
                            <a:ext cx="6120000" cy="3987720"/>
                          </a:xfrm>
                          <a:prstGeom prst="rect">
                            <a:avLst/>
                          </a:prstGeom>
                          <a:noFill/>
                          <a:ln w="0">
                            <a:noFill/>
                          </a:ln>
                        </pic:spPr>
                      </pic:pic>
                      <pic:pic xmlns:pic="http://schemas.openxmlformats.org/drawingml/2006/picture">
                        <pic:nvPicPr>
                          <pic:cNvPr id="15" name="image15.png"/>
                          <pic:cNvPicPr/>
                        </pic:nvPicPr>
                        <pic:blipFill>
                          <a:blip r:embed="rId15"/>
                          <a:stretch/>
                        </pic:blipFill>
                        <pic:spPr>
                          <a:xfrm>
                            <a:off x="0" y="3718440"/>
                            <a:ext cx="6120000" cy="3987720"/>
                          </a:xfrm>
                          <a:prstGeom prst="rect">
                            <a:avLst/>
                          </a:prstGeom>
                          <a:noFill/>
                          <a:ln w="0">
                            <a:noFill/>
                          </a:ln>
                        </pic:spPr>
                      </pic:pic>
                    </wpg:wgp>
                  </a:graphicData>
                </a:graphic>
              </wp:anchor>
            </w:drawing>
          </mc:Choice>
          <mc:Fallback>
            <w:pict>
              <v:group id="shape_0" alt="Group 9" style="position:absolute;margin-left:-0.3pt;margin-top:69.3pt;width:481.9pt;height:606.8pt" coordorigin="-6,1386" coordsize="9638,12136">
                <v:shape id="shape_0" stroked="f" o:allowincell="f" style="position:absolute;left:-6;top:1386;width:9637;height:6279;mso-wrap-style:none;v-text-anchor:middle" type="_x0000_t75">
                  <v:imagedata r:id="rId16" o:detectmouseclick="t"/>
                  <v:stroke color="#3465a4" joinstyle="round" endcap="flat"/>
                  <w10:wrap type="square"/>
                </v:shape>
                <v:shape id="shape_0" stroked="f" o:allowincell="f" style="position:absolute;left:-6;top:7242;width:9637;height:6279;mso-wrap-style:none;v-text-anchor:middle" type="_x0000_t75">
                  <v:imagedata r:id="rId17" o:detectmouseclick="t"/>
                  <v:stroke color="#3465a4" joinstyle="round" endcap="flat"/>
                  <w10:wrap type="square"/>
                </v:shape>
              </v:group>
            </w:pict>
          </mc:Fallback>
        </mc:AlternateContent>
      </w:r>
      <w:r>
        <w:rPr>
          <w:color w:val="000000"/>
        </w:rPr>
        <w:t>S7).</w:t>
      </w:r>
    </w:p>
    <w:p>
      <w:pPr>
        <w:pStyle w:val="Normal"/>
        <w:spacing w:lineRule="auto" w:line="360" w:before="0" w:after="140"/>
        <w:rPr>
          <w:b/>
          <w:bCs/>
          <w:color w:val="000000"/>
        </w:rPr>
      </w:pPr>
      <w:r>
        <w:rPr>
          <w:b/>
          <w:bCs/>
          <w:color w:val="000000"/>
        </w:rPr>
        <w:t xml:space="preserve">Figure P </w:t>
      </w:r>
      <w:r>
        <w:rPr>
          <w:color w:val="000000"/>
        </w:rPr>
        <w:t>Trend in (a) baseline precipitation, and (b) seasonal precipitation range over time, for the study transect over time.</w:t>
      </w:r>
      <w:r>
        <w:br w:type="page"/>
      </w:r>
    </w:p>
    <w:p>
      <w:pPr>
        <w:pStyle w:val="Heading2"/>
        <w:numPr>
          <w:ilvl w:val="1"/>
          <w:numId w:val="1"/>
        </w:numPr>
        <w:spacing w:lineRule="auto" w:line="360" w:before="0" w:after="120"/>
        <w:rPr/>
      </w:pPr>
      <w:commentRangeStart w:id="20"/>
      <w:r>
        <w:rPr/>
        <w:t>Contemporary beetle assemblage and seasonal comparison</w:t>
      </w:r>
    </w:p>
    <w:p>
      <w:pPr>
        <w:pStyle w:val="Normal"/>
        <w:spacing w:lineRule="auto" w:line="360" w:before="0" w:after="140"/>
        <w:rPr>
          <w:color w:val="000000"/>
        </w:rPr>
      </w:pPr>
      <w:r>
        <w:rPr>
          <w:color w:val="000000"/>
        </w:rPr>
        <w:t xml:space="preserve">In the current samples </w:t>
      </w:r>
      <w:r>
        <w:rPr>
          <w:color w:val="000000"/>
        </w:rPr>
      </w:r>
      <w:commentRangeEnd w:id="20"/>
      <w:r>
        <w:commentReference w:id="20"/>
      </w:r>
      <w:r>
        <w:rPr>
          <w:color w:val="000000"/>
        </w:rPr>
        <w:t xml:space="preserve">(October 2022 and March 2023), a total of 42 beetle species were collected from the three families that were being studied, with a total of 1,633 individual beetles being present in the sample (1589 from October and 44 from March). Thirty-four of the species belonged to the Tenebrionidae, six species </w:t>
      </w:r>
      <w:del w:id="305" w:author="Charlene Janion-Scheepers" w:date="2026-03-20T15:18:00Z">
        <w:r>
          <w:rPr>
            <w:color w:val="000000"/>
          </w:rPr>
          <w:delText xml:space="preserve">belonged </w:delText>
        </w:r>
      </w:del>
      <w:r>
        <w:rPr>
          <w:color w:val="000000"/>
        </w:rPr>
        <w:t xml:space="preserve">to Carabidae, and two </w:t>
      </w:r>
      <w:del w:id="306" w:author="Charlene Janion-Scheepers" w:date="2026-03-20T15:18:00Z">
        <w:r>
          <w:rPr>
            <w:color w:val="000000"/>
          </w:rPr>
          <w:delText xml:space="preserve">belonged </w:delText>
        </w:r>
      </w:del>
      <w:r>
        <w:rPr>
          <w:color w:val="000000"/>
        </w:rPr>
        <w:t>to Cicindelidae. All 42 of the identified species were present in the October sample, however only five of these species were present in the March sample (Appendix S1). 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of the different vegetation types, with the Proteoid Fynbos sites having the highest richness (</w:t>
      </w:r>
      <w:commentRangeStart w:id="21"/>
      <w:r>
        <w:rPr>
          <w:color w:val="000000"/>
        </w:rPr>
        <w:t xml:space="preserve">table </w:t>
      </w:r>
      <w:r>
        <w:rPr>
          <w:color w:val="000000"/>
        </w:rPr>
      </w:r>
      <w:commentRangeEnd w:id="21"/>
      <w:r>
        <w:commentReference w:id="21"/>
      </w:r>
      <w:r>
        <w:rPr>
          <w:color w:val="000000"/>
        </w:rPr>
        <w:t>F). For the March 2023 sample specifically, the highest richness and mean abundance were observed in the Succulent Karoo site (figure C).</w:t>
      </w:r>
    </w:p>
    <w:p>
      <w:pPr>
        <w:pStyle w:val="Normal"/>
        <w:spacing w:lineRule="auto" w:line="360" w:before="0" w:after="140"/>
        <w:rPr>
          <w:color w:val="000000"/>
        </w:rPr>
      </w:pPr>
      <w:r>
        <w:rPr>
          <w:color w:val="000000"/>
        </w:rPr>
        <w:t>There were no general trends for species richness and abundance across altitude. However some notable observations were the presence of a very distinct abundance peak situated within the “1100 m (W)” site (table E). Also one specific site, “1300 m (E)”, exhibits a very different assemblage structure and composition when compared to all other sites in the general slope trend across both sides of the transect. This site was very homogeneous and was dominated mostly by one single species (</w:t>
      </w:r>
      <w:r>
        <w:rPr>
          <w:i/>
          <w:iCs/>
          <w:color w:val="000000"/>
        </w:rPr>
        <w:t>Cicindela lurida</w:t>
      </w:r>
      <w:r>
        <w:rPr>
          <w:color w:val="000000"/>
        </w:rPr>
        <w:t>), which resulted in a site with relatively high abundance compared to its diversity (figure D).</w:t>
      </w:r>
    </w:p>
    <w:p>
      <w:pPr>
        <w:pStyle w:val="Normal"/>
        <w:spacing w:lineRule="auto" w:line="360" w:before="0" w:after="140"/>
        <w:rPr>
          <w:b/>
          <w:bCs/>
          <w:color w:val="000000"/>
        </w:rPr>
      </w:pPr>
      <w:commentRangeStart w:id="22"/>
      <w:r>
        <w:rPr>
          <w:b/>
          <w:bCs/>
          <w:color w:val="000000"/>
        </w:rPr>
        <w:drawing>
          <wp:anchor distT="0" distB="0" distL="0" distR="0" simplePos="0" relativeHeight="13" behindDoc="0" locked="0" layoutInCell="0" allowOverlap="1">
            <wp:simplePos x="0" y="0"/>
            <wp:positionH relativeFrom="margin">
              <wp:posOffset>329565</wp:posOffset>
            </wp:positionH>
            <wp:positionV relativeFrom="paragraph">
              <wp:posOffset>4519930</wp:posOffset>
            </wp:positionV>
            <wp:extent cx="5467985" cy="3631565"/>
            <wp:effectExtent l="0" t="0" r="0" b="0"/>
            <wp:wrapTopAndBottom/>
            <wp:docPr id="1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a:picLocks noChangeAspect="1" noChangeArrowheads="1"/>
                    </pic:cNvPicPr>
                  </pic:nvPicPr>
                  <pic:blipFill>
                    <a:blip r:embed="rId18"/>
                    <a:stretch>
                      <a:fillRect/>
                    </a:stretch>
                  </pic:blipFill>
                  <pic:spPr bwMode="auto">
                    <a:xfrm>
                      <a:off x="0" y="0"/>
                      <a:ext cx="5467985" cy="3631565"/>
                    </a:xfrm>
                    <a:prstGeom prst="rect">
                      <a:avLst/>
                    </a:prstGeom>
                    <a:noFill/>
                  </pic:spPr>
                </pic:pic>
              </a:graphicData>
            </a:graphic>
          </wp:anchor>
        </w:drawing>
        <w:t xml:space="preserve">Figure </w:t>
      </w:r>
      <w:r>
        <w:rPr>
          <w:b/>
          <w:bCs/>
          <w:color w:val="000000"/>
        </w:rPr>
      </w:r>
      <w:commentRangeEnd w:id="22"/>
      <w:r>
        <w:commentReference w:id="22"/>
      </w:r>
      <w:r>
        <w:rPr>
          <w:b/>
          <w:bCs/>
          <w:color w:val="000000"/>
        </w:rPr>
        <w:t xml:space="preserve">C </w:t>
      </w:r>
      <w:r>
        <w:rPr>
          <w:color w:val="000000"/>
        </w:rPr>
        <w:t>(a) Species richness, and (b) mean abundance across the different vegetation types present in the transect, separated by season.</w:t>
      </w:r>
      <w:r>
        <w:drawing>
          <wp:anchor distT="0" distB="0" distL="0" distR="0" simplePos="0" relativeHeight="11" behindDoc="0" locked="0" layoutInCell="0" allowOverlap="1">
            <wp:simplePos x="0" y="0"/>
            <wp:positionH relativeFrom="column">
              <wp:posOffset>3810</wp:posOffset>
            </wp:positionH>
            <wp:positionV relativeFrom="paragraph">
              <wp:posOffset>635</wp:posOffset>
            </wp:positionV>
            <wp:extent cx="6120130" cy="3987800"/>
            <wp:effectExtent l="0" t="0" r="0" b="0"/>
            <wp:wrapSquare wrapText="bothSides"/>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noChangeArrowheads="1"/>
                    </pic:cNvPicPr>
                  </pic:nvPicPr>
                  <pic:blipFill>
                    <a:blip r:embed="rId19"/>
                    <a:stretch>
                      <a:fillRect/>
                    </a:stretch>
                  </pic:blipFill>
                  <pic:spPr bwMode="auto">
                    <a:xfrm>
                      <a:off x="0" y="0"/>
                      <a:ext cx="6120130" cy="3987800"/>
                    </a:xfrm>
                    <a:prstGeom prst="rect">
                      <a:avLst/>
                    </a:prstGeom>
                    <a:noFill/>
                  </pic:spPr>
                </pic:pic>
              </a:graphicData>
            </a:graphic>
          </wp:anchor>
        </w:drawing>
      </w:r>
      <w:r>
        <w:rPr/>
        <w:t xml:space="preserve"> </w:t>
      </w:r>
    </w:p>
    <w:p>
      <w:pPr>
        <w:pStyle w:val="Normal"/>
        <w:spacing w:lineRule="auto" w:line="360" w:before="0" w:after="140"/>
        <w:rPr>
          <w:color w:val="000000"/>
        </w:rPr>
      </w:pPr>
      <w:r>
        <w:rPr>
          <w:b/>
          <w:bCs/>
          <w:color w:val="000000"/>
        </w:rPr>
        <w:t>Figure D</w:t>
      </w:r>
      <w:r>
        <w:rPr>
          <w:color w:val="000000"/>
        </w:rPr>
        <w:t xml:space="preserve"> (a) Species richness, and (b) mean abundance across the altitudinal gradient of the transect, separated by season.</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Some of the species shifted in their altitudinal range between seasons, with the range shifts differing between the two aspects of the transect. On the western slope four different species had an upwards contraction of their lower elevation limits, and two of these species also had a downwards contraction of their upper elevation limits (figure Ea). On the eastern slope, three species experienced a downwards contraction of their upper elevation limits, while one species experienced an upwards contraction of its lower elevation limits (figure Eb).</w:t>
      </w:r>
    </w:p>
    <w:p>
      <w:pPr>
        <w:pStyle w:val="Normal"/>
        <w:spacing w:lineRule="auto" w:line="360" w:before="0" w:after="140"/>
        <w:rPr>
          <w:color w:val="000000"/>
        </w:rPr>
      </w:pPr>
      <w:r>
        <w:rPr>
          <w:color w:val="000000"/>
        </w:rPr>
        <w:t>Comparing the abundance between the seasonal samples with an nMDS plot showed that aside from a few outliers, the two samples were still closely related to each other (figure Fa). The comparison of species presence-absence showed that while the October 2022 sample still had many observations that were similar, the different observations for March 2023 didn’t show any signs of significant grouping (figure Fb).</w:t>
      </w:r>
    </w:p>
    <w:p>
      <w:pPr>
        <w:pStyle w:val="Normal"/>
        <w:spacing w:lineRule="auto" w:line="360" w:before="0" w:after="140"/>
        <w:rPr>
          <w:color w:val="000000"/>
        </w:rPr>
      </w:pPr>
      <w:r>
        <w:rPr>
          <w:color w:val="000000"/>
        </w:rPr>
        <w:t>The nMDS plots comparing species abundance and presence between the different altitudinal sites showed that most of the altitudinal sites were similar to each other with only a few notable exceptions (figure G). Site 11 (the summit, 1900m), site 14 (1300m (E)), and site 1 (Lambert’s bay, 0m (W)) were all distinctly different from the general grouping shown by the other sites.</w:t>
      </w:r>
    </w:p>
    <w:p>
      <w:pPr>
        <w:pStyle w:val="Normal"/>
        <w:spacing w:lineRule="auto" w:line="360" w:before="0" w:after="140"/>
        <w:rPr>
          <w:color w:val="000000"/>
        </w:rPr>
      </w:pPr>
      <w:r>
        <w:rPr>
          <w:color w:val="000000"/>
        </w:rPr>
        <w:t>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H).</w:t>
      </w:r>
    </w:p>
    <w:p>
      <w:pPr>
        <w:pStyle w:val="Normal"/>
        <w:spacing w:lineRule="auto" w:line="360" w:before="0" w:after="140"/>
        <w:rPr>
          <w:color w:val="000000"/>
        </w:rPr>
      </w:pPr>
      <w:r>
        <w:rPr>
          <w:color w:val="000000"/>
        </w:rPr>
      </w:r>
    </w:p>
    <w:p>
      <w:pPr>
        <w:pStyle w:val="Normal"/>
        <w:spacing w:lineRule="auto" w:line="360" w:before="0" w:after="140"/>
        <w:rPr>
          <w:b/>
          <w:bCs/>
          <w:color w:val="000000"/>
        </w:rPr>
      </w:pPr>
      <w:r>
        <mc:AlternateContent>
          <mc:Choice Requires="wpg">
            <w:drawing>
              <wp:anchor distT="0" distB="18415" distL="114300" distR="114300" simplePos="0" relativeHeight="12" behindDoc="0" locked="0" layoutInCell="0" allowOverlap="1" wp14:anchorId="274FFCAE">
                <wp:simplePos x="0" y="0"/>
                <wp:positionH relativeFrom="column">
                  <wp:posOffset>-3810</wp:posOffset>
                </wp:positionH>
                <wp:positionV relativeFrom="paragraph">
                  <wp:posOffset>635</wp:posOffset>
                </wp:positionV>
                <wp:extent cx="6120130" cy="7038975"/>
                <wp:effectExtent l="0" t="0" r="0" b="9525"/>
                <wp:wrapTopAndBottom/>
                <wp:docPr id="18" name="Group 10"/>
                <a:graphic xmlns:a="http://schemas.openxmlformats.org/drawingml/2006/main">
                  <a:graphicData uri="http://schemas.microsoft.com/office/word/2010/wordprocessingGroup">
                    <wpg:wgp>
                      <wpg:cNvGrpSpPr/>
                      <wpg:grpSpPr>
                        <a:xfrm>
                          <a:off x="0" y="0"/>
                          <a:ext cx="6120000" cy="7039080"/>
                          <a:chOff x="0" y="0"/>
                          <a:chExt cx="6120000" cy="7039080"/>
                        </a:xfrm>
                      </wpg:grpSpPr>
                      <pic:pic xmlns:pic="http://schemas.openxmlformats.org/drawingml/2006/picture">
                        <pic:nvPicPr>
                          <pic:cNvPr id="19" name="image21.png"/>
                          <pic:cNvPicPr/>
                        </pic:nvPicPr>
                        <pic:blipFill>
                          <a:blip r:embed="rId20"/>
                          <a:stretch/>
                        </pic:blipFill>
                        <pic:spPr>
                          <a:xfrm>
                            <a:off x="0" y="0"/>
                            <a:ext cx="6120000" cy="3441240"/>
                          </a:xfrm>
                          <a:prstGeom prst="rect">
                            <a:avLst/>
                          </a:prstGeom>
                          <a:noFill/>
                          <a:ln w="0">
                            <a:noFill/>
                          </a:ln>
                        </pic:spPr>
                      </pic:pic>
                      <pic:pic xmlns:pic="http://schemas.openxmlformats.org/drawingml/2006/picture">
                        <pic:nvPicPr>
                          <pic:cNvPr id="20" name="image27.png"/>
                          <pic:cNvPicPr/>
                        </pic:nvPicPr>
                        <pic:blipFill>
                          <a:blip r:embed="rId21"/>
                          <a:stretch/>
                        </pic:blipFill>
                        <pic:spPr>
                          <a:xfrm>
                            <a:off x="0" y="3597840"/>
                            <a:ext cx="6120000" cy="3441240"/>
                          </a:xfrm>
                          <a:prstGeom prst="rect">
                            <a:avLst/>
                          </a:prstGeom>
                          <a:noFill/>
                          <a:ln w="0">
                            <a:noFill/>
                          </a:ln>
                        </pic:spPr>
                      </pic:pic>
                    </wpg:wgp>
                  </a:graphicData>
                </a:graphic>
              </wp:anchor>
            </w:drawing>
          </mc:Choice>
          <mc:Fallback>
            <w:pict>
              <v:group id="shape_0" alt="Group 10" style="position:absolute;margin-left:-0.3pt;margin-top:0.05pt;width:481.9pt;height:554.25pt" coordorigin="-6,1" coordsize="9638,11085">
                <v:shape id="shape_0" stroked="f" o:allowincell="f" style="position:absolute;left:-6;top:1;width:9637;height:5418;mso-wrap-style:none;v-text-anchor:middle" type="_x0000_t75">
                  <v:imagedata r:id="rId22" o:detectmouseclick="t"/>
                  <v:stroke color="#3465a4" joinstyle="round" endcap="flat"/>
                  <w10:wrap type="topAndBottom"/>
                </v:shape>
                <v:shape id="shape_0" stroked="f" o:allowincell="f" style="position:absolute;left:-6;top:5667;width:9637;height:5418;mso-wrap-style:none;v-text-anchor:middle" type="_x0000_t75">
                  <v:imagedata r:id="rId23" o:detectmouseclick="t"/>
                  <v:stroke color="#3465a4" joinstyle="round" endcap="flat"/>
                  <w10:wrap type="topAndBottom"/>
                </v:shape>
              </v:group>
            </w:pict>
          </mc:Fallback>
        </mc:AlternateContent>
      </w:r>
      <w:r>
        <w:rPr>
          <w:b/>
          <w:bCs/>
          <w:color w:val="000000"/>
        </w:rPr>
        <w:t xml:space="preserve">Figure E </w:t>
      </w:r>
      <w:r>
        <w:rPr>
          <w:color w:val="000000"/>
        </w:rPr>
        <w:t xml:space="preserve">(a) Western </w:t>
      </w:r>
      <w:r>
        <w:rPr/>
        <w:t>slope</w:t>
      </w:r>
      <w:r>
        <w:rPr>
          <w:color w:val="000000"/>
        </w:rPr>
        <w:t>, and (b) eastern slope altitudinal range limit shifts for relevant species between October 2022 and March 2023.</w:t>
      </w:r>
    </w:p>
    <w:p>
      <w:pPr>
        <w:pStyle w:val="Normal"/>
        <w:spacing w:lineRule="auto" w:line="360" w:before="0" w:after="140"/>
        <w:rPr>
          <w:color w:val="000000"/>
        </w:rPr>
      </w:pPr>
      <w:r>
        <w:rPr>
          <w:color w:val="000000"/>
        </w:rPr>
      </w:r>
    </w:p>
    <w:p>
      <w:pPr>
        <w:pStyle w:val="Normal"/>
        <w:spacing w:lineRule="auto" w:line="360" w:before="0" w:after="140"/>
        <w:rPr>
          <w:b/>
          <w:bCs/>
          <w:color w:val="000000"/>
        </w:rPr>
      </w:pPr>
      <w:r>
        <w:rPr>
          <w:b/>
          <w:bCs/>
          <w:color w:val="000000"/>
        </w:rPr>
        <w:drawing>
          <wp:anchor distT="0" distB="0" distL="0" distR="0" simplePos="0" relativeHeight="14" behindDoc="0" locked="0" layoutInCell="0" allowOverlap="1">
            <wp:simplePos x="0" y="0"/>
            <wp:positionH relativeFrom="margin">
              <wp:align>right</wp:align>
            </wp:positionH>
            <wp:positionV relativeFrom="paragraph">
              <wp:posOffset>3293745</wp:posOffset>
            </wp:positionV>
            <wp:extent cx="6120130" cy="3304540"/>
            <wp:effectExtent l="0" t="0" r="0" b="0"/>
            <wp:wrapSquare wrapText="bothSides"/>
            <wp:docPr id="2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png"/>
                    <pic:cNvPicPr>
                      <a:picLocks noChangeAspect="1" noChangeArrowheads="1"/>
                    </pic:cNvPicPr>
                  </pic:nvPicPr>
                  <pic:blipFill>
                    <a:blip r:embed="rId24"/>
                    <a:stretch>
                      <a:fillRect/>
                    </a:stretch>
                  </pic:blipFill>
                  <pic:spPr bwMode="auto">
                    <a:xfrm>
                      <a:off x="0" y="0"/>
                      <a:ext cx="6120130" cy="3304540"/>
                    </a:xfrm>
                    <a:prstGeom prst="rect">
                      <a:avLst/>
                    </a:prstGeom>
                    <a:noFill/>
                  </pic:spPr>
                </pic:pic>
              </a:graphicData>
            </a:graphic>
          </wp:anchor>
        </w:drawing>
        <w:t xml:space="preserve">Figure F </w:t>
      </w:r>
      <w:r>
        <w:rPr>
          <w:color w:val="000000"/>
        </w:rPr>
        <w:t xml:space="preserve">nMDS plot of (a) mean species abundance, and (b) species presence, compared between the </w:t>
      </w:r>
      <w:commentRangeStart w:id="23"/>
      <w:r>
        <w:rPr>
          <w:color w:val="000000"/>
        </w:rPr>
        <w:t>two sampling seasons</w:t>
      </w:r>
      <w:r>
        <w:rPr>
          <w:color w:val="000000"/>
        </w:rPr>
      </w:r>
      <w:commentRangeEnd w:id="23"/>
      <w:r>
        <w:commentReference w:id="23"/>
      </w:r>
      <w:r>
        <w:drawing>
          <wp:anchor distT="0" distB="0" distL="0" distR="0" simplePos="0" relativeHeight="15"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png"/>
                    <pic:cNvPicPr>
                      <a:picLocks noChangeAspect="1" noChangeArrowheads="1"/>
                    </pic:cNvPicPr>
                  </pic:nvPicPr>
                  <pic:blipFill>
                    <a:blip r:embed="rId25"/>
                    <a:stretch>
                      <a:fillRect/>
                    </a:stretch>
                  </pic:blipFill>
                  <pic:spPr bwMode="auto">
                    <a:xfrm>
                      <a:off x="0" y="0"/>
                      <a:ext cx="6120130" cy="3304540"/>
                    </a:xfrm>
                    <a:prstGeom prst="rect">
                      <a:avLst/>
                    </a:prstGeom>
                    <a:noFill/>
                  </pic:spPr>
                </pic:pic>
              </a:graphicData>
            </a:graphic>
          </wp:anchor>
        </w:drawing>
      </w:r>
      <w:r>
        <w:rPr>
          <w:color w:val="000000"/>
        </w:rPr>
        <w:t>.</w:t>
      </w:r>
      <w:r>
        <w:br w:type="page"/>
      </w:r>
    </w:p>
    <w:p>
      <w:pPr>
        <w:pStyle w:val="Normal"/>
        <w:spacing w:lineRule="auto" w:line="360" w:before="0" w:after="140"/>
        <w:rPr>
          <w:b/>
          <w:bCs/>
          <w:color w:val="000000"/>
        </w:rPr>
      </w:pPr>
      <w:commentRangeStart w:id="24"/>
      <w:r>
        <w:rPr>
          <w:b/>
          <w:bCs/>
          <w:color w:val="000000"/>
        </w:rPr>
        <w:drawing>
          <wp:anchor distT="0" distB="0" distL="0" distR="0" simplePos="0" relativeHeight="17" behindDoc="0" locked="0" layoutInCell="0" allowOverlap="1">
            <wp:simplePos x="0" y="0"/>
            <wp:positionH relativeFrom="margin">
              <wp:align>right</wp:align>
            </wp:positionH>
            <wp:positionV relativeFrom="paragraph">
              <wp:posOffset>3305175</wp:posOffset>
            </wp:positionV>
            <wp:extent cx="6120130" cy="3304540"/>
            <wp:effectExtent l="0" t="0" r="0" b="0"/>
            <wp:wrapSquare wrapText="bothSides"/>
            <wp:docPr id="2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3.png"/>
                    <pic:cNvPicPr>
                      <a:picLocks noChangeAspect="1" noChangeArrowheads="1"/>
                    </pic:cNvPicPr>
                  </pic:nvPicPr>
                  <pic:blipFill>
                    <a:blip r:embed="rId26"/>
                    <a:stretch>
                      <a:fillRect/>
                    </a:stretch>
                  </pic:blipFill>
                  <pic:spPr bwMode="auto">
                    <a:xfrm>
                      <a:off x="0" y="0"/>
                      <a:ext cx="6120130" cy="3304540"/>
                    </a:xfrm>
                    <a:prstGeom prst="rect">
                      <a:avLst/>
                    </a:prstGeom>
                    <a:noFill/>
                  </pic:spPr>
                </pic:pic>
              </a:graphicData>
            </a:graphic>
          </wp:anchor>
        </w:drawing>
        <w:t xml:space="preserve">Figure G </w:t>
      </w:r>
      <w:r>
        <w:rPr>
          <w:color w:val="000000"/>
        </w:rPr>
        <w:t>nMD</w:t>
      </w:r>
      <w:r>
        <w:rPr>
          <w:color w:val="000000"/>
        </w:rPr>
      </w:r>
      <w:commentRangeEnd w:id="24"/>
      <w:r>
        <w:commentReference w:id="24"/>
      </w:r>
      <w:r>
        <w:drawing>
          <wp:anchor distT="0" distB="0" distL="0" distR="0" simplePos="0" relativeHeight="16"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pic:cNvPicPr>
                      <a:picLocks noChangeAspect="1" noChangeArrowheads="1"/>
                    </pic:cNvPicPr>
                  </pic:nvPicPr>
                  <pic:blipFill>
                    <a:blip r:embed="rId27"/>
                    <a:stretch>
                      <a:fillRect/>
                    </a:stretch>
                  </pic:blipFill>
                  <pic:spPr bwMode="auto">
                    <a:xfrm>
                      <a:off x="0" y="0"/>
                      <a:ext cx="6120130" cy="3304540"/>
                    </a:xfrm>
                    <a:prstGeom prst="rect">
                      <a:avLst/>
                    </a:prstGeom>
                    <a:noFill/>
                  </pic:spPr>
                </pic:pic>
              </a:graphicData>
            </a:graphic>
          </wp:anchor>
        </w:drawing>
      </w:r>
      <w:r>
        <w:rPr>
          <w:color w:val="000000"/>
        </w:rPr>
        <w:t>S plot of (a) mean species abundance, and (b) species presence, compared between the different sites across the altitudinal gradient of the transect.</w:t>
      </w:r>
      <w:r>
        <w:br w:type="page"/>
      </w:r>
    </w:p>
    <w:p>
      <w:pPr>
        <w:pStyle w:val="Normal"/>
        <w:spacing w:lineRule="auto" w:line="360" w:before="0" w:after="140"/>
        <w:rPr>
          <w:color w:val="000000"/>
        </w:rPr>
      </w:pPr>
      <w:r>
        <w:rPr>
          <w:b/>
          <w:bCs/>
          <w:color w:val="000000"/>
        </w:rPr>
        <w:t xml:space="preserve">Figure H </w:t>
      </w:r>
      <w:r>
        <w:drawing>
          <wp:anchor distT="0" distB="0" distL="0" distR="0" simplePos="0" relativeHeight="18"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0.png"/>
                    <pic:cNvPicPr>
                      <a:picLocks noChangeAspect="1" noChangeArrowheads="1"/>
                    </pic:cNvPicPr>
                  </pic:nvPicPr>
                  <pic:blipFill>
                    <a:blip r:embed="rId28"/>
                    <a:stretch>
                      <a:fillRect/>
                    </a:stretch>
                  </pic:blipFill>
                  <pic:spPr bwMode="auto">
                    <a:xfrm>
                      <a:off x="0" y="0"/>
                      <a:ext cx="6120130" cy="3304540"/>
                    </a:xfrm>
                    <a:prstGeom prst="rect">
                      <a:avLst/>
                    </a:prstGeom>
                    <a:noFill/>
                  </pic:spPr>
                </pic:pic>
              </a:graphicData>
            </a:graphic>
          </wp:anchor>
        </w:drawing>
        <w:drawing>
          <wp:anchor distT="0" distB="0" distL="0" distR="0" simplePos="0" relativeHeight="19" behindDoc="0" locked="0" layoutInCell="0" allowOverlap="1">
            <wp:simplePos x="0" y="0"/>
            <wp:positionH relativeFrom="column">
              <wp:posOffset>0</wp:posOffset>
            </wp:positionH>
            <wp:positionV relativeFrom="paragraph">
              <wp:posOffset>3360420</wp:posOffset>
            </wp:positionV>
            <wp:extent cx="6120130" cy="3304540"/>
            <wp:effectExtent l="0" t="0" r="0" b="0"/>
            <wp:wrapSquare wrapText="bothSides"/>
            <wp:docPr id="26"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1.png"/>
                    <pic:cNvPicPr>
                      <a:picLocks noChangeAspect="1" noChangeArrowheads="1"/>
                    </pic:cNvPicPr>
                  </pic:nvPicPr>
                  <pic:blipFill>
                    <a:blip r:embed="rId29"/>
                    <a:stretch>
                      <a:fillRect/>
                    </a:stretch>
                  </pic:blipFill>
                  <pic:spPr bwMode="auto">
                    <a:xfrm>
                      <a:off x="0" y="0"/>
                      <a:ext cx="6120130" cy="3304540"/>
                    </a:xfrm>
                    <a:prstGeom prst="rect">
                      <a:avLst/>
                    </a:prstGeom>
                    <a:noFill/>
                  </pic:spPr>
                </pic:pic>
              </a:graphicData>
            </a:graphic>
          </wp:anchor>
        </w:drawing>
      </w:r>
      <w:r>
        <w:rPr>
          <w:color w:val="000000"/>
        </w:rPr>
        <w:t>nMDS plot of (a) mean species abundance, and (b) species presence, compared between the two different vegetation types present across the sites of the transect.</w:t>
      </w:r>
    </w:p>
    <w:p>
      <w:pPr>
        <w:pStyle w:val="Normal"/>
        <w:spacing w:lineRule="auto" w:line="360" w:before="0" w:after="140"/>
        <w:rPr>
          <w:color w:val="000000"/>
        </w:rPr>
      </w:pPr>
      <w:r>
        <w:rPr>
          <w:color w:val="000000"/>
        </w:rPr>
      </w:r>
    </w:p>
    <w:p>
      <w:pPr>
        <w:pStyle w:val="Normal"/>
        <w:spacing w:lineRule="auto" w:line="360" w:before="0" w:after="140"/>
        <w:rPr>
          <w:b/>
          <w:bCs/>
          <w:color w:val="000000"/>
        </w:rPr>
      </w:pPr>
      <w:r>
        <w:rPr>
          <w:b/>
          <w:bCs/>
          <w:color w:val="000000"/>
        </w:rPr>
      </w:r>
    </w:p>
    <w:p>
      <w:pPr>
        <w:pStyle w:val="Normal"/>
        <w:spacing w:lineRule="auto" w:line="360" w:before="0" w:after="140"/>
        <w:rPr>
          <w:b/>
          <w:bCs/>
          <w:color w:val="000000"/>
        </w:rPr>
      </w:pPr>
      <w:r>
        <w:rPr>
          <w:b/>
          <w:bCs/>
          <w:color w:val="000000"/>
        </w:rPr>
      </w:r>
    </w:p>
    <w:p>
      <w:pPr>
        <w:pStyle w:val="Normal"/>
        <w:spacing w:lineRule="auto" w:line="360" w:before="0" w:after="140"/>
        <w:rPr>
          <w:b/>
          <w:bCs/>
          <w:color w:val="000000"/>
        </w:rPr>
      </w:pPr>
      <w:r>
        <w:rPr>
          <w:b/>
          <w:bCs/>
          <w:color w:val="000000"/>
        </w:rPr>
      </w:r>
    </w:p>
    <w:p>
      <w:pPr>
        <w:pStyle w:val="Normal"/>
        <w:spacing w:lineRule="auto" w:line="360" w:before="0" w:after="140"/>
        <w:rPr>
          <w:color w:val="000000"/>
        </w:rPr>
      </w:pPr>
      <w:r>
        <w:rPr>
          <w:b/>
          <w:bCs/>
          <w:color w:val="000000"/>
        </w:rPr>
        <w:t>Table F</w:t>
      </w:r>
      <w:r>
        <w:rPr>
          <w:color w:val="000000"/>
        </w:rPr>
        <w:t xml:space="preserve"> Mean species richness and abundance (± standard error) of </w:t>
      </w:r>
      <w:del w:id="307" w:author="Charlene Janion-Scheepers" w:date="2026-03-20T15:22:00Z">
        <w:r>
          <w:rPr>
            <w:color w:val="000000"/>
          </w:rPr>
          <w:delText xml:space="preserve">all of the </w:delText>
        </w:r>
      </w:del>
      <w:r>
        <w:rPr>
          <w:color w:val="000000"/>
        </w:rPr>
        <w:t xml:space="preserve">beetles identified from </w:t>
      </w:r>
      <w:del w:id="308" w:author="Charlene Janion-Scheepers" w:date="2026-03-20T15:22:00Z">
        <w:r>
          <w:rPr>
            <w:color w:val="000000"/>
          </w:rPr>
          <w:delText xml:space="preserve">the </w:delText>
        </w:r>
      </w:del>
      <w:r>
        <w:rPr>
          <w:color w:val="000000"/>
        </w:rPr>
        <w:t xml:space="preserve">October 2022 </w:t>
      </w:r>
      <w:del w:id="309" w:author="Charlene Janion-Scheepers" w:date="2026-03-20T15:22:00Z">
        <w:r>
          <w:rPr>
            <w:color w:val="000000"/>
          </w:rPr>
          <w:delText xml:space="preserve">sample </w:delText>
        </w:r>
      </w:del>
      <w:r>
        <w:rPr>
          <w:color w:val="000000"/>
        </w:rPr>
        <w:t>across the different vegetation types present within the transect.</w:t>
      </w:r>
    </w:p>
    <w:tbl>
      <w:tblPr>
        <w:tblStyle w:val="a"/>
        <w:tblW w:w="9638" w:type="dxa"/>
        <w:jc w:val="start"/>
        <w:tblInd w:w="-28" w:type="dxa"/>
        <w:tblLayout w:type="fixed"/>
        <w:tblCellMar>
          <w:top w:w="0" w:type="dxa"/>
          <w:start w:w="108" w:type="dxa"/>
          <w:bottom w:w="0" w:type="dxa"/>
          <w:end w:w="108" w:type="dxa"/>
        </w:tblCellMar>
        <w:tblLook w:val="0000" w:noHBand="0" w:noVBand="0" w:firstColumn="0" w:lastRow="0" w:lastColumn="0" w:firstRow="0"/>
      </w:tblPr>
      <w:tblGrid>
        <w:gridCol w:w="3419"/>
        <w:gridCol w:w="3550"/>
        <w:gridCol w:w="2669"/>
      </w:tblGrid>
      <w:tr>
        <w:trPr/>
        <w:tc>
          <w:tcPr>
            <w:tcW w:w="3419"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Vegetation type</w:t>
            </w:r>
          </w:p>
        </w:tc>
        <w:tc>
          <w:tcPr>
            <w:tcW w:w="3550"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Abundance</w:t>
            </w:r>
          </w:p>
          <w:p>
            <w:pPr>
              <w:pStyle w:val="Normal"/>
              <w:spacing w:lineRule="auto" w:line="360" w:before="0" w:after="140"/>
              <w:jc w:val="center"/>
              <w:rPr>
                <w:color w:val="000000"/>
              </w:rPr>
            </w:pPr>
            <w:r>
              <w:rPr>
                <w:color w:val="000000"/>
              </w:rPr>
              <w:t>(mean ± SE)</w:t>
            </w:r>
          </w:p>
        </w:tc>
        <w:tc>
          <w:tcPr>
            <w:tcW w:w="2669"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Species richness</w:t>
            </w:r>
          </w:p>
          <w:p>
            <w:pPr>
              <w:pStyle w:val="Normal"/>
              <w:spacing w:lineRule="auto" w:line="360" w:before="0" w:after="140"/>
              <w:jc w:val="center"/>
              <w:rPr>
                <w:color w:val="000000"/>
              </w:rPr>
            </w:pPr>
            <w:r>
              <w:rPr>
                <w:color w:val="000000"/>
              </w:rPr>
              <w:t>(mean ± SE)</w:t>
            </w:r>
          </w:p>
        </w:tc>
      </w:tr>
      <w:tr>
        <w:trPr/>
        <w:tc>
          <w:tcPr>
            <w:tcW w:w="3419" w:type="dxa"/>
            <w:tcBorders>
              <w:top w:val="single" w:sz="4" w:space="0" w:color="000000"/>
            </w:tcBorders>
            <w:vAlign w:val="center"/>
          </w:tcPr>
          <w:p>
            <w:pPr>
              <w:pStyle w:val="Normal"/>
              <w:spacing w:lineRule="auto" w:line="360" w:before="0" w:after="140"/>
              <w:jc w:val="center"/>
              <w:rPr>
                <w:color w:val="000000"/>
              </w:rPr>
            </w:pPr>
            <w:r>
              <w:rPr>
                <w:color w:val="000000"/>
              </w:rPr>
              <w:t>Alpine Fynbos</w:t>
            </w:r>
          </w:p>
        </w:tc>
        <w:tc>
          <w:tcPr>
            <w:tcW w:w="3550" w:type="dxa"/>
            <w:tcBorders>
              <w:top w:val="single" w:sz="4" w:space="0" w:color="000000"/>
            </w:tcBorders>
            <w:vAlign w:val="center"/>
          </w:tcPr>
          <w:p>
            <w:pPr>
              <w:pStyle w:val="Normal"/>
              <w:spacing w:lineRule="auto" w:line="360" w:before="0" w:after="140"/>
              <w:jc w:val="center"/>
              <w:rPr>
                <w:color w:val="000000"/>
              </w:rPr>
            </w:pPr>
            <w:r>
              <w:rPr>
                <w:color w:val="000000"/>
              </w:rPr>
              <w:t>8.25 ± 3.45</w:t>
            </w:r>
          </w:p>
        </w:tc>
        <w:tc>
          <w:tcPr>
            <w:tcW w:w="2669" w:type="dxa"/>
            <w:tcBorders>
              <w:top w:val="single" w:sz="4" w:space="0" w:color="000000"/>
            </w:tcBorders>
            <w:vAlign w:val="center"/>
          </w:tcPr>
          <w:p>
            <w:pPr>
              <w:pStyle w:val="Normal"/>
              <w:spacing w:lineRule="auto" w:line="360" w:before="0" w:after="140"/>
              <w:jc w:val="center"/>
              <w:rPr>
                <w:color w:val="000000"/>
              </w:rPr>
            </w:pPr>
            <w:r>
              <w:rPr>
                <w:color w:val="000000"/>
              </w:rPr>
              <w:t>2.5 ± 0.645</w:t>
            </w:r>
          </w:p>
        </w:tc>
      </w:tr>
      <w:tr>
        <w:trPr/>
        <w:tc>
          <w:tcPr>
            <w:tcW w:w="3419" w:type="dxa"/>
            <w:tcBorders/>
            <w:vAlign w:val="center"/>
          </w:tcPr>
          <w:p>
            <w:pPr>
              <w:pStyle w:val="Normal"/>
              <w:spacing w:lineRule="auto" w:line="360" w:before="0" w:after="140"/>
              <w:jc w:val="center"/>
              <w:rPr>
                <w:color w:val="000000"/>
              </w:rPr>
            </w:pPr>
            <w:r>
              <w:rPr>
                <w:color w:val="000000"/>
              </w:rPr>
              <w:t>Ericaceous Fynbos</w:t>
            </w:r>
          </w:p>
        </w:tc>
        <w:tc>
          <w:tcPr>
            <w:tcW w:w="3550" w:type="dxa"/>
            <w:tcBorders/>
            <w:vAlign w:val="center"/>
          </w:tcPr>
          <w:p>
            <w:pPr>
              <w:pStyle w:val="Normal"/>
              <w:spacing w:lineRule="auto" w:line="360" w:before="0" w:after="140"/>
              <w:jc w:val="center"/>
              <w:rPr>
                <w:color w:val="000000"/>
              </w:rPr>
            </w:pPr>
            <w:r>
              <w:rPr>
                <w:color w:val="000000"/>
              </w:rPr>
              <w:t>32.875 ± 5.36</w:t>
            </w:r>
          </w:p>
        </w:tc>
        <w:tc>
          <w:tcPr>
            <w:tcW w:w="2669" w:type="dxa"/>
            <w:tcBorders/>
            <w:vAlign w:val="center"/>
          </w:tcPr>
          <w:p>
            <w:pPr>
              <w:pStyle w:val="Normal"/>
              <w:spacing w:lineRule="auto" w:line="360" w:before="0" w:after="140"/>
              <w:jc w:val="center"/>
              <w:rPr>
                <w:color w:val="000000"/>
              </w:rPr>
            </w:pPr>
            <w:r>
              <w:rPr>
                <w:color w:val="000000"/>
              </w:rPr>
              <w:t>3.5 ± 0.25</w:t>
            </w:r>
          </w:p>
        </w:tc>
      </w:tr>
      <w:tr>
        <w:trPr/>
        <w:tc>
          <w:tcPr>
            <w:tcW w:w="3419" w:type="dxa"/>
            <w:tcBorders/>
            <w:vAlign w:val="center"/>
          </w:tcPr>
          <w:p>
            <w:pPr>
              <w:pStyle w:val="Normal"/>
              <w:spacing w:lineRule="auto" w:line="360" w:before="0" w:after="140"/>
              <w:jc w:val="center"/>
              <w:rPr>
                <w:color w:val="000000"/>
              </w:rPr>
            </w:pPr>
            <w:r>
              <w:rPr>
                <w:color w:val="000000"/>
              </w:rPr>
              <w:t>Proteoid Fynbos</w:t>
            </w:r>
          </w:p>
        </w:tc>
        <w:tc>
          <w:tcPr>
            <w:tcW w:w="3550" w:type="dxa"/>
            <w:tcBorders/>
            <w:vAlign w:val="center"/>
          </w:tcPr>
          <w:p>
            <w:pPr>
              <w:pStyle w:val="Normal"/>
              <w:spacing w:lineRule="auto" w:line="360" w:before="0" w:after="140"/>
              <w:jc w:val="center"/>
              <w:rPr>
                <w:color w:val="000000"/>
              </w:rPr>
            </w:pPr>
            <w:r>
              <w:rPr>
                <w:color w:val="000000"/>
              </w:rPr>
              <w:t>15.5 ± 2.85</w:t>
            </w:r>
          </w:p>
        </w:tc>
        <w:tc>
          <w:tcPr>
            <w:tcW w:w="2669" w:type="dxa"/>
            <w:tcBorders/>
            <w:vAlign w:val="center"/>
          </w:tcPr>
          <w:p>
            <w:pPr>
              <w:pStyle w:val="Normal"/>
              <w:spacing w:lineRule="auto" w:line="360" w:before="0" w:after="140"/>
              <w:jc w:val="center"/>
              <w:rPr>
                <w:color w:val="000000"/>
              </w:rPr>
            </w:pPr>
            <w:r>
              <w:rPr>
                <w:color w:val="000000"/>
              </w:rPr>
              <w:t>4.25 ± 0.629</w:t>
            </w:r>
          </w:p>
        </w:tc>
      </w:tr>
      <w:tr>
        <w:trPr/>
        <w:tc>
          <w:tcPr>
            <w:tcW w:w="3419" w:type="dxa"/>
            <w:tcBorders/>
            <w:vAlign w:val="center"/>
          </w:tcPr>
          <w:p>
            <w:pPr>
              <w:pStyle w:val="Normal"/>
              <w:spacing w:lineRule="auto" w:line="360" w:before="0" w:after="140"/>
              <w:jc w:val="center"/>
              <w:rPr>
                <w:color w:val="000000"/>
              </w:rPr>
            </w:pPr>
            <w:r>
              <w:rPr>
                <w:color w:val="000000"/>
              </w:rPr>
              <w:t>Restioid Fynbos</w:t>
            </w:r>
          </w:p>
        </w:tc>
        <w:tc>
          <w:tcPr>
            <w:tcW w:w="3550" w:type="dxa"/>
            <w:tcBorders/>
            <w:vAlign w:val="center"/>
          </w:tcPr>
          <w:p>
            <w:pPr>
              <w:pStyle w:val="Normal"/>
              <w:spacing w:lineRule="auto" w:line="360" w:before="0" w:after="140"/>
              <w:jc w:val="center"/>
              <w:rPr>
                <w:color w:val="000000"/>
              </w:rPr>
            </w:pPr>
            <w:r>
              <w:rPr>
                <w:color w:val="000000"/>
              </w:rPr>
              <w:t>19.25 ± 2.81</w:t>
            </w:r>
          </w:p>
        </w:tc>
        <w:tc>
          <w:tcPr>
            <w:tcW w:w="2669" w:type="dxa"/>
            <w:tcBorders/>
            <w:vAlign w:val="center"/>
          </w:tcPr>
          <w:p>
            <w:pPr>
              <w:pStyle w:val="Normal"/>
              <w:spacing w:lineRule="auto" w:line="360" w:before="0" w:after="140"/>
              <w:jc w:val="center"/>
              <w:rPr>
                <w:color w:val="000000"/>
              </w:rPr>
            </w:pPr>
            <w:r>
              <w:rPr>
                <w:color w:val="000000"/>
              </w:rPr>
              <w:t>3 ± 0.348</w:t>
            </w:r>
          </w:p>
        </w:tc>
      </w:tr>
      <w:tr>
        <w:trPr/>
        <w:tc>
          <w:tcPr>
            <w:tcW w:w="3419" w:type="dxa"/>
            <w:tcBorders/>
            <w:vAlign w:val="center"/>
          </w:tcPr>
          <w:p>
            <w:pPr>
              <w:pStyle w:val="Normal"/>
              <w:spacing w:lineRule="auto" w:line="360" w:before="0" w:after="140"/>
              <w:jc w:val="center"/>
              <w:rPr>
                <w:color w:val="000000"/>
              </w:rPr>
            </w:pPr>
            <w:r>
              <w:rPr>
                <w:color w:val="000000"/>
              </w:rPr>
              <w:t>Strandveld</w:t>
            </w:r>
          </w:p>
        </w:tc>
        <w:tc>
          <w:tcPr>
            <w:tcW w:w="3550" w:type="dxa"/>
            <w:tcBorders/>
            <w:vAlign w:val="center"/>
          </w:tcPr>
          <w:p>
            <w:pPr>
              <w:pStyle w:val="Normal"/>
              <w:spacing w:lineRule="auto" w:line="360" w:before="0" w:after="140"/>
              <w:jc w:val="center"/>
              <w:rPr>
                <w:color w:val="000000"/>
              </w:rPr>
            </w:pPr>
            <w:r>
              <w:rPr>
                <w:color w:val="000000"/>
              </w:rPr>
              <w:t>9.25 ± 3.4</w:t>
            </w:r>
          </w:p>
        </w:tc>
        <w:tc>
          <w:tcPr>
            <w:tcW w:w="2669" w:type="dxa"/>
            <w:tcBorders/>
            <w:vAlign w:val="center"/>
          </w:tcPr>
          <w:p>
            <w:pPr>
              <w:pStyle w:val="Normal"/>
              <w:spacing w:lineRule="auto" w:line="360" w:before="0" w:after="140"/>
              <w:jc w:val="center"/>
              <w:rPr>
                <w:color w:val="000000"/>
              </w:rPr>
            </w:pPr>
            <w:r>
              <w:rPr>
                <w:color w:val="000000"/>
              </w:rPr>
              <w:t>3 ± 1</w:t>
            </w:r>
          </w:p>
        </w:tc>
      </w:tr>
      <w:tr>
        <w:trPr/>
        <w:tc>
          <w:tcPr>
            <w:tcW w:w="3419" w:type="dxa"/>
            <w:tcBorders>
              <w:bottom w:val="single" w:sz="6" w:space="0" w:color="000000"/>
            </w:tcBorders>
            <w:vAlign w:val="center"/>
          </w:tcPr>
          <w:p>
            <w:pPr>
              <w:pStyle w:val="Normal"/>
              <w:spacing w:lineRule="auto" w:line="360" w:before="0" w:after="140"/>
              <w:jc w:val="center"/>
              <w:rPr>
                <w:color w:val="000000"/>
              </w:rPr>
            </w:pPr>
            <w:r>
              <w:rPr>
                <w:color w:val="000000"/>
              </w:rPr>
              <w:t>Succulent Karoo</w:t>
            </w:r>
          </w:p>
        </w:tc>
        <w:tc>
          <w:tcPr>
            <w:tcW w:w="3550" w:type="dxa"/>
            <w:tcBorders>
              <w:bottom w:val="single" w:sz="6" w:space="0" w:color="000000"/>
            </w:tcBorders>
            <w:vAlign w:val="center"/>
          </w:tcPr>
          <w:p>
            <w:pPr>
              <w:pStyle w:val="Normal"/>
              <w:spacing w:lineRule="auto" w:line="360" w:before="0" w:after="140"/>
              <w:jc w:val="center"/>
              <w:rPr>
                <w:color w:val="000000"/>
              </w:rPr>
            </w:pPr>
            <w:r>
              <w:rPr>
                <w:color w:val="000000"/>
              </w:rPr>
              <w:t>23.5 ± 8.86</w:t>
            </w:r>
          </w:p>
        </w:tc>
        <w:tc>
          <w:tcPr>
            <w:tcW w:w="2669" w:type="dxa"/>
            <w:tcBorders>
              <w:bottom w:val="single" w:sz="6" w:space="0" w:color="000000"/>
            </w:tcBorders>
            <w:vAlign w:val="center"/>
          </w:tcPr>
          <w:p>
            <w:pPr>
              <w:pStyle w:val="Normal"/>
              <w:spacing w:lineRule="auto" w:line="360" w:before="0" w:after="140"/>
              <w:jc w:val="center"/>
              <w:rPr>
                <w:color w:val="000000"/>
              </w:rPr>
            </w:pPr>
            <w:r>
              <w:rPr>
                <w:color w:val="000000"/>
              </w:rPr>
              <w:t>3 ± 0.408</w:t>
            </w:r>
          </w:p>
        </w:tc>
      </w:tr>
    </w:tbl>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r>
      <w:r>
        <w:br w:type="page"/>
      </w:r>
    </w:p>
    <w:p>
      <w:pPr>
        <w:pStyle w:val="Normal"/>
        <w:spacing w:lineRule="auto" w:line="360" w:before="0" w:after="140"/>
        <w:rPr>
          <w:b/>
          <w:bCs/>
          <w:color w:val="000000"/>
        </w:rPr>
      </w:pPr>
      <w:r>
        <w:rPr>
          <w:b/>
          <w:bCs/>
          <w:color w:val="000000"/>
        </w:rPr>
        <w:t xml:space="preserve">Table E </w:t>
      </w:r>
      <w:r>
        <w:rPr>
          <w:color w:val="000000"/>
        </w:rPr>
        <w:t>Mean species richness and abundance (± standard error) of all of the beetles identified from the October 2022 sample across the elevational gradient.</w:t>
      </w:r>
    </w:p>
    <w:tbl>
      <w:tblPr>
        <w:tblStyle w:val="a0"/>
        <w:tblW w:w="9637" w:type="dxa"/>
        <w:jc w:val="start"/>
        <w:tblInd w:w="-55" w:type="dxa"/>
        <w:tblLayout w:type="fixed"/>
        <w:tblCellMar>
          <w:top w:w="0" w:type="dxa"/>
          <w:start w:w="108" w:type="dxa"/>
          <w:bottom w:w="0" w:type="dxa"/>
          <w:end w:w="108" w:type="dxa"/>
        </w:tblCellMar>
        <w:tblLook w:val="0000" w:noHBand="0" w:noVBand="0" w:firstColumn="0" w:lastRow="0" w:lastColumn="0" w:firstRow="0"/>
      </w:tblPr>
      <w:tblGrid>
        <w:gridCol w:w="2180"/>
        <w:gridCol w:w="3687"/>
        <w:gridCol w:w="3770"/>
      </w:tblGrid>
      <w:tr>
        <w:trPr>
          <w:trHeight w:val="524" w:hRule="atLeast"/>
        </w:trPr>
        <w:tc>
          <w:tcPr>
            <w:tcW w:w="2180" w:type="dxa"/>
            <w:tcBorders>
              <w:top w:val="single" w:sz="6" w:space="0" w:color="000000"/>
              <w:bottom w:val="single" w:sz="4" w:space="0" w:color="000000"/>
            </w:tcBorders>
            <w:vAlign w:val="center"/>
          </w:tcPr>
          <w:p>
            <w:pPr>
              <w:pStyle w:val="Normal"/>
              <w:spacing w:lineRule="auto" w:line="360" w:before="0" w:after="140"/>
              <w:jc w:val="start"/>
              <w:rPr>
                <w:color w:val="000000"/>
              </w:rPr>
            </w:pPr>
            <w:r>
              <w:rPr>
                <w:color w:val="000000"/>
              </w:rPr>
              <w:t>Elevation (m a.s.l.)</w:t>
            </w:r>
          </w:p>
        </w:tc>
        <w:tc>
          <w:tcPr>
            <w:tcW w:w="3687"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Abundance (mean ± SE)</w:t>
            </w:r>
          </w:p>
        </w:tc>
        <w:tc>
          <w:tcPr>
            <w:tcW w:w="3770"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Species richness (mean ± SE)</w:t>
            </w:r>
          </w:p>
        </w:tc>
      </w:tr>
      <w:tr>
        <w:trPr/>
        <w:tc>
          <w:tcPr>
            <w:tcW w:w="2180" w:type="dxa"/>
            <w:tcBorders>
              <w:top w:val="single" w:sz="4" w:space="0" w:color="000000"/>
            </w:tcBorders>
            <w:vAlign w:val="center"/>
          </w:tcPr>
          <w:p>
            <w:pPr>
              <w:pStyle w:val="Normal"/>
              <w:spacing w:lineRule="auto" w:line="360" w:before="0" w:after="140"/>
              <w:jc w:val="start"/>
              <w:rPr>
                <w:color w:val="000000"/>
              </w:rPr>
            </w:pPr>
            <w:r>
              <w:rPr>
                <w:color w:val="000000"/>
              </w:rPr>
              <w:t>Western slope</w:t>
            </w:r>
          </w:p>
        </w:tc>
        <w:tc>
          <w:tcPr>
            <w:tcW w:w="3687" w:type="dxa"/>
            <w:tcBorders>
              <w:top w:val="single" w:sz="4" w:space="0" w:color="000000"/>
            </w:tcBorders>
            <w:vAlign w:val="center"/>
          </w:tcPr>
          <w:p>
            <w:pPr>
              <w:pStyle w:val="Normal"/>
              <w:spacing w:lineRule="auto" w:line="360" w:before="0" w:after="140"/>
              <w:jc w:val="center"/>
              <w:rPr>
                <w:color w:val="000000"/>
              </w:rPr>
            </w:pPr>
            <w:r>
              <w:rPr>
                <w:color w:val="000000"/>
              </w:rPr>
            </w:r>
          </w:p>
        </w:tc>
        <w:tc>
          <w:tcPr>
            <w:tcW w:w="3770" w:type="dxa"/>
            <w:tcBorders>
              <w:top w:val="single" w:sz="4" w:space="0" w:color="000000"/>
            </w:tcBorders>
            <w:vAlign w:val="center"/>
          </w:tcPr>
          <w:p>
            <w:pPr>
              <w:pStyle w:val="Normal"/>
              <w:spacing w:lineRule="auto" w:line="360" w:before="0" w:after="140"/>
              <w:jc w:val="center"/>
              <w:rPr>
                <w:color w:val="000000"/>
              </w:rPr>
            </w:pPr>
            <w:r>
              <w:rPr>
                <w:color w:val="000000"/>
              </w:rPr>
            </w:r>
          </w:p>
        </w:tc>
      </w:tr>
      <w:tr>
        <w:trPr/>
        <w:tc>
          <w:tcPr>
            <w:tcW w:w="2180" w:type="dxa"/>
            <w:tcBorders/>
            <w:vAlign w:val="center"/>
          </w:tcPr>
          <w:p>
            <w:pPr>
              <w:pStyle w:val="Normal"/>
              <w:spacing w:lineRule="auto" w:line="360" w:before="0" w:after="140"/>
              <w:jc w:val="start"/>
              <w:rPr>
                <w:color w:val="000000"/>
              </w:rPr>
            </w:pPr>
            <w:r>
              <w:rPr>
                <w:color w:val="000000"/>
              </w:rPr>
              <w:t>0</w:t>
            </w:r>
          </w:p>
        </w:tc>
        <w:tc>
          <w:tcPr>
            <w:tcW w:w="3687" w:type="dxa"/>
            <w:tcBorders/>
            <w:vAlign w:val="center"/>
          </w:tcPr>
          <w:p>
            <w:pPr>
              <w:pStyle w:val="Normal"/>
              <w:spacing w:lineRule="auto" w:line="360" w:before="0" w:after="140"/>
              <w:jc w:val="center"/>
              <w:rPr>
                <w:color w:val="000000"/>
              </w:rPr>
            </w:pPr>
            <w:r>
              <w:rPr>
                <w:color w:val="000000"/>
              </w:rPr>
              <w:t>9.25 ± 3.4</w:t>
            </w:r>
          </w:p>
        </w:tc>
        <w:tc>
          <w:tcPr>
            <w:tcW w:w="3770" w:type="dxa"/>
            <w:tcBorders/>
            <w:vAlign w:val="center"/>
          </w:tcPr>
          <w:p>
            <w:pPr>
              <w:pStyle w:val="Normal"/>
              <w:spacing w:lineRule="auto" w:line="360" w:before="0" w:after="140"/>
              <w:jc w:val="center"/>
              <w:rPr>
                <w:color w:val="000000"/>
              </w:rPr>
            </w:pPr>
            <w:r>
              <w:rPr>
                <w:color w:val="000000"/>
              </w:rPr>
              <w:t>3 ± 1</w:t>
            </w:r>
          </w:p>
        </w:tc>
      </w:tr>
      <w:tr>
        <w:trPr/>
        <w:tc>
          <w:tcPr>
            <w:tcW w:w="2180" w:type="dxa"/>
            <w:tcBorders/>
            <w:vAlign w:val="center"/>
          </w:tcPr>
          <w:p>
            <w:pPr>
              <w:pStyle w:val="Normal"/>
              <w:spacing w:lineRule="auto" w:line="360" w:before="0" w:after="140"/>
              <w:jc w:val="start"/>
              <w:rPr>
                <w:color w:val="000000"/>
              </w:rPr>
            </w:pPr>
            <w:r>
              <w:rPr>
                <w:color w:val="000000"/>
              </w:rPr>
              <w:t>200</w:t>
            </w:r>
          </w:p>
        </w:tc>
        <w:tc>
          <w:tcPr>
            <w:tcW w:w="3687" w:type="dxa"/>
            <w:tcBorders/>
            <w:vAlign w:val="center"/>
          </w:tcPr>
          <w:p>
            <w:pPr>
              <w:pStyle w:val="Normal"/>
              <w:spacing w:lineRule="auto" w:line="360" w:before="0" w:after="140"/>
              <w:jc w:val="center"/>
              <w:rPr>
                <w:color w:val="000000"/>
              </w:rPr>
            </w:pPr>
            <w:r>
              <w:rPr>
                <w:color w:val="000000"/>
              </w:rPr>
              <w:t>17.5 ± 5.98</w:t>
            </w:r>
          </w:p>
        </w:tc>
        <w:tc>
          <w:tcPr>
            <w:tcW w:w="3770" w:type="dxa"/>
            <w:tcBorders/>
            <w:vAlign w:val="center"/>
          </w:tcPr>
          <w:p>
            <w:pPr>
              <w:pStyle w:val="Normal"/>
              <w:spacing w:lineRule="auto" w:line="360" w:before="0" w:after="140"/>
              <w:jc w:val="center"/>
              <w:rPr>
                <w:color w:val="000000"/>
              </w:rPr>
            </w:pPr>
            <w:r>
              <w:rPr>
                <w:color w:val="000000"/>
              </w:rPr>
              <w:t>4 ± 0.707</w:t>
            </w:r>
          </w:p>
        </w:tc>
      </w:tr>
      <w:tr>
        <w:trPr/>
        <w:tc>
          <w:tcPr>
            <w:tcW w:w="2180" w:type="dxa"/>
            <w:tcBorders/>
            <w:vAlign w:val="center"/>
          </w:tcPr>
          <w:p>
            <w:pPr>
              <w:pStyle w:val="Normal"/>
              <w:spacing w:lineRule="auto" w:line="360" w:before="0" w:after="140"/>
              <w:jc w:val="start"/>
              <w:rPr>
                <w:color w:val="000000"/>
              </w:rPr>
            </w:pPr>
            <w:r>
              <w:rPr>
                <w:color w:val="000000"/>
              </w:rPr>
              <w:t>300</w:t>
            </w:r>
          </w:p>
        </w:tc>
        <w:tc>
          <w:tcPr>
            <w:tcW w:w="3687" w:type="dxa"/>
            <w:tcBorders/>
            <w:vAlign w:val="center"/>
          </w:tcPr>
          <w:p>
            <w:pPr>
              <w:pStyle w:val="Normal"/>
              <w:spacing w:lineRule="auto" w:line="360" w:before="0" w:after="140"/>
              <w:jc w:val="center"/>
              <w:rPr>
                <w:color w:val="000000"/>
              </w:rPr>
            </w:pPr>
            <w:r>
              <w:rPr>
                <w:color w:val="000000"/>
              </w:rPr>
              <w:t>24.25 ± 3.3</w:t>
            </w:r>
          </w:p>
        </w:tc>
        <w:tc>
          <w:tcPr>
            <w:tcW w:w="3770" w:type="dxa"/>
            <w:tcBorders/>
            <w:vAlign w:val="center"/>
          </w:tcPr>
          <w:p>
            <w:pPr>
              <w:pStyle w:val="Normal"/>
              <w:spacing w:lineRule="auto" w:line="360" w:before="0" w:after="140"/>
              <w:jc w:val="center"/>
              <w:rPr>
                <w:color w:val="000000"/>
              </w:rPr>
            </w:pPr>
            <w:r>
              <w:rPr>
                <w:color w:val="000000"/>
              </w:rPr>
              <w:t>6.5 ± 0.645</w:t>
            </w:r>
          </w:p>
        </w:tc>
      </w:tr>
      <w:tr>
        <w:trPr/>
        <w:tc>
          <w:tcPr>
            <w:tcW w:w="2180" w:type="dxa"/>
            <w:tcBorders/>
            <w:vAlign w:val="center"/>
          </w:tcPr>
          <w:p>
            <w:pPr>
              <w:pStyle w:val="Normal"/>
              <w:spacing w:lineRule="auto" w:line="360" w:before="0" w:after="140"/>
              <w:jc w:val="start"/>
              <w:rPr>
                <w:color w:val="000000"/>
              </w:rPr>
            </w:pPr>
            <w:r>
              <w:rPr>
                <w:color w:val="000000"/>
              </w:rPr>
              <w:t>500</w:t>
            </w:r>
          </w:p>
        </w:tc>
        <w:tc>
          <w:tcPr>
            <w:tcW w:w="3687" w:type="dxa"/>
            <w:tcBorders/>
            <w:vAlign w:val="center"/>
          </w:tcPr>
          <w:p>
            <w:pPr>
              <w:pStyle w:val="Normal"/>
              <w:spacing w:lineRule="auto" w:line="360" w:before="0" w:after="140"/>
              <w:jc w:val="center"/>
              <w:rPr>
                <w:color w:val="000000"/>
              </w:rPr>
            </w:pPr>
            <w:r>
              <w:rPr>
                <w:color w:val="000000"/>
              </w:rPr>
              <w:t>17 ± 3.39</w:t>
            </w:r>
          </w:p>
        </w:tc>
        <w:tc>
          <w:tcPr>
            <w:tcW w:w="3770" w:type="dxa"/>
            <w:tcBorders/>
            <w:vAlign w:val="center"/>
          </w:tcPr>
          <w:p>
            <w:pPr>
              <w:pStyle w:val="Normal"/>
              <w:spacing w:lineRule="auto" w:line="360" w:before="0" w:after="140"/>
              <w:jc w:val="center"/>
              <w:rPr>
                <w:color w:val="000000"/>
              </w:rPr>
            </w:pPr>
            <w:r>
              <w:rPr>
                <w:color w:val="000000"/>
              </w:rPr>
              <w:t>3.75 ± 0.479</w:t>
            </w:r>
          </w:p>
        </w:tc>
      </w:tr>
      <w:tr>
        <w:trPr/>
        <w:tc>
          <w:tcPr>
            <w:tcW w:w="2180" w:type="dxa"/>
            <w:tcBorders/>
            <w:vAlign w:val="center"/>
          </w:tcPr>
          <w:p>
            <w:pPr>
              <w:pStyle w:val="Normal"/>
              <w:spacing w:lineRule="auto" w:line="360" w:before="0" w:after="140"/>
              <w:jc w:val="start"/>
              <w:rPr>
                <w:color w:val="000000"/>
              </w:rPr>
            </w:pPr>
            <w:r>
              <w:rPr>
                <w:color w:val="000000"/>
              </w:rPr>
              <w:t>700</w:t>
            </w:r>
          </w:p>
        </w:tc>
        <w:tc>
          <w:tcPr>
            <w:tcW w:w="3687" w:type="dxa"/>
            <w:tcBorders/>
            <w:vAlign w:val="center"/>
          </w:tcPr>
          <w:p>
            <w:pPr>
              <w:pStyle w:val="Normal"/>
              <w:spacing w:lineRule="auto" w:line="360" w:before="0" w:after="140"/>
              <w:jc w:val="center"/>
              <w:rPr>
                <w:color w:val="000000"/>
              </w:rPr>
            </w:pPr>
            <w:r>
              <w:rPr>
                <w:color w:val="000000"/>
              </w:rPr>
              <w:t>5.25 ± 2.32</w:t>
            </w:r>
          </w:p>
        </w:tc>
        <w:tc>
          <w:tcPr>
            <w:tcW w:w="3770" w:type="dxa"/>
            <w:tcBorders/>
            <w:vAlign w:val="center"/>
          </w:tcPr>
          <w:p>
            <w:pPr>
              <w:pStyle w:val="Normal"/>
              <w:spacing w:lineRule="auto" w:line="360" w:before="0" w:after="140"/>
              <w:jc w:val="center"/>
              <w:rPr>
                <w:color w:val="000000"/>
              </w:rPr>
            </w:pPr>
            <w:r>
              <w:rPr>
                <w:color w:val="000000"/>
              </w:rPr>
              <w:t>2.5 ± 0.957</w:t>
            </w:r>
          </w:p>
        </w:tc>
      </w:tr>
      <w:tr>
        <w:trPr/>
        <w:tc>
          <w:tcPr>
            <w:tcW w:w="2180" w:type="dxa"/>
            <w:tcBorders/>
            <w:vAlign w:val="center"/>
          </w:tcPr>
          <w:p>
            <w:pPr>
              <w:pStyle w:val="Normal"/>
              <w:spacing w:lineRule="auto" w:line="360" w:before="0" w:after="140"/>
              <w:jc w:val="start"/>
              <w:rPr>
                <w:color w:val="000000"/>
              </w:rPr>
            </w:pPr>
            <w:r>
              <w:rPr>
                <w:color w:val="000000"/>
              </w:rPr>
              <w:t>900</w:t>
            </w:r>
          </w:p>
        </w:tc>
        <w:tc>
          <w:tcPr>
            <w:tcW w:w="3687" w:type="dxa"/>
            <w:tcBorders/>
            <w:vAlign w:val="center"/>
          </w:tcPr>
          <w:p>
            <w:pPr>
              <w:pStyle w:val="Normal"/>
              <w:spacing w:lineRule="auto" w:line="360" w:before="0" w:after="140"/>
              <w:jc w:val="center"/>
              <w:rPr>
                <w:color w:val="000000"/>
              </w:rPr>
            </w:pPr>
            <w:r>
              <w:rPr>
                <w:color w:val="000000"/>
              </w:rPr>
              <w:t>24.25 ± 4.77</w:t>
            </w:r>
          </w:p>
        </w:tc>
        <w:tc>
          <w:tcPr>
            <w:tcW w:w="3770" w:type="dxa"/>
            <w:tcBorders/>
            <w:vAlign w:val="center"/>
          </w:tcPr>
          <w:p>
            <w:pPr>
              <w:pStyle w:val="Normal"/>
              <w:spacing w:lineRule="auto" w:line="360" w:before="0" w:after="140"/>
              <w:jc w:val="center"/>
              <w:rPr>
                <w:color w:val="000000"/>
              </w:rPr>
            </w:pPr>
            <w:r>
              <w:rPr>
                <w:color w:val="000000"/>
              </w:rPr>
              <w:t>2.75 ± 0.479</w:t>
            </w:r>
          </w:p>
        </w:tc>
      </w:tr>
      <w:tr>
        <w:trPr/>
        <w:tc>
          <w:tcPr>
            <w:tcW w:w="2180" w:type="dxa"/>
            <w:tcBorders/>
            <w:vAlign w:val="center"/>
          </w:tcPr>
          <w:p>
            <w:pPr>
              <w:pStyle w:val="Normal"/>
              <w:spacing w:lineRule="auto" w:line="360" w:before="0" w:after="140"/>
              <w:jc w:val="start"/>
              <w:rPr>
                <w:color w:val="000000"/>
              </w:rPr>
            </w:pPr>
            <w:r>
              <w:rPr>
                <w:color w:val="000000"/>
              </w:rPr>
              <w:t>1100</w:t>
            </w:r>
          </w:p>
        </w:tc>
        <w:tc>
          <w:tcPr>
            <w:tcW w:w="3687" w:type="dxa"/>
            <w:tcBorders/>
            <w:vAlign w:val="center"/>
          </w:tcPr>
          <w:p>
            <w:pPr>
              <w:pStyle w:val="Normal"/>
              <w:spacing w:lineRule="auto" w:line="360" w:before="0" w:after="140"/>
              <w:jc w:val="center"/>
              <w:rPr>
                <w:color w:val="000000"/>
              </w:rPr>
            </w:pPr>
            <w:r>
              <w:rPr>
                <w:color w:val="000000"/>
              </w:rPr>
              <w:t>93.5 ± 20.6</w:t>
            </w:r>
          </w:p>
        </w:tc>
        <w:tc>
          <w:tcPr>
            <w:tcW w:w="3770" w:type="dxa"/>
            <w:tcBorders/>
            <w:vAlign w:val="center"/>
          </w:tcPr>
          <w:p>
            <w:pPr>
              <w:pStyle w:val="Normal"/>
              <w:spacing w:lineRule="auto" w:line="360" w:before="0" w:after="140"/>
              <w:jc w:val="center"/>
              <w:rPr>
                <w:color w:val="000000"/>
              </w:rPr>
            </w:pPr>
            <w:r>
              <w:rPr>
                <w:color w:val="000000"/>
              </w:rPr>
              <w:t>5.5 ± 0.5</w:t>
            </w:r>
          </w:p>
        </w:tc>
      </w:tr>
      <w:tr>
        <w:trPr/>
        <w:tc>
          <w:tcPr>
            <w:tcW w:w="2180" w:type="dxa"/>
            <w:tcBorders/>
            <w:vAlign w:val="center"/>
          </w:tcPr>
          <w:p>
            <w:pPr>
              <w:pStyle w:val="Normal"/>
              <w:spacing w:lineRule="auto" w:line="360" w:before="0" w:after="140"/>
              <w:jc w:val="start"/>
              <w:rPr>
                <w:color w:val="000000"/>
              </w:rPr>
            </w:pPr>
            <w:r>
              <w:rPr>
                <w:color w:val="000000"/>
              </w:rPr>
              <w:t>1300</w:t>
            </w:r>
          </w:p>
        </w:tc>
        <w:tc>
          <w:tcPr>
            <w:tcW w:w="3687" w:type="dxa"/>
            <w:tcBorders/>
            <w:vAlign w:val="center"/>
          </w:tcPr>
          <w:p>
            <w:pPr>
              <w:pStyle w:val="Normal"/>
              <w:spacing w:lineRule="auto" w:line="360" w:before="0" w:after="140"/>
              <w:jc w:val="center"/>
              <w:rPr>
                <w:color w:val="000000"/>
              </w:rPr>
            </w:pPr>
            <w:r>
              <w:rPr>
                <w:color w:val="000000"/>
              </w:rPr>
              <w:t>21.5 ± 3.52</w:t>
            </w:r>
          </w:p>
        </w:tc>
        <w:tc>
          <w:tcPr>
            <w:tcW w:w="3770" w:type="dxa"/>
            <w:tcBorders/>
            <w:vAlign w:val="center"/>
          </w:tcPr>
          <w:p>
            <w:pPr>
              <w:pStyle w:val="Normal"/>
              <w:spacing w:lineRule="auto" w:line="360" w:before="0" w:after="140"/>
              <w:jc w:val="center"/>
              <w:rPr>
                <w:color w:val="000000"/>
              </w:rPr>
            </w:pPr>
            <w:r>
              <w:rPr>
                <w:color w:val="000000"/>
              </w:rPr>
              <w:t>3.5 ± 0.289</w:t>
            </w:r>
          </w:p>
        </w:tc>
      </w:tr>
      <w:tr>
        <w:trPr/>
        <w:tc>
          <w:tcPr>
            <w:tcW w:w="2180" w:type="dxa"/>
            <w:tcBorders/>
            <w:vAlign w:val="center"/>
          </w:tcPr>
          <w:p>
            <w:pPr>
              <w:pStyle w:val="Normal"/>
              <w:spacing w:lineRule="auto" w:line="360" w:before="0" w:after="140"/>
              <w:jc w:val="start"/>
              <w:rPr>
                <w:color w:val="000000"/>
              </w:rPr>
            </w:pPr>
            <w:r>
              <w:rPr>
                <w:color w:val="000000"/>
              </w:rPr>
              <w:t>1500</w:t>
            </w:r>
          </w:p>
        </w:tc>
        <w:tc>
          <w:tcPr>
            <w:tcW w:w="3687" w:type="dxa"/>
            <w:tcBorders/>
            <w:vAlign w:val="center"/>
          </w:tcPr>
          <w:p>
            <w:pPr>
              <w:pStyle w:val="Normal"/>
              <w:spacing w:lineRule="auto" w:line="360" w:before="0" w:after="140"/>
              <w:jc w:val="center"/>
              <w:rPr>
                <w:color w:val="000000"/>
              </w:rPr>
            </w:pPr>
            <w:r>
              <w:rPr>
                <w:color w:val="000000"/>
              </w:rPr>
              <w:t>24.25 ± 6.06</w:t>
            </w:r>
          </w:p>
        </w:tc>
        <w:tc>
          <w:tcPr>
            <w:tcW w:w="3770" w:type="dxa"/>
            <w:tcBorders/>
            <w:vAlign w:val="center"/>
          </w:tcPr>
          <w:p>
            <w:pPr>
              <w:pStyle w:val="Normal"/>
              <w:spacing w:lineRule="auto" w:line="360" w:before="0" w:after="140"/>
              <w:jc w:val="center"/>
              <w:rPr>
                <w:color w:val="000000"/>
              </w:rPr>
            </w:pPr>
            <w:r>
              <w:rPr>
                <w:color w:val="000000"/>
              </w:rPr>
              <w:t>3 ± 0.408</w:t>
            </w:r>
          </w:p>
        </w:tc>
      </w:tr>
      <w:tr>
        <w:trPr/>
        <w:tc>
          <w:tcPr>
            <w:tcW w:w="2180" w:type="dxa"/>
            <w:tcBorders/>
            <w:vAlign w:val="center"/>
          </w:tcPr>
          <w:p>
            <w:pPr>
              <w:pStyle w:val="Normal"/>
              <w:spacing w:lineRule="auto" w:line="360" w:before="0" w:after="140"/>
              <w:jc w:val="start"/>
              <w:rPr>
                <w:color w:val="000000"/>
              </w:rPr>
            </w:pPr>
            <w:r>
              <w:rPr>
                <w:color w:val="000000"/>
              </w:rPr>
              <w:t>1700</w:t>
            </w:r>
          </w:p>
        </w:tc>
        <w:tc>
          <w:tcPr>
            <w:tcW w:w="3687" w:type="dxa"/>
            <w:tcBorders/>
            <w:vAlign w:val="center"/>
          </w:tcPr>
          <w:p>
            <w:pPr>
              <w:pStyle w:val="Normal"/>
              <w:spacing w:lineRule="auto" w:line="360" w:before="0" w:after="140"/>
              <w:jc w:val="center"/>
              <w:rPr>
                <w:color w:val="000000"/>
              </w:rPr>
            </w:pPr>
            <w:r>
              <w:rPr>
                <w:color w:val="000000"/>
              </w:rPr>
              <w:t>26.5 ± 4.19</w:t>
            </w:r>
          </w:p>
        </w:tc>
        <w:tc>
          <w:tcPr>
            <w:tcW w:w="3770" w:type="dxa"/>
            <w:tcBorders/>
            <w:vAlign w:val="center"/>
          </w:tcPr>
          <w:p>
            <w:pPr>
              <w:pStyle w:val="Normal"/>
              <w:spacing w:lineRule="auto" w:line="360" w:before="0" w:after="140"/>
              <w:jc w:val="center"/>
              <w:rPr>
                <w:color w:val="000000"/>
              </w:rPr>
            </w:pPr>
            <w:r>
              <w:rPr>
                <w:color w:val="000000"/>
              </w:rPr>
              <w:t>4.5 ± 0.289</w:t>
            </w:r>
          </w:p>
        </w:tc>
      </w:tr>
      <w:tr>
        <w:trPr/>
        <w:tc>
          <w:tcPr>
            <w:tcW w:w="2180" w:type="dxa"/>
            <w:tcBorders/>
            <w:vAlign w:val="center"/>
          </w:tcPr>
          <w:p>
            <w:pPr>
              <w:pStyle w:val="Normal"/>
              <w:spacing w:lineRule="auto" w:line="360" w:before="0" w:after="140"/>
              <w:jc w:val="start"/>
              <w:rPr>
                <w:color w:val="000000"/>
              </w:rPr>
            </w:pPr>
            <w:r>
              <w:rPr>
                <w:color w:val="000000"/>
              </w:rPr>
              <w:t>1900</w:t>
            </w:r>
          </w:p>
        </w:tc>
        <w:tc>
          <w:tcPr>
            <w:tcW w:w="3687" w:type="dxa"/>
            <w:tcBorders/>
            <w:vAlign w:val="center"/>
          </w:tcPr>
          <w:p>
            <w:pPr>
              <w:pStyle w:val="Normal"/>
              <w:spacing w:lineRule="auto" w:line="360" w:before="0" w:after="140"/>
              <w:jc w:val="center"/>
              <w:rPr>
                <w:color w:val="000000"/>
              </w:rPr>
            </w:pPr>
            <w:r>
              <w:rPr>
                <w:color w:val="000000"/>
              </w:rPr>
              <w:t>8.25 ± 3.45</w:t>
            </w:r>
          </w:p>
        </w:tc>
        <w:tc>
          <w:tcPr>
            <w:tcW w:w="3770" w:type="dxa"/>
            <w:tcBorders/>
            <w:vAlign w:val="center"/>
          </w:tcPr>
          <w:p>
            <w:pPr>
              <w:pStyle w:val="Normal"/>
              <w:spacing w:lineRule="auto" w:line="360" w:before="0" w:after="140"/>
              <w:jc w:val="center"/>
              <w:rPr>
                <w:color w:val="000000"/>
              </w:rPr>
            </w:pPr>
            <w:r>
              <w:rPr>
                <w:color w:val="000000"/>
              </w:rPr>
              <w:t>2.5 ± 0.645</w:t>
            </w:r>
          </w:p>
        </w:tc>
      </w:tr>
      <w:tr>
        <w:trPr/>
        <w:tc>
          <w:tcPr>
            <w:tcW w:w="2180" w:type="dxa"/>
            <w:tcBorders/>
            <w:vAlign w:val="center"/>
          </w:tcPr>
          <w:p>
            <w:pPr>
              <w:pStyle w:val="Normal"/>
              <w:spacing w:lineRule="auto" w:line="360" w:before="0" w:after="140"/>
              <w:jc w:val="start"/>
              <w:rPr>
                <w:color w:val="000000"/>
              </w:rPr>
            </w:pPr>
            <w:r>
              <w:rPr>
                <w:color w:val="000000"/>
              </w:rPr>
              <w:t>Eastern slope</w:t>
            </w:r>
          </w:p>
        </w:tc>
        <w:tc>
          <w:tcPr>
            <w:tcW w:w="3687" w:type="dxa"/>
            <w:tcBorders/>
            <w:vAlign w:val="center"/>
          </w:tcPr>
          <w:p>
            <w:pPr>
              <w:pStyle w:val="Normal"/>
              <w:spacing w:lineRule="auto" w:line="360" w:before="0" w:after="140"/>
              <w:jc w:val="center"/>
              <w:rPr>
                <w:color w:val="000000"/>
              </w:rPr>
            </w:pPr>
            <w:r>
              <w:rPr>
                <w:color w:val="000000"/>
              </w:rPr>
            </w:r>
          </w:p>
        </w:tc>
        <w:tc>
          <w:tcPr>
            <w:tcW w:w="3770" w:type="dxa"/>
            <w:tcBorders/>
            <w:vAlign w:val="center"/>
          </w:tcPr>
          <w:p>
            <w:pPr>
              <w:pStyle w:val="Normal"/>
              <w:spacing w:lineRule="auto" w:line="360" w:before="0" w:after="140"/>
              <w:jc w:val="center"/>
              <w:rPr>
                <w:color w:val="000000"/>
              </w:rPr>
            </w:pPr>
            <w:r>
              <w:rPr>
                <w:color w:val="000000"/>
              </w:rPr>
            </w:r>
          </w:p>
        </w:tc>
      </w:tr>
      <w:tr>
        <w:trPr/>
        <w:tc>
          <w:tcPr>
            <w:tcW w:w="2180" w:type="dxa"/>
            <w:tcBorders/>
            <w:vAlign w:val="center"/>
          </w:tcPr>
          <w:p>
            <w:pPr>
              <w:pStyle w:val="Normal"/>
              <w:spacing w:lineRule="auto" w:line="360" w:before="0" w:after="140"/>
              <w:jc w:val="start"/>
              <w:rPr>
                <w:color w:val="000000"/>
              </w:rPr>
            </w:pPr>
            <w:r>
              <w:rPr>
                <w:color w:val="000000"/>
              </w:rPr>
              <w:t>1700</w:t>
            </w:r>
          </w:p>
        </w:tc>
        <w:tc>
          <w:tcPr>
            <w:tcW w:w="3687" w:type="dxa"/>
            <w:tcBorders/>
            <w:vAlign w:val="center"/>
          </w:tcPr>
          <w:p>
            <w:pPr>
              <w:pStyle w:val="Normal"/>
              <w:spacing w:lineRule="auto" w:line="360" w:before="0" w:after="140"/>
              <w:jc w:val="center"/>
              <w:rPr>
                <w:color w:val="000000"/>
              </w:rPr>
            </w:pPr>
            <w:r>
              <w:rPr>
                <w:color w:val="000000"/>
              </w:rPr>
              <w:t>37.75 ± 6.86</w:t>
            </w:r>
          </w:p>
        </w:tc>
        <w:tc>
          <w:tcPr>
            <w:tcW w:w="3770" w:type="dxa"/>
            <w:tcBorders/>
            <w:vAlign w:val="center"/>
          </w:tcPr>
          <w:p>
            <w:pPr>
              <w:pStyle w:val="Normal"/>
              <w:spacing w:lineRule="auto" w:line="360" w:before="0" w:after="140"/>
              <w:jc w:val="center"/>
              <w:rPr>
                <w:color w:val="000000"/>
              </w:rPr>
            </w:pPr>
            <w:r>
              <w:rPr>
                <w:color w:val="000000"/>
              </w:rPr>
              <w:t>3.75 ± 0.479</w:t>
            </w:r>
          </w:p>
        </w:tc>
      </w:tr>
      <w:tr>
        <w:trPr/>
        <w:tc>
          <w:tcPr>
            <w:tcW w:w="2180" w:type="dxa"/>
            <w:tcBorders/>
            <w:vAlign w:val="center"/>
          </w:tcPr>
          <w:p>
            <w:pPr>
              <w:pStyle w:val="Normal"/>
              <w:spacing w:lineRule="auto" w:line="360" w:before="0" w:after="140"/>
              <w:jc w:val="start"/>
              <w:rPr>
                <w:color w:val="000000"/>
              </w:rPr>
            </w:pPr>
            <w:r>
              <w:rPr>
                <w:color w:val="000000"/>
              </w:rPr>
              <w:t>1500</w:t>
            </w:r>
          </w:p>
        </w:tc>
        <w:tc>
          <w:tcPr>
            <w:tcW w:w="3687" w:type="dxa"/>
            <w:tcBorders/>
            <w:vAlign w:val="center"/>
          </w:tcPr>
          <w:p>
            <w:pPr>
              <w:pStyle w:val="Normal"/>
              <w:spacing w:lineRule="auto" w:line="360" w:before="0" w:after="140"/>
              <w:jc w:val="center"/>
              <w:rPr>
                <w:color w:val="000000"/>
              </w:rPr>
            </w:pPr>
            <w:r>
              <w:rPr>
                <w:color w:val="000000"/>
              </w:rPr>
              <w:t>29.5 ± 8.53</w:t>
            </w:r>
          </w:p>
        </w:tc>
        <w:tc>
          <w:tcPr>
            <w:tcW w:w="3770" w:type="dxa"/>
            <w:tcBorders/>
            <w:vAlign w:val="center"/>
          </w:tcPr>
          <w:p>
            <w:pPr>
              <w:pStyle w:val="Normal"/>
              <w:spacing w:lineRule="auto" w:line="360" w:before="0" w:after="140"/>
              <w:jc w:val="center"/>
              <w:rPr>
                <w:color w:val="000000"/>
              </w:rPr>
            </w:pPr>
            <w:r>
              <w:rPr>
                <w:color w:val="000000"/>
              </w:rPr>
              <w:t>3.5 ± 0.645</w:t>
            </w:r>
          </w:p>
        </w:tc>
      </w:tr>
      <w:tr>
        <w:trPr/>
        <w:tc>
          <w:tcPr>
            <w:tcW w:w="2180" w:type="dxa"/>
            <w:tcBorders/>
            <w:vAlign w:val="center"/>
          </w:tcPr>
          <w:p>
            <w:pPr>
              <w:pStyle w:val="Normal"/>
              <w:spacing w:lineRule="auto" w:line="360" w:before="0" w:after="140"/>
              <w:jc w:val="start"/>
              <w:rPr>
                <w:color w:val="000000"/>
              </w:rPr>
            </w:pPr>
            <w:r>
              <w:rPr>
                <w:color w:val="000000"/>
              </w:rPr>
              <w:t>1300</w:t>
            </w:r>
          </w:p>
        </w:tc>
        <w:tc>
          <w:tcPr>
            <w:tcW w:w="3687" w:type="dxa"/>
            <w:tcBorders/>
            <w:vAlign w:val="center"/>
          </w:tcPr>
          <w:p>
            <w:pPr>
              <w:pStyle w:val="Normal"/>
              <w:spacing w:lineRule="auto" w:line="360" w:before="0" w:after="140"/>
              <w:jc w:val="center"/>
              <w:rPr>
                <w:color w:val="000000"/>
              </w:rPr>
            </w:pPr>
            <w:r>
              <w:rPr>
                <w:color w:val="000000"/>
              </w:rPr>
              <w:t>16.5 ± 13.5</w:t>
            </w:r>
          </w:p>
        </w:tc>
        <w:tc>
          <w:tcPr>
            <w:tcW w:w="3770" w:type="dxa"/>
            <w:tcBorders/>
            <w:vAlign w:val="center"/>
          </w:tcPr>
          <w:p>
            <w:pPr>
              <w:pStyle w:val="Normal"/>
              <w:spacing w:lineRule="auto" w:line="360" w:before="0" w:after="140"/>
              <w:jc w:val="center"/>
              <w:rPr>
                <w:color w:val="000000"/>
              </w:rPr>
            </w:pPr>
            <w:r>
              <w:rPr>
                <w:color w:val="000000"/>
              </w:rPr>
              <w:t>1.25 ± 0.25</w:t>
            </w:r>
          </w:p>
        </w:tc>
      </w:tr>
      <w:tr>
        <w:trPr/>
        <w:tc>
          <w:tcPr>
            <w:tcW w:w="2180" w:type="dxa"/>
            <w:tcBorders/>
            <w:vAlign w:val="center"/>
          </w:tcPr>
          <w:p>
            <w:pPr>
              <w:pStyle w:val="Normal"/>
              <w:spacing w:lineRule="auto" w:line="360" w:before="0" w:after="140"/>
              <w:jc w:val="start"/>
              <w:rPr>
                <w:color w:val="000000"/>
              </w:rPr>
            </w:pPr>
            <w:r>
              <w:rPr>
                <w:color w:val="000000"/>
              </w:rPr>
              <w:t>1100</w:t>
            </w:r>
          </w:p>
        </w:tc>
        <w:tc>
          <w:tcPr>
            <w:tcW w:w="3687" w:type="dxa"/>
            <w:tcBorders/>
            <w:vAlign w:val="center"/>
          </w:tcPr>
          <w:p>
            <w:pPr>
              <w:pStyle w:val="Normal"/>
              <w:spacing w:lineRule="auto" w:line="360" w:before="0" w:after="140"/>
              <w:jc w:val="center"/>
              <w:rPr>
                <w:color w:val="000000"/>
              </w:rPr>
            </w:pPr>
            <w:r>
              <w:rPr>
                <w:color w:val="000000"/>
              </w:rPr>
              <w:t>13.5 ± 6.81</w:t>
            </w:r>
          </w:p>
        </w:tc>
        <w:tc>
          <w:tcPr>
            <w:tcW w:w="3770" w:type="dxa"/>
            <w:tcBorders/>
            <w:vAlign w:val="center"/>
          </w:tcPr>
          <w:p>
            <w:pPr>
              <w:pStyle w:val="Normal"/>
              <w:spacing w:lineRule="auto" w:line="360" w:before="0" w:after="140"/>
              <w:jc w:val="center"/>
              <w:rPr>
                <w:color w:val="000000"/>
              </w:rPr>
            </w:pPr>
            <w:r>
              <w:rPr>
                <w:color w:val="000000"/>
              </w:rPr>
              <w:t>3 ± 0.577</w:t>
            </w:r>
          </w:p>
        </w:tc>
      </w:tr>
      <w:tr>
        <w:trPr/>
        <w:tc>
          <w:tcPr>
            <w:tcW w:w="2180" w:type="dxa"/>
            <w:tcBorders/>
            <w:vAlign w:val="center"/>
          </w:tcPr>
          <w:p>
            <w:pPr>
              <w:pStyle w:val="Normal"/>
              <w:spacing w:lineRule="auto" w:line="360" w:before="0" w:after="140"/>
              <w:jc w:val="start"/>
              <w:rPr>
                <w:color w:val="000000"/>
              </w:rPr>
            </w:pPr>
            <w:r>
              <w:rPr>
                <w:color w:val="000000"/>
              </w:rPr>
              <w:t>900</w:t>
            </w:r>
          </w:p>
        </w:tc>
        <w:tc>
          <w:tcPr>
            <w:tcW w:w="3687" w:type="dxa"/>
            <w:tcBorders/>
            <w:vAlign w:val="center"/>
          </w:tcPr>
          <w:p>
            <w:pPr>
              <w:pStyle w:val="Normal"/>
              <w:spacing w:lineRule="auto" w:line="360" w:before="0" w:after="140"/>
              <w:jc w:val="center"/>
              <w:rPr>
                <w:color w:val="000000"/>
              </w:rPr>
            </w:pPr>
            <w:r>
              <w:rPr>
                <w:color w:val="000000"/>
              </w:rPr>
              <w:t>16 ± 3.94</w:t>
            </w:r>
          </w:p>
        </w:tc>
        <w:tc>
          <w:tcPr>
            <w:tcW w:w="3770" w:type="dxa"/>
            <w:tcBorders/>
            <w:vAlign w:val="center"/>
          </w:tcPr>
          <w:p>
            <w:pPr>
              <w:pStyle w:val="Normal"/>
              <w:spacing w:lineRule="auto" w:line="360" w:before="0" w:after="140"/>
              <w:jc w:val="center"/>
              <w:rPr>
                <w:color w:val="000000"/>
              </w:rPr>
            </w:pPr>
            <w:r>
              <w:rPr>
                <w:color w:val="000000"/>
              </w:rPr>
              <w:t>2.25 ± 0.25</w:t>
            </w:r>
          </w:p>
        </w:tc>
      </w:tr>
      <w:tr>
        <w:trPr/>
        <w:tc>
          <w:tcPr>
            <w:tcW w:w="2180" w:type="dxa"/>
            <w:tcBorders>
              <w:bottom w:val="single" w:sz="6" w:space="0" w:color="000000"/>
            </w:tcBorders>
            <w:vAlign w:val="center"/>
          </w:tcPr>
          <w:p>
            <w:pPr>
              <w:pStyle w:val="Normal"/>
              <w:spacing w:lineRule="auto" w:line="360" w:before="0" w:after="140"/>
              <w:jc w:val="start"/>
              <w:rPr>
                <w:color w:val="000000"/>
              </w:rPr>
            </w:pPr>
            <w:r>
              <w:rPr>
                <w:color w:val="000000"/>
              </w:rPr>
              <w:t>500</w:t>
            </w:r>
          </w:p>
        </w:tc>
        <w:tc>
          <w:tcPr>
            <w:tcW w:w="3687" w:type="dxa"/>
            <w:tcBorders>
              <w:bottom w:val="single" w:sz="6" w:space="0" w:color="000000"/>
            </w:tcBorders>
            <w:vAlign w:val="center"/>
          </w:tcPr>
          <w:p>
            <w:pPr>
              <w:pStyle w:val="Normal"/>
              <w:spacing w:lineRule="auto" w:line="360" w:before="0" w:after="140"/>
              <w:jc w:val="center"/>
              <w:rPr>
                <w:color w:val="000000"/>
              </w:rPr>
            </w:pPr>
            <w:r>
              <w:rPr>
                <w:color w:val="000000"/>
              </w:rPr>
              <w:t>23.5 ± 8.86</w:t>
            </w:r>
          </w:p>
        </w:tc>
        <w:tc>
          <w:tcPr>
            <w:tcW w:w="3770" w:type="dxa"/>
            <w:tcBorders>
              <w:bottom w:val="single" w:sz="6" w:space="0" w:color="000000"/>
            </w:tcBorders>
            <w:vAlign w:val="center"/>
          </w:tcPr>
          <w:p>
            <w:pPr>
              <w:pStyle w:val="Normal"/>
              <w:spacing w:lineRule="auto" w:line="360" w:before="0" w:after="140"/>
              <w:jc w:val="center"/>
              <w:rPr>
                <w:color w:val="000000"/>
              </w:rPr>
            </w:pPr>
            <w:r>
              <w:rPr>
                <w:color w:val="000000"/>
              </w:rPr>
              <w:t>3 ± 0.408</w:t>
            </w:r>
          </w:p>
        </w:tc>
      </w:tr>
    </w:tbl>
    <w:p>
      <w:pPr>
        <w:pStyle w:val="Heading2"/>
        <w:numPr>
          <w:ilvl w:val="1"/>
          <w:numId w:val="1"/>
        </w:numPr>
        <w:spacing w:lineRule="auto" w:line="360"/>
        <w:rPr/>
      </w:pPr>
      <w:r>
        <w:rPr/>
        <w:t>Historical beetle population comparisons</w:t>
      </w:r>
    </w:p>
    <w:p>
      <w:pPr>
        <w:pStyle w:val="Normal"/>
        <w:spacing w:lineRule="auto" w:line="360" w:before="0" w:after="140"/>
        <w:rPr>
          <w:color w:val="000000"/>
        </w:rPr>
      </w:pPr>
      <w:commentRangeStart w:id="25"/>
      <w:r>
        <w:rPr>
          <w:b/>
          <w:bCs/>
          <w:color w:val="000000"/>
        </w:rPr>
        <w:t xml:space="preserve">Figure I </w:t>
      </w:r>
      <w:r>
        <w:rPr>
          <w:color w:val="000000"/>
        </w:rPr>
        <w:t xml:space="preserve">mean abundance </w:t>
      </w:r>
      <w:r>
        <w:rPr>
          <w:color w:val="000000"/>
        </w:rPr>
      </w:r>
      <w:commentRangeEnd w:id="25"/>
      <w:r>
        <w:commentReference w:id="25"/>
      </w:r>
      <w:r>
        <w:drawing>
          <wp:anchor distT="0" distB="0" distL="0" distR="0" simplePos="0" relativeHeight="20" behindDoc="0" locked="0" layoutInCell="0" allowOverlap="1">
            <wp:simplePos x="0" y="0"/>
            <wp:positionH relativeFrom="column">
              <wp:posOffset>0</wp:posOffset>
            </wp:positionH>
            <wp:positionV relativeFrom="paragraph">
              <wp:posOffset>635</wp:posOffset>
            </wp:positionV>
            <wp:extent cx="6120130" cy="3442335"/>
            <wp:effectExtent l="0" t="0" r="0" b="0"/>
            <wp:wrapSquare wrapText="bothSides"/>
            <wp:docPr id="2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2.png"/>
                    <pic:cNvPicPr>
                      <a:picLocks noChangeAspect="1" noChangeArrowheads="1"/>
                    </pic:cNvPicPr>
                  </pic:nvPicPr>
                  <pic:blipFill>
                    <a:blip r:embed="rId30"/>
                    <a:stretch>
                      <a:fillRect/>
                    </a:stretch>
                  </pic:blipFill>
                  <pic:spPr bwMode="auto">
                    <a:xfrm>
                      <a:off x="0" y="0"/>
                      <a:ext cx="6120130" cy="3442335"/>
                    </a:xfrm>
                    <a:prstGeom prst="rect">
                      <a:avLst/>
                    </a:prstGeom>
                    <a:noFill/>
                  </pic:spPr>
                </pic:pic>
              </a:graphicData>
            </a:graphic>
          </wp:anchor>
        </w:drawing>
        <w:drawing>
          <wp:anchor distT="0" distB="0" distL="0" distR="0" simplePos="0" relativeHeight="21" behindDoc="0" locked="0" layoutInCell="0" allowOverlap="1">
            <wp:simplePos x="0" y="0"/>
            <wp:positionH relativeFrom="column">
              <wp:posOffset>0</wp:posOffset>
            </wp:positionH>
            <wp:positionV relativeFrom="paragraph">
              <wp:posOffset>3480435</wp:posOffset>
            </wp:positionV>
            <wp:extent cx="6120130" cy="3442335"/>
            <wp:effectExtent l="0" t="0" r="0" b="0"/>
            <wp:wrapSquare wrapText="bothSides"/>
            <wp:docPr id="28"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png"/>
                    <pic:cNvPicPr>
                      <a:picLocks noChangeAspect="1" noChangeArrowheads="1"/>
                    </pic:cNvPicPr>
                  </pic:nvPicPr>
                  <pic:blipFill>
                    <a:blip r:embed="rId31"/>
                    <a:stretch>
                      <a:fillRect/>
                    </a:stretch>
                  </pic:blipFill>
                  <pic:spPr bwMode="auto">
                    <a:xfrm>
                      <a:off x="0" y="0"/>
                      <a:ext cx="6120130" cy="3442335"/>
                    </a:xfrm>
                    <a:prstGeom prst="rect">
                      <a:avLst/>
                    </a:prstGeom>
                    <a:noFill/>
                  </pic:spPr>
                </pic:pic>
              </a:graphicData>
            </a:graphic>
          </wp:anchor>
        </w:drawing>
      </w:r>
      <w:r>
        <w:rPr>
          <w:color w:val="000000"/>
        </w:rPr>
        <w:t>of the three species separated by (a) the sampling period, and (b) the sampling year, across the sites of the altitudinal gradient.</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 xml:space="preserve">When comparing the contemporary beetle samples (October 2022, October 2023) to the historical samples (October 2002, October 2003), due to how the beetle identifications were not directly comparable to each other as stated previously, only mean abundance of the three key species were utilised in the analyses. Comparing the box plots of abundance and altitudinal site separated by year, it can be observed that in the historical samples the abundance seems generally greater, especially in 2003 (figure I). Additionally, the peaks of abundance for the </w:t>
      </w:r>
      <w:r>
        <w:rPr>
          <w:i/>
          <w:iCs/>
          <w:color w:val="000000"/>
        </w:rPr>
        <w:t xml:space="preserve">Anthia decemguttata </w:t>
      </w:r>
      <w:r>
        <w:rPr>
          <w:color w:val="000000"/>
        </w:rPr>
        <w:t xml:space="preserve">and </w:t>
      </w:r>
      <w:r>
        <w:rPr>
          <w:i/>
          <w:iCs/>
          <w:color w:val="000000"/>
        </w:rPr>
        <w:t xml:space="preserve">Zophosis gracilicornis </w:t>
      </w:r>
      <w:r>
        <w:rPr>
          <w:color w:val="000000"/>
        </w:rPr>
        <w:t>within the respective years, have shifted from being at around 1300-1700 m in altitude (on the western slope), to mostly converging at site 7 (1100 m (W)) (Appendix S2).</w:t>
      </w:r>
    </w:p>
    <w:p>
      <w:pPr>
        <w:pStyle w:val="Normal"/>
        <w:spacing w:lineRule="auto" w:line="360" w:before="0" w:after="140"/>
        <w:rPr>
          <w:color w:val="000000"/>
        </w:rPr>
      </w:pPr>
      <w:r>
        <w:rPr>
          <w:color w:val="000000"/>
        </w:rPr>
        <w:t xml:space="preserve">The nMDS </w:t>
      </w:r>
      <w:r>
        <w:rPr/>
        <w:t>plots of</w:t>
      </w:r>
      <w:r>
        <w:rPr>
          <w:color w:val="000000"/>
        </w:rPr>
        <w:t xml:space="preserve"> mean abundance compared between the different sampling years shows that although there is some overlap between the observations from the years of the different sampling periods, there is a clear grouping of the historical samplings when compared to the contemporary ones (figure J). This dissimilarity is not as present when comparing the presences of the species between the years, with a more uniform distribution present in the observations (figure K). These plots therefore indicate that although the abundance of these three species has changed to some degree over time, the distribution of the populations over the transect has not changed as much. Individual sites have different specific relationships with both abundance and presence than when considering the transect as a whole (Appendix S3).</w:t>
      </w:r>
    </w:p>
    <w:p>
      <w:pPr>
        <w:pStyle w:val="Normal"/>
        <w:spacing w:lineRule="auto" w:line="360" w:before="0" w:after="140"/>
        <w:rPr>
          <w:b/>
          <w:bCs/>
          <w:color w:val="000000"/>
        </w:rPr>
      </w:pPr>
      <w:r>
        <w:rPr>
          <w:b/>
          <w:bCs/>
          <w:color w:val="000000"/>
        </w:rPr>
        <w:t xml:space="preserve">Figure J </w:t>
      </w:r>
      <w:r>
        <w:rPr>
          <w:color w:val="000000"/>
        </w:rPr>
        <w:t>Abundance of the three key species separated by sampling year</w:t>
      </w:r>
      <w:ins w:id="310" w:author="Charlene Janion-Scheepers" w:date="2026-03-20T15:23:00Z">
        <w:r>
          <w:drawing>
            <wp:anchor distT="0" distB="0" distL="0" distR="0" simplePos="0" relativeHeight="22"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2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png"/>
                      <pic:cNvPicPr>
                        <a:picLocks noChangeAspect="1" noChangeArrowheads="1"/>
                      </pic:cNvPicPr>
                    </pic:nvPicPr>
                    <pic:blipFill>
                      <a:blip r:embed="rId32"/>
                      <a:stretch>
                        <a:fillRect/>
                      </a:stretch>
                    </pic:blipFill>
                    <pic:spPr bwMode="auto">
                      <a:xfrm>
                        <a:off x="0" y="0"/>
                        <a:ext cx="6120130" cy="3304540"/>
                      </a:xfrm>
                      <a:prstGeom prst="rect">
                        <a:avLst/>
                      </a:prstGeom>
                      <a:noFill/>
                    </pic:spPr>
                  </pic:pic>
                </a:graphicData>
              </a:graphic>
            </wp:anchor>
          </w:drawing>
        </w:r>
      </w:ins>
      <w:ins w:id="311" w:author="Charlene Janion-Scheepers" w:date="2026-03-20T15:23:00Z">
        <w:r>
          <w:rPr>
            <w:color w:val="000000"/>
          </w:rPr>
          <w:t>.</w:t>
        </w:r>
      </w:ins>
    </w:p>
    <w:p>
      <w:pPr>
        <w:pStyle w:val="Normal"/>
        <w:spacing w:lineRule="auto" w:line="360" w:before="0" w:after="140"/>
        <w:rPr>
          <w:b/>
          <w:bCs/>
          <w:color w:val="000000"/>
        </w:rPr>
      </w:pPr>
      <w:r>
        <w:rPr>
          <w:b/>
          <w:bCs/>
          <w:color w:val="000000"/>
        </w:rPr>
        <w:t xml:space="preserve">Figure K </w:t>
      </w:r>
      <w:r>
        <w:rPr>
          <w:color w:val="000000"/>
        </w:rPr>
        <w:t>Presence of the three key species separated by sampling year</w:t>
      </w:r>
      <w:r>
        <w:rPr/>
        <w:commentReference w:id="26"/>
      </w:r>
      <w:r>
        <w:drawing>
          <wp:anchor distT="0" distB="0" distL="0" distR="0" simplePos="0" relativeHeight="23" behindDoc="0" locked="0" layoutInCell="0" allowOverlap="1">
            <wp:simplePos x="0" y="0"/>
            <wp:positionH relativeFrom="column">
              <wp:posOffset>0</wp:posOffset>
            </wp:positionH>
            <wp:positionV relativeFrom="paragraph">
              <wp:posOffset>93980</wp:posOffset>
            </wp:positionV>
            <wp:extent cx="6120130" cy="3304540"/>
            <wp:effectExtent l="0" t="0" r="0" b="0"/>
            <wp:wrapTopAndBottom/>
            <wp:docPr id="30"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png"/>
                    <pic:cNvPicPr>
                      <a:picLocks noChangeAspect="1" noChangeArrowheads="1"/>
                    </pic:cNvPicPr>
                  </pic:nvPicPr>
                  <pic:blipFill>
                    <a:blip r:embed="rId33"/>
                    <a:stretch>
                      <a:fillRect/>
                    </a:stretch>
                  </pic:blipFill>
                  <pic:spPr bwMode="auto">
                    <a:xfrm>
                      <a:off x="0" y="0"/>
                      <a:ext cx="6120130" cy="3304540"/>
                    </a:xfrm>
                    <a:prstGeom prst="rect">
                      <a:avLst/>
                    </a:prstGeom>
                    <a:noFill/>
                  </pic:spPr>
                </pic:pic>
              </a:graphicData>
            </a:graphic>
          </wp:anchor>
        </w:drawing>
      </w:r>
      <w:r>
        <w:rPr/>
        <w:commentReference w:id="27"/>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A heatmap of the Jaccardian similarities between the different altitudinal sites shows which of the sites are the most similar to each other (figure L). It shows that different “blocks” of sites are similar to each other both due to matching vegetation types, as well as relative altitudinal placement across the gradient of the transect, even on opposing aspects. The two sites at the peak and at 1300 m on the eastern aspect had no recorded observations of any of the key species in every year except for one, and due to multiple rows of zeroes, had to be excluded from the heatmap.</w:t>
      </w:r>
    </w:p>
    <w:p>
      <w:pPr>
        <w:pStyle w:val="Normal"/>
        <w:spacing w:lineRule="auto" w:line="360" w:before="0" w:after="140"/>
        <w:rPr>
          <w:b/>
          <w:bCs/>
          <w:color w:val="000000"/>
        </w:rPr>
      </w:pPr>
      <w:r>
        <w:rPr>
          <w:b/>
          <w:bCs/>
          <w:color w:val="000000"/>
        </w:rPr>
        <w:t xml:space="preserve">Figure L </w:t>
      </w:r>
      <w:r>
        <w:drawing>
          <wp:anchor distT="0" distB="0" distL="0" distR="0" simplePos="0" relativeHeight="24" behindDoc="0" locked="0" layoutInCell="0" allowOverlap="1">
            <wp:simplePos x="0" y="0"/>
            <wp:positionH relativeFrom="column">
              <wp:posOffset>0</wp:posOffset>
            </wp:positionH>
            <wp:positionV relativeFrom="paragraph">
              <wp:posOffset>635</wp:posOffset>
            </wp:positionV>
            <wp:extent cx="6120130" cy="4766310"/>
            <wp:effectExtent l="0" t="0" r="0" b="0"/>
            <wp:wrapSquare wrapText="bothSides"/>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png"/>
                    <pic:cNvPicPr>
                      <a:picLocks noChangeAspect="1" noChangeArrowheads="1"/>
                    </pic:cNvPicPr>
                  </pic:nvPicPr>
                  <pic:blipFill>
                    <a:blip r:embed="rId34"/>
                    <a:stretch>
                      <a:fillRect/>
                    </a:stretch>
                  </pic:blipFill>
                  <pic:spPr bwMode="auto">
                    <a:xfrm>
                      <a:off x="0" y="0"/>
                      <a:ext cx="6120130" cy="4766310"/>
                    </a:xfrm>
                    <a:prstGeom prst="rect">
                      <a:avLst/>
                    </a:prstGeom>
                    <a:noFill/>
                  </pic:spPr>
                </pic:pic>
              </a:graphicData>
            </a:graphic>
          </wp:anchor>
        </w:drawing>
      </w:r>
      <w:r>
        <w:rPr>
          <w:color w:val="000000"/>
        </w:rPr>
        <w:t>Heatmap of Jaccardian similarities between different altitudinal sites.</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 xml:space="preserve">Dendrograms of the different sampling periods show how the different sites are related to each other with regards to beetle abundance (figure M). From the clustering of the </w:t>
      </w:r>
      <w:r>
        <w:rPr/>
        <w:t>dendrogram</w:t>
      </w:r>
      <w:r>
        <w:rPr>
          <w:color w:val="000000"/>
        </w:rPr>
        <w:t xml:space="preserve"> branches it can be observed that in both sampling periods, for the most part the sites are separated into two main groups. The first group </w:t>
      </w:r>
      <w:r>
        <w:rPr/>
        <w:t>consists</w:t>
      </w:r>
      <w:r>
        <w:rPr>
          <w:color w:val="000000"/>
        </w:rPr>
        <w:t xml:space="preserve"> of the Proteoid and Restioid vegetation sites, and the second group </w:t>
      </w:r>
      <w:r>
        <w:rPr/>
        <w:t>consists</w:t>
      </w:r>
      <w:r>
        <w:rPr>
          <w:color w:val="000000"/>
        </w:rPr>
        <w:t xml:space="preserve"> of the mid-high altitude Ericaceous sites. The site at 1300 m on the eastern slope is different from every single other site, along with the peak of the transect.</w:t>
      </w:r>
    </w:p>
    <w:p>
      <w:pPr>
        <w:pStyle w:val="Normal"/>
        <w:spacing w:lineRule="auto" w:line="360" w:before="0" w:after="140"/>
        <w:rPr>
          <w:color w:val="000000"/>
        </w:rPr>
      </w:pPr>
      <w:r>
        <w:rPr>
          <w:color w:val="000000"/>
        </w:rPr>
        <w:t xml:space="preserve">The GLMMs were used to quantify the difference in abundance between the years and sampling periods. When all of the species and sites are considered together, the only year that shows a significant difference in abundance was 2023 (77% decline in abundance, p: &lt;0.001) (table A). When comparing the entire sampling periods against each other, there is a significant 19% decline in abundance (p: &lt;0.001) between all </w:t>
      </w:r>
      <w:r>
        <w:rPr/>
        <w:t>of the species</w:t>
      </w:r>
      <w:r>
        <w:rPr>
          <w:color w:val="000000"/>
        </w:rPr>
        <w:t xml:space="preserve"> in the historical beetle samples and all of the species in the contemporary beetle samples.</w:t>
      </w:r>
    </w:p>
    <w:p>
      <w:pPr>
        <w:pStyle w:val="Normal"/>
        <w:spacing w:lineRule="auto" w:line="360" w:before="0" w:after="140"/>
        <w:rPr>
          <w:color w:val="000000"/>
        </w:rPr>
      </w:pPr>
      <w:r>
        <w:rPr>
          <w:color w:val="000000"/>
        </w:rPr>
      </w:r>
    </w:p>
    <w:p>
      <w:pPr>
        <w:pStyle w:val="Normal"/>
        <w:spacing w:lineRule="auto" w:line="360" w:before="0" w:after="140"/>
        <w:rPr>
          <w:b/>
          <w:bCs/>
          <w:color w:val="000000"/>
        </w:rPr>
      </w:pPr>
      <w:r>
        <w:rPr>
          <w:b/>
          <w:bCs/>
          <w:color w:val="000000"/>
        </w:rPr>
        <w:t xml:space="preserve">Figure M </w:t>
      </w:r>
      <w:r>
        <w:rPr/>
        <w:t>Dendrogram</w:t>
      </w:r>
      <w:r>
        <w:drawing>
          <wp:anchor distT="0" distB="0" distL="0" distR="0" simplePos="0" relativeHeight="25" behindDoc="0" locked="0" layoutInCell="0" allowOverlap="1">
            <wp:simplePos x="0" y="0"/>
            <wp:positionH relativeFrom="column">
              <wp:posOffset>0</wp:posOffset>
            </wp:positionH>
            <wp:positionV relativeFrom="paragraph">
              <wp:posOffset>635</wp:posOffset>
            </wp:positionV>
            <wp:extent cx="6120130" cy="3924300"/>
            <wp:effectExtent l="0" t="0" r="0" b="0"/>
            <wp:wrapSquare wrapText="bothSides"/>
            <wp:docPr id="3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png"/>
                    <pic:cNvPicPr>
                      <a:picLocks noChangeAspect="1" noChangeArrowheads="1"/>
                    </pic:cNvPicPr>
                  </pic:nvPicPr>
                  <pic:blipFill>
                    <a:blip r:embed="rId35"/>
                    <a:stretch>
                      <a:fillRect/>
                    </a:stretch>
                  </pic:blipFill>
                  <pic:spPr bwMode="auto">
                    <a:xfrm>
                      <a:off x="0" y="0"/>
                      <a:ext cx="6120130" cy="3924300"/>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0</wp:posOffset>
            </wp:positionH>
            <wp:positionV relativeFrom="paragraph">
              <wp:posOffset>3840480</wp:posOffset>
            </wp:positionV>
            <wp:extent cx="6120130" cy="4007485"/>
            <wp:effectExtent l="0" t="0" r="0" b="0"/>
            <wp:wrapSquare wrapText="bothSides"/>
            <wp:docPr id="3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png"/>
                    <pic:cNvPicPr>
                      <a:picLocks noChangeAspect="1" noChangeArrowheads="1"/>
                    </pic:cNvPicPr>
                  </pic:nvPicPr>
                  <pic:blipFill>
                    <a:blip r:embed="rId36"/>
                    <a:stretch>
                      <a:fillRect/>
                    </a:stretch>
                  </pic:blipFill>
                  <pic:spPr bwMode="auto">
                    <a:xfrm>
                      <a:off x="0" y="0"/>
                      <a:ext cx="6120130" cy="4007485"/>
                    </a:xfrm>
                    <a:prstGeom prst="rect">
                      <a:avLst/>
                    </a:prstGeom>
                    <a:noFill/>
                  </pic:spPr>
                </pic:pic>
              </a:graphicData>
            </a:graphic>
          </wp:anchor>
        </w:drawing>
      </w:r>
      <w:r>
        <w:rPr>
          <w:color w:val="000000"/>
        </w:rPr>
        <w:t xml:space="preserve"> showing the hierarchical clustering of the different sites across the transect in both (a) the 2002-2003 sampling period, and (b) the 2022-2023 sampling period.</w:t>
      </w:r>
    </w:p>
    <w:p>
      <w:pPr>
        <w:pStyle w:val="Normal"/>
        <w:spacing w:lineRule="auto" w:line="360" w:before="0" w:after="140"/>
        <w:rPr>
          <w:color w:val="000000"/>
        </w:rPr>
      </w:pPr>
      <w:r>
        <w:rPr>
          <w:color w:val="000000"/>
        </w:rPr>
      </w:r>
    </w:p>
    <w:p>
      <w:pPr>
        <w:pStyle w:val="Normal"/>
        <w:spacing w:lineRule="auto" w:line="360" w:before="0" w:after="140"/>
        <w:rPr>
          <w:b/>
          <w:bCs/>
          <w:color w:val="000000"/>
        </w:rPr>
      </w:pPr>
      <w:r>
        <w:rPr>
          <w:color w:val="000000"/>
        </w:rPr>
        <w:t xml:space="preserve">When </w:t>
      </w:r>
      <w:r>
        <w:rPr/>
        <w:t>analysing each</w:t>
      </w:r>
      <w:r>
        <w:rPr>
          <w:color w:val="000000"/>
        </w:rPr>
        <w:t xml:space="preserve"> individual species by itself, the </w:t>
      </w:r>
      <w:r>
        <w:rPr>
          <w:i/>
          <w:iCs/>
          <w:color w:val="000000"/>
        </w:rPr>
        <w:t xml:space="preserve">Stenocara </w:t>
      </w:r>
      <w:r>
        <w:rPr>
          <w:color w:val="000000"/>
        </w:rPr>
        <w:t xml:space="preserve">did not show significant changes in abundance between any year or sampling period. The </w:t>
      </w:r>
      <w:r>
        <w:rPr>
          <w:i/>
          <w:iCs/>
          <w:color w:val="000000"/>
        </w:rPr>
        <w:t xml:space="preserve">Anthia </w:t>
      </w:r>
      <w:r>
        <w:rPr>
          <w:color w:val="000000"/>
        </w:rPr>
        <w:t xml:space="preserve">showed a significant increase in one of the contemporary years compared to the baseline data. The </w:t>
      </w:r>
      <w:r>
        <w:rPr>
          <w:i/>
          <w:iCs/>
          <w:color w:val="000000"/>
        </w:rPr>
        <w:t xml:space="preserve">Zophosis </w:t>
      </w:r>
      <w:r>
        <w:rPr>
          <w:color w:val="000000"/>
        </w:rPr>
        <w:t>showed a significant loss decrease in abundance across all of the contemporary years compared to the baseline data (Appendix S4).</w:t>
      </w:r>
    </w:p>
    <w:p>
      <w:pPr>
        <w:pStyle w:val="Heading2"/>
        <w:numPr>
          <w:ilvl w:val="1"/>
          <w:numId w:val="1"/>
        </w:numPr>
        <w:spacing w:lineRule="auto" w:line="360"/>
        <w:rPr>
          <w:del w:id="313" w:author="Charlene Janion-Scheepers" w:date="2026-03-20T15:24:00Z"/>
        </w:rPr>
      </w:pPr>
      <w:del w:id="312" w:author="Charlene Janion-Scheepers" w:date="2026-03-20T15:24:00Z">
        <w:r>
          <w:rPr/>
          <w:delText>Synthesis</w:delText>
        </w:r>
      </w:del>
    </w:p>
    <w:p>
      <w:pPr>
        <w:pStyle w:val="Heading2"/>
        <w:numPr>
          <w:ilvl w:val="1"/>
          <w:numId w:val="1"/>
        </w:numPr>
        <w:spacing w:lineRule="auto" w:line="360"/>
        <w:rPr/>
      </w:pPr>
      <w:r>
        <w:rPr/>
        <w:t>Redundancy Analyses</w:t>
      </w:r>
    </w:p>
    <w:p>
      <w:pPr>
        <w:pStyle w:val="Normal"/>
        <w:spacing w:lineRule="auto" w:line="360" w:before="0" w:after="140"/>
        <w:rPr>
          <w:color w:val="000000"/>
        </w:rPr>
      </w:pPr>
      <w:r>
        <w:rPr>
          <w:color w:val="000000"/>
        </w:rPr>
        <w:t>For the historical assemblage comparisons, the first two canonical axes together explained 52% of the variance observed when comparing the sample and environment (Axis 1: F = 229.95, P &lt; 0.001; Axis 2: F = 169.55, P &lt; 0.001). A total of twelve explanatory factors were selected to significantly explain the beetle abundance variance (R</w:t>
      </w:r>
      <w:r>
        <w:rPr>
          <w:color w:val="000000"/>
          <w:vertAlign w:val="superscript"/>
        </w:rPr>
        <w:t>2</w:t>
      </w:r>
      <w:r>
        <w:rPr>
          <w:color w:val="000000"/>
        </w:rPr>
        <w:t xml:space="preserve"> = 0.63) (table G). Of these variables ten were environmental factors and two were the altitudinal site and the sampling period. The first axis is represented by the environmental gradients of an increase in the mean monthly maximum precipitation, the percentage proportion of calcium in the mineral composition of the soil, and a decrease in the vegetation cover and the free calcium ions in the soil. The second axis is represented by an increase in the mean monthly maximum air temperature, mean monthly maximum ground temperature, the percentage proportion of magnesium in the soil, surface incident shortwave radiation, and a decrease in the pH of the soil and the relative humidity (figure RDA1).</w:t>
      </w:r>
    </w:p>
    <w:p>
      <w:pPr>
        <w:pStyle w:val="Normal"/>
        <w:spacing w:lineRule="auto" w:line="360" w:before="0" w:after="140"/>
        <w:rPr>
          <w:color w:val="000000"/>
        </w:rPr>
      </w:pPr>
      <w:r>
        <w:rPr>
          <w:color w:val="000000"/>
        </w:rPr>
        <w:drawing>
          <wp:anchor distT="0" distB="0" distL="0" distR="0" simplePos="0" relativeHeight="27"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3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png"/>
                    <pic:cNvPicPr>
                      <a:picLocks noChangeAspect="1" noChangeArrowheads="1"/>
                    </pic:cNvPicPr>
                  </pic:nvPicPr>
                  <pic:blipFill>
                    <a:blip r:embed="rId37"/>
                    <a:stretch>
                      <a:fillRect/>
                    </a:stretch>
                  </pic:blipFill>
                  <pic:spPr bwMode="auto">
                    <a:xfrm>
                      <a:off x="0" y="0"/>
                      <a:ext cx="6120130" cy="3782695"/>
                    </a:xfrm>
                    <a:prstGeom prst="rect">
                      <a:avLst/>
                    </a:prstGeom>
                    <a:noFill/>
                  </pic:spPr>
                </pic:pic>
              </a:graphicData>
            </a:graphic>
          </wp:anchor>
        </w:drawing>
      </w:r>
    </w:p>
    <w:p>
      <w:pPr>
        <w:pStyle w:val="Normal"/>
        <w:spacing w:lineRule="auto" w:line="360" w:before="0" w:after="140"/>
        <w:rPr>
          <w:b/>
          <w:bCs/>
          <w:color w:val="000000"/>
        </w:rPr>
      </w:pPr>
      <w:commentRangeStart w:id="28"/>
      <w:r>
        <w:rPr>
          <w:b/>
          <w:bCs/>
          <w:color w:val="000000"/>
        </w:rPr>
        <w:t xml:space="preserve">Figure RDA1 </w:t>
      </w:r>
      <w:r>
        <w:rPr>
          <w:color w:val="000000"/>
        </w:rPr>
        <w:t xml:space="preserve">Biplot </w:t>
      </w:r>
      <w:r>
        <w:rPr>
          <w:color w:val="000000"/>
        </w:rPr>
      </w:r>
      <w:commentRangeEnd w:id="28"/>
      <w:r>
        <w:commentReference w:id="28"/>
      </w:r>
      <w:r>
        <w:rPr>
          <w:color w:val="000000"/>
        </w:rPr>
        <w:t>showing the factors that most significantly explained the variance in the beetle abundance across the historical sampling comparisons, with the relevant vegetation type indicated. (mMax_tair: mean monthly maximum air temperature, mMax_tground: mean monthly maximum ground temperature, swdown: incident shortwave radiation, Mg (%): percentage proportion of magnesium in soil composition, veg: ground vegetation cover, Ca: free calcium ions in soil, Ca (%): percentage proportion of calcium in soil composition, pH (Kcl): pH of the soil, mMax_precip: mean monthly maximum precipitation, relhum: relative humidity)</w:t>
      </w:r>
    </w:p>
    <w:p>
      <w:pPr>
        <w:pStyle w:val="Normal"/>
        <w:spacing w:lineRule="auto" w:line="360" w:before="0" w:after="140"/>
        <w:rPr>
          <w:color w:val="000000"/>
        </w:rPr>
      </w:pPr>
      <w:r>
        <w:rPr>
          <w:color w:val="000000"/>
        </w:rPr>
      </w:r>
      <w:r>
        <w:br w:type="page"/>
      </w:r>
    </w:p>
    <w:p>
      <w:pPr>
        <w:pStyle w:val="Normal"/>
        <w:spacing w:lineRule="auto" w:line="360" w:before="0" w:after="140"/>
        <w:rPr>
          <w:color w:val="000000"/>
        </w:rPr>
      </w:pPr>
      <w:r>
        <w:rPr>
          <w:color w:val="000000"/>
        </w:rPr>
        <w:t>When considering the 2022 sample alone, the first two canonical axes together explained 37% of the variance observed when comparing the sample and environment (Axis 1: F = 31.0864, P &lt; 0.001; Axis 2: F = 30.2172, P &lt; 0.001). A total of eight explanatory factors were selected to significantly explain the variance in beetle abundance across all of the identified species (R</w:t>
      </w:r>
      <w:r>
        <w:rPr>
          <w:color w:val="000000"/>
          <w:vertAlign w:val="superscript"/>
        </w:rPr>
        <w:t>2</w:t>
      </w:r>
      <w:r>
        <w:rPr>
          <w:color w:val="000000"/>
        </w:rPr>
        <w:t xml:space="preserve"> = 0.59). The first axis is represented mostly by an increase in the percentage proportion of magnesium in the soil, and is represented to a much lesser extent by the ground vegetation cover. The second axis is represented by an increase in the percentage proportion of sodium in the mineral composition of the soil, the pH of the soil, and a decrease in the mean monthly air temperature, monthly range of the ground temperature, and the mean monthly precipitation (figure RDA2).</w:t>
      </w:r>
    </w:p>
    <w:p>
      <w:pPr>
        <w:pStyle w:val="Normal"/>
        <w:spacing w:lineRule="auto" w:line="360" w:before="0" w:after="140"/>
        <w:rPr>
          <w:b/>
          <w:bCs/>
          <w:color w:val="000000"/>
        </w:rPr>
      </w:pPr>
      <w:r>
        <w:rPr>
          <w:b/>
          <w:bCs/>
          <w:color w:val="000000"/>
        </w:rPr>
        <w:t xml:space="preserve">Figure RDA2 </w:t>
      </w:r>
      <w:r>
        <w:drawing>
          <wp:anchor distT="0" distB="0" distL="0" distR="0" simplePos="0" relativeHeight="28"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3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png"/>
                    <pic:cNvPicPr>
                      <a:picLocks noChangeAspect="1" noChangeArrowheads="1"/>
                    </pic:cNvPicPr>
                  </pic:nvPicPr>
                  <pic:blipFill>
                    <a:blip r:embed="rId38"/>
                    <a:stretch>
                      <a:fillRect/>
                    </a:stretch>
                  </pic:blipFill>
                  <pic:spPr bwMode="auto">
                    <a:xfrm>
                      <a:off x="0" y="0"/>
                      <a:ext cx="6120130" cy="3782695"/>
                    </a:xfrm>
                    <a:prstGeom prst="rect">
                      <a:avLst/>
                    </a:prstGeom>
                    <a:noFill/>
                  </pic:spPr>
                </pic:pic>
              </a:graphicData>
            </a:graphic>
          </wp:anchor>
        </w:drawing>
      </w:r>
      <w:r>
        <w:rPr>
          <w:color w:val="000000"/>
        </w:rPr>
        <w:t>Biplot showing the factors that most significantly explained the variance in the beetle abundance for all species identified in the October 2022 sample. (Na (%): percentage proportion of sodium in soil composition, pH (Kcl): pH of the soil, veg: ground vegetation cover Mg (%): percentage proportion of magnesium in soil composition, m_tair: mean monthly air temperature, range_tground: monthly range of ground temperature, mMax_precip: mean monthly maximum precipitation)</w:t>
      </w:r>
      <w:r>
        <w:br w:type="page"/>
      </w:r>
    </w:p>
    <w:p>
      <w:pPr>
        <w:pStyle w:val="Normal"/>
        <w:spacing w:lineRule="auto" w:line="360" w:before="0" w:after="140"/>
        <w:rPr>
          <w:b/>
          <w:bCs/>
          <w:color w:val="000000"/>
        </w:rPr>
      </w:pPr>
      <w:r>
        <w:rPr>
          <w:b/>
          <w:bCs/>
          <w:color w:val="000000"/>
        </w:rPr>
        <w:t xml:space="preserve">Table A </w:t>
      </w:r>
      <w:r>
        <w:rPr>
          <w:color w:val="000000"/>
        </w:rPr>
        <w:t>GLMM summary comparing beetle abundance over all (a) years, and (b) periods</w:t>
      </w:r>
    </w:p>
    <w:p>
      <w:pPr>
        <w:pStyle w:val="Normal"/>
        <w:spacing w:lineRule="auto" w:line="360" w:before="0" w:after="140"/>
        <w:rPr>
          <w:color w:val="000000"/>
        </w:rPr>
      </w:pPr>
      <w:r>
        <w:rPr>
          <w:color w:val="000000"/>
        </w:rPr>
        <w:drawing>
          <wp:anchor distT="0" distB="0" distL="0" distR="0" simplePos="0" relativeHeight="29" behindDoc="0" locked="0" layoutInCell="0" allowOverlap="1">
            <wp:simplePos x="0" y="0"/>
            <wp:positionH relativeFrom="column">
              <wp:posOffset>0</wp:posOffset>
            </wp:positionH>
            <wp:positionV relativeFrom="paragraph">
              <wp:posOffset>635</wp:posOffset>
            </wp:positionV>
            <wp:extent cx="6120130" cy="4544695"/>
            <wp:effectExtent l="0" t="0" r="0" b="0"/>
            <wp:wrapTopAndBottom/>
            <wp:docPr id="3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png"/>
                    <pic:cNvPicPr>
                      <a:picLocks noChangeAspect="1" noChangeArrowheads="1"/>
                    </pic:cNvPicPr>
                  </pic:nvPicPr>
                  <pic:blipFill>
                    <a:blip r:embed="rId39"/>
                    <a:stretch>
                      <a:fillRect/>
                    </a:stretch>
                  </pic:blipFill>
                  <pic:spPr bwMode="auto">
                    <a:xfrm>
                      <a:off x="0" y="0"/>
                      <a:ext cx="6120130" cy="4544695"/>
                    </a:xfrm>
                    <a:prstGeom prst="rect">
                      <a:avLst/>
                    </a:prstGeom>
                    <a:noFill/>
                  </pic:spPr>
                </pic:pic>
              </a:graphicData>
            </a:graphic>
          </wp:anchor>
        </w:drawing>
        <w:drawing>
          <wp:anchor distT="0" distB="0" distL="0" distR="0" simplePos="0" relativeHeight="30" behindDoc="0" locked="0" layoutInCell="0" allowOverlap="1">
            <wp:simplePos x="0" y="0"/>
            <wp:positionH relativeFrom="column">
              <wp:posOffset>0</wp:posOffset>
            </wp:positionH>
            <wp:positionV relativeFrom="paragraph">
              <wp:posOffset>4560570</wp:posOffset>
            </wp:positionV>
            <wp:extent cx="6120130" cy="3886200"/>
            <wp:effectExtent l="0" t="0" r="0" b="0"/>
            <wp:wrapSquare wrapText="bothSides"/>
            <wp:docPr id="3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png"/>
                    <pic:cNvPicPr>
                      <a:picLocks noChangeAspect="1" noChangeArrowheads="1"/>
                    </pic:cNvPicPr>
                  </pic:nvPicPr>
                  <pic:blipFill>
                    <a:blip r:embed="rId40"/>
                    <a:stretch>
                      <a:fillRect/>
                    </a:stretch>
                  </pic:blipFill>
                  <pic:spPr bwMode="auto">
                    <a:xfrm>
                      <a:off x="0" y="0"/>
                      <a:ext cx="6120130" cy="3886200"/>
                    </a:xfrm>
                    <a:prstGeom prst="rect">
                      <a:avLst/>
                    </a:prstGeom>
                    <a:noFill/>
                  </pic:spPr>
                </pic:pic>
              </a:graphicData>
            </a:graphic>
          </wp:anchor>
        </w:drawing>
      </w:r>
      <w:r>
        <w:br w:type="page"/>
      </w:r>
    </w:p>
    <w:p>
      <w:pPr>
        <w:pStyle w:val="Normal"/>
        <w:spacing w:before="0" w:after="0"/>
        <w:rPr/>
      </w:pPr>
      <w:r>
        <w:rPr/>
        <mc:AlternateContent>
          <mc:Choice Requires="wps">
            <w:drawing>
              <wp:anchor distT="0" distB="0" distL="0" distR="0" simplePos="0" relativeHeight="31" behindDoc="0" locked="0" layoutInCell="1" allowOverlap="1" wp14:anchorId="55BF8068">
                <wp:simplePos x="0" y="0"/>
                <wp:positionH relativeFrom="column">
                  <wp:posOffset>-340995</wp:posOffset>
                </wp:positionH>
                <wp:positionV relativeFrom="paragraph">
                  <wp:posOffset>-3798570</wp:posOffset>
                </wp:positionV>
                <wp:extent cx="233045" cy="273685"/>
                <wp:effectExtent l="0" t="0" r="0" b="0"/>
                <wp:wrapNone/>
                <wp:docPr id="38" name="Rectangle 2"/>
                <a:graphic xmlns:a="http://schemas.openxmlformats.org/drawingml/2006/main">
                  <a:graphicData uri="http://schemas.microsoft.com/office/word/2010/wordprocessingShape">
                    <wps:wsp>
                      <wps:cNvSpPr/>
                      <wps:spPr>
                        <a:xfrm>
                          <a:off x="0" y="0"/>
                          <a:ext cx="232920" cy="273600"/>
                        </a:xfrm>
                        <a:prstGeom prst="rect">
                          <a:avLst/>
                        </a:prstGeom>
                        <a:noFill/>
                        <a:ln w="0">
                          <a:noFill/>
                        </a:ln>
                      </wps:spPr>
                      <wps:style>
                        <a:lnRef idx="0"/>
                        <a:fillRef idx="0"/>
                        <a:effectRef idx="0"/>
                        <a:fontRef idx="minor"/>
                      </wps:style>
                      <wps:txbx>
                        <w:txbxContent>
                          <w:p>
                            <w:pPr>
                              <w:pStyle w:val="FrameContentsuser"/>
                              <w:jc w:val="start"/>
                              <w:rPr/>
                            </w:pPr>
                            <w:r>
                              <w:rPr>
                                <w:color w:val="FFFFFF"/>
                              </w:rPr>
                              <w:t>(b)</w:t>
                            </w:r>
                          </w:p>
                        </w:txbxContent>
                      </wps:txbx>
                      <wps:bodyPr lIns="0" tIns="0" rIns="0" bIns="0" anchor="t">
                        <a:noAutofit/>
                      </wps:bodyPr>
                    </wps:wsp>
                  </a:graphicData>
                </a:graphic>
              </wp:anchor>
            </w:drawing>
          </mc:Choice>
          <mc:Fallback>
            <w:pict>
              <v:rect id="shape_0" stroked="f" o:allowincell="f" style="position:absolute;margin-left:-26.85pt;margin-top:-299.1pt;width:18.3pt;height:21.5pt;mso-wrap-style:square;v-text-anchor:top" wp14:anchorId="55BF8068">
                <v:fill o:detectmouseclick="t" on="false"/>
                <v:stroke color="#3465a4" joinstyle="round" endcap="flat"/>
                <v:textbox>
                  <w:txbxContent>
                    <w:p>
                      <w:pPr>
                        <w:pStyle w:val="FrameContentsuser"/>
                        <w:jc w:val="start"/>
                        <w:rPr/>
                      </w:pPr>
                      <w:r>
                        <w:rPr>
                          <w:color w:val="FFFFFF"/>
                        </w:rPr>
                        <w:t>(b)</w:t>
                      </w:r>
                    </w:p>
                  </w:txbxContent>
                </v:textbox>
                <w10:wrap type="none"/>
              </v:rect>
            </w:pict>
          </mc:Fallback>
        </mc:AlternateContent>
        <mc:AlternateContent>
          <mc:Choice Requires="wps">
            <w:drawing>
              <wp:anchor distT="0" distB="0" distL="0" distR="0" simplePos="0" relativeHeight="33" behindDoc="0" locked="0" layoutInCell="1" allowOverlap="1" wp14:anchorId="64B9D6CF">
                <wp:simplePos x="0" y="0"/>
                <wp:positionH relativeFrom="column">
                  <wp:posOffset>-340995</wp:posOffset>
                </wp:positionH>
                <wp:positionV relativeFrom="paragraph">
                  <wp:posOffset>-8359140</wp:posOffset>
                </wp:positionV>
                <wp:extent cx="233045" cy="273685"/>
                <wp:effectExtent l="0" t="0" r="0" b="0"/>
                <wp:wrapNone/>
                <wp:docPr id="39" name="Rectangle 1"/>
                <a:graphic xmlns:a="http://schemas.openxmlformats.org/drawingml/2006/main">
                  <a:graphicData uri="http://schemas.microsoft.com/office/word/2010/wordprocessingShape">
                    <wps:wsp>
                      <wps:cNvSpPr/>
                      <wps:spPr>
                        <a:xfrm>
                          <a:off x="0" y="0"/>
                          <a:ext cx="232920" cy="273600"/>
                        </a:xfrm>
                        <a:prstGeom prst="rect">
                          <a:avLst/>
                        </a:prstGeom>
                        <a:noFill/>
                        <a:ln w="0">
                          <a:noFill/>
                        </a:ln>
                      </wps:spPr>
                      <wps:style>
                        <a:lnRef idx="0"/>
                        <a:fillRef idx="0"/>
                        <a:effectRef idx="0"/>
                        <a:fontRef idx="minor"/>
                      </wps:style>
                      <wps:txbx>
                        <w:txbxContent>
                          <w:p>
                            <w:pPr>
                              <w:pStyle w:val="FrameContentsuser"/>
                              <w:jc w:val="start"/>
                              <w:rPr/>
                            </w:pPr>
                            <w:r>
                              <w:rPr>
                                <w:color w:val="FFFFFF"/>
                              </w:rPr>
                              <w:t>(a)</w:t>
                            </w:r>
                          </w:p>
                        </w:txbxContent>
                      </wps:txbx>
                      <wps:bodyPr lIns="0" tIns="0" rIns="0" bIns="0" anchor="t">
                        <a:noAutofit/>
                      </wps:bodyPr>
                    </wps:wsp>
                  </a:graphicData>
                </a:graphic>
              </wp:anchor>
            </w:drawing>
          </mc:Choice>
          <mc:Fallback>
            <w:pict>
              <v:rect id="shape_0" stroked="f" o:allowincell="f" style="position:absolute;margin-left:-26.85pt;margin-top:-658.2pt;width:18.3pt;height:21.5pt;mso-wrap-style:square;v-text-anchor:top" wp14:anchorId="64B9D6CF">
                <v:fill o:detectmouseclick="t" on="false"/>
                <v:stroke color="#3465a4" joinstyle="round" endcap="flat"/>
                <v:textbox>
                  <w:txbxContent>
                    <w:p>
                      <w:pPr>
                        <w:pStyle w:val="FrameContentsuser"/>
                        <w:jc w:val="start"/>
                        <w:rPr/>
                      </w:pPr>
                      <w:r>
                        <w:rPr>
                          <w:color w:val="FFFFFF"/>
                        </w:rPr>
                        <w:t>(a)</w:t>
                      </w:r>
                    </w:p>
                  </w:txbxContent>
                </v:textbox>
                <w10:wrap type="none"/>
              </v:rect>
            </w:pict>
          </mc:Fallback>
        </mc:AlternateContent>
      </w:r>
    </w:p>
    <w:tbl>
      <w:tblPr>
        <w:tblpPr w:vertAnchor="page" w:horzAnchor="margin" w:leftFromText="180" w:rightFromText="180" w:tblpX="0" w:tblpY="2371"/>
        <w:tblW w:w="963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2504"/>
        <w:gridCol w:w="1749"/>
        <w:gridCol w:w="1890"/>
        <w:gridCol w:w="1745"/>
        <w:gridCol w:w="1750"/>
      </w:tblGrid>
      <w:tr>
        <w:trPr/>
        <w:tc>
          <w:tcPr>
            <w:tcW w:w="2504" w:type="dxa"/>
            <w:tcBorders>
              <w:top w:val="single" w:sz="6" w:space="0" w:color="000000"/>
              <w:bottom w:val="single" w:sz="4" w:space="0" w:color="000000"/>
            </w:tcBorders>
            <w:vAlign w:val="center"/>
          </w:tcPr>
          <w:p>
            <w:pPr>
              <w:pStyle w:val="Normal"/>
              <w:spacing w:lineRule="auto" w:line="360" w:before="0" w:after="140"/>
              <w:jc w:val="start"/>
              <w:rPr>
                <w:color w:val="000000"/>
              </w:rPr>
            </w:pPr>
            <w:r>
              <w:rPr>
                <w:color w:val="000000"/>
              </w:rPr>
              <w:t>Elevation (m a.s.l.)</w:t>
            </w:r>
          </w:p>
        </w:tc>
        <w:tc>
          <w:tcPr>
            <w:tcW w:w="1749"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2002</w:t>
            </w:r>
          </w:p>
          <w:p>
            <w:pPr>
              <w:pStyle w:val="Normal"/>
              <w:spacing w:lineRule="auto" w:line="360" w:before="0" w:after="140"/>
              <w:jc w:val="center"/>
              <w:rPr>
                <w:color w:val="000000"/>
              </w:rPr>
            </w:pPr>
            <w:r>
              <w:rPr>
                <w:color w:val="000000"/>
              </w:rPr>
              <w:t>(mean ± SE)</w:t>
            </w:r>
          </w:p>
        </w:tc>
        <w:tc>
          <w:tcPr>
            <w:tcW w:w="1890"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2003</w:t>
            </w:r>
          </w:p>
          <w:p>
            <w:pPr>
              <w:pStyle w:val="Normal"/>
              <w:spacing w:lineRule="auto" w:line="360" w:before="0" w:after="140"/>
              <w:jc w:val="center"/>
              <w:rPr>
                <w:color w:val="000000"/>
              </w:rPr>
            </w:pPr>
            <w:r>
              <w:rPr>
                <w:color w:val="000000"/>
              </w:rPr>
              <w:t>(mean ± SE)</w:t>
            </w:r>
          </w:p>
        </w:tc>
        <w:tc>
          <w:tcPr>
            <w:tcW w:w="1745"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2022</w:t>
            </w:r>
          </w:p>
          <w:p>
            <w:pPr>
              <w:pStyle w:val="Normal"/>
              <w:spacing w:lineRule="auto" w:line="360" w:before="0" w:after="140"/>
              <w:jc w:val="center"/>
              <w:rPr>
                <w:color w:val="000000"/>
              </w:rPr>
            </w:pPr>
            <w:r>
              <w:rPr>
                <w:color w:val="000000"/>
              </w:rPr>
              <w:t>(mean ± SE)</w:t>
            </w:r>
          </w:p>
        </w:tc>
        <w:tc>
          <w:tcPr>
            <w:tcW w:w="1750" w:type="dxa"/>
            <w:tcBorders>
              <w:top w:val="single" w:sz="6" w:space="0" w:color="000000"/>
              <w:bottom w:val="single" w:sz="4" w:space="0" w:color="000000"/>
            </w:tcBorders>
            <w:vAlign w:val="center"/>
          </w:tcPr>
          <w:p>
            <w:pPr>
              <w:pStyle w:val="Normal"/>
              <w:spacing w:lineRule="auto" w:line="360" w:before="0" w:after="140"/>
              <w:jc w:val="center"/>
              <w:rPr>
                <w:color w:val="000000"/>
              </w:rPr>
            </w:pPr>
            <w:r>
              <w:rPr>
                <w:color w:val="000000"/>
              </w:rPr>
              <w:t>2023</w:t>
            </w:r>
          </w:p>
          <w:p>
            <w:pPr>
              <w:pStyle w:val="Normal"/>
              <w:spacing w:lineRule="auto" w:line="360" w:before="0" w:after="140"/>
              <w:jc w:val="center"/>
              <w:rPr>
                <w:color w:val="000000"/>
              </w:rPr>
            </w:pPr>
            <w:r>
              <w:rPr>
                <w:color w:val="000000"/>
              </w:rPr>
              <w:t>(mean ± SE)</w:t>
            </w:r>
          </w:p>
        </w:tc>
      </w:tr>
      <w:tr>
        <w:trPr/>
        <w:tc>
          <w:tcPr>
            <w:tcW w:w="2504" w:type="dxa"/>
            <w:tcBorders>
              <w:top w:val="single" w:sz="4" w:space="0" w:color="000000"/>
            </w:tcBorders>
            <w:vAlign w:val="center"/>
          </w:tcPr>
          <w:p>
            <w:pPr>
              <w:pStyle w:val="Normal"/>
              <w:spacing w:lineRule="auto" w:line="360" w:before="0" w:after="140"/>
              <w:jc w:val="start"/>
              <w:rPr>
                <w:color w:val="000000"/>
              </w:rPr>
            </w:pPr>
            <w:r>
              <w:rPr>
                <w:color w:val="000000"/>
              </w:rPr>
              <w:t>Western slope</w:t>
            </w:r>
          </w:p>
        </w:tc>
        <w:tc>
          <w:tcPr>
            <w:tcW w:w="1749" w:type="dxa"/>
            <w:tcBorders>
              <w:top w:val="single" w:sz="4" w:space="0" w:color="000000"/>
            </w:tcBorders>
            <w:vAlign w:val="center"/>
          </w:tcPr>
          <w:p>
            <w:pPr>
              <w:pStyle w:val="Normal"/>
              <w:spacing w:lineRule="auto" w:line="360" w:before="0" w:after="140"/>
              <w:jc w:val="center"/>
              <w:rPr>
                <w:color w:val="000000"/>
              </w:rPr>
            </w:pPr>
            <w:r>
              <w:rPr>
                <w:color w:val="000000"/>
              </w:rPr>
            </w:r>
          </w:p>
        </w:tc>
        <w:tc>
          <w:tcPr>
            <w:tcW w:w="1890" w:type="dxa"/>
            <w:tcBorders>
              <w:top w:val="single" w:sz="4" w:space="0" w:color="000000"/>
            </w:tcBorders>
            <w:vAlign w:val="center"/>
          </w:tcPr>
          <w:p>
            <w:pPr>
              <w:pStyle w:val="Normal"/>
              <w:spacing w:lineRule="auto" w:line="360" w:before="0" w:after="140"/>
              <w:jc w:val="center"/>
              <w:rPr>
                <w:color w:val="000000"/>
              </w:rPr>
            </w:pPr>
            <w:r>
              <w:rPr>
                <w:color w:val="000000"/>
              </w:rPr>
            </w:r>
          </w:p>
        </w:tc>
        <w:tc>
          <w:tcPr>
            <w:tcW w:w="1745" w:type="dxa"/>
            <w:tcBorders>
              <w:top w:val="single" w:sz="4" w:space="0" w:color="000000"/>
            </w:tcBorders>
            <w:vAlign w:val="center"/>
          </w:tcPr>
          <w:p>
            <w:pPr>
              <w:pStyle w:val="Normal"/>
              <w:spacing w:lineRule="auto" w:line="360" w:before="0" w:after="140"/>
              <w:jc w:val="center"/>
              <w:rPr>
                <w:color w:val="000000"/>
              </w:rPr>
            </w:pPr>
            <w:r>
              <w:rPr>
                <w:color w:val="000000"/>
              </w:rPr>
            </w:r>
          </w:p>
        </w:tc>
        <w:tc>
          <w:tcPr>
            <w:tcW w:w="1750" w:type="dxa"/>
            <w:tcBorders>
              <w:top w:val="single" w:sz="4" w:space="0" w:color="000000"/>
            </w:tcBorders>
            <w:vAlign w:val="center"/>
          </w:tcPr>
          <w:p>
            <w:pPr>
              <w:pStyle w:val="Normal"/>
              <w:spacing w:lineRule="auto" w:line="360" w:before="0" w:after="140"/>
              <w:jc w:val="center"/>
              <w:rPr>
                <w:color w:val="000000"/>
              </w:rPr>
            </w:pPr>
            <w:r>
              <w:rPr>
                <w:color w:val="000000"/>
              </w:rPr>
            </w:r>
          </w:p>
        </w:tc>
      </w:tr>
      <w:tr>
        <w:trPr/>
        <w:tc>
          <w:tcPr>
            <w:tcW w:w="2504" w:type="dxa"/>
            <w:tcBorders/>
            <w:vAlign w:val="center"/>
          </w:tcPr>
          <w:p>
            <w:pPr>
              <w:pStyle w:val="Normal"/>
              <w:spacing w:lineRule="auto" w:line="360" w:before="0" w:after="140"/>
              <w:jc w:val="start"/>
              <w:rPr>
                <w:color w:val="000000"/>
              </w:rPr>
            </w:pPr>
            <w:r>
              <w:rPr>
                <w:color w:val="000000"/>
              </w:rPr>
              <w:t>0</w:t>
            </w:r>
          </w:p>
        </w:tc>
        <w:tc>
          <w:tcPr>
            <w:tcW w:w="1749" w:type="dxa"/>
            <w:tcBorders/>
            <w:vAlign w:val="center"/>
          </w:tcPr>
          <w:p>
            <w:pPr>
              <w:pStyle w:val="Normal"/>
              <w:spacing w:lineRule="auto" w:line="360" w:before="0" w:after="140"/>
              <w:jc w:val="center"/>
              <w:rPr>
                <w:color w:val="000000"/>
              </w:rPr>
            </w:pPr>
            <w:r>
              <w:rPr>
                <w:color w:val="000000"/>
              </w:rPr>
              <w:t>0.25 ± 0.25</w:t>
            </w:r>
          </w:p>
        </w:tc>
        <w:tc>
          <w:tcPr>
            <w:tcW w:w="1890" w:type="dxa"/>
            <w:tcBorders/>
            <w:vAlign w:val="center"/>
          </w:tcPr>
          <w:p>
            <w:pPr>
              <w:pStyle w:val="Normal"/>
              <w:spacing w:lineRule="auto" w:line="360" w:before="0" w:after="140"/>
              <w:jc w:val="center"/>
              <w:rPr>
                <w:color w:val="000000"/>
              </w:rPr>
            </w:pPr>
            <w:r>
              <w:rPr>
                <w:color w:val="000000"/>
              </w:rPr>
              <w:t>0.5 ± 0.289</w:t>
            </w:r>
          </w:p>
        </w:tc>
        <w:tc>
          <w:tcPr>
            <w:tcW w:w="1745" w:type="dxa"/>
            <w:tcBorders/>
            <w:vAlign w:val="center"/>
          </w:tcPr>
          <w:p>
            <w:pPr>
              <w:pStyle w:val="Normal"/>
              <w:spacing w:lineRule="auto" w:line="360" w:before="0" w:after="140"/>
              <w:jc w:val="center"/>
              <w:rPr>
                <w:color w:val="000000"/>
              </w:rPr>
            </w:pPr>
            <w:r>
              <w:rPr>
                <w:color w:val="000000"/>
              </w:rPr>
              <w:t>0.5 ± 0.5</w:t>
            </w:r>
          </w:p>
        </w:tc>
        <w:tc>
          <w:tcPr>
            <w:tcW w:w="1750" w:type="dxa"/>
            <w:tcBorders/>
            <w:vAlign w:val="center"/>
          </w:tcPr>
          <w:p>
            <w:pPr>
              <w:pStyle w:val="Normal"/>
              <w:spacing w:lineRule="auto" w:line="360" w:before="0" w:after="140"/>
              <w:jc w:val="center"/>
              <w:rPr>
                <w:color w:val="000000"/>
              </w:rPr>
            </w:pPr>
            <w:r>
              <w:rPr>
                <w:color w:val="000000"/>
              </w:rPr>
              <w:t>3.5 ± 1.55</w:t>
            </w:r>
          </w:p>
        </w:tc>
      </w:tr>
      <w:tr>
        <w:trPr/>
        <w:tc>
          <w:tcPr>
            <w:tcW w:w="2504" w:type="dxa"/>
            <w:tcBorders/>
            <w:vAlign w:val="center"/>
          </w:tcPr>
          <w:p>
            <w:pPr>
              <w:pStyle w:val="Normal"/>
              <w:spacing w:lineRule="auto" w:line="360" w:before="0" w:after="140"/>
              <w:jc w:val="start"/>
              <w:rPr>
                <w:color w:val="000000"/>
              </w:rPr>
            </w:pPr>
            <w:r>
              <w:rPr>
                <w:color w:val="000000"/>
              </w:rPr>
              <w:t>200</w:t>
            </w:r>
          </w:p>
        </w:tc>
        <w:tc>
          <w:tcPr>
            <w:tcW w:w="1749" w:type="dxa"/>
            <w:tcBorders/>
            <w:vAlign w:val="center"/>
          </w:tcPr>
          <w:p>
            <w:pPr>
              <w:pStyle w:val="Normal"/>
              <w:spacing w:lineRule="auto" w:line="360" w:before="0" w:after="140"/>
              <w:jc w:val="center"/>
              <w:rPr>
                <w:color w:val="000000"/>
              </w:rPr>
            </w:pPr>
            <w:r>
              <w:rPr>
                <w:color w:val="000000"/>
              </w:rPr>
              <w:t>2.75 ± 0.854</w:t>
            </w:r>
          </w:p>
        </w:tc>
        <w:tc>
          <w:tcPr>
            <w:tcW w:w="1890" w:type="dxa"/>
            <w:tcBorders/>
            <w:vAlign w:val="center"/>
          </w:tcPr>
          <w:p>
            <w:pPr>
              <w:pStyle w:val="Normal"/>
              <w:spacing w:lineRule="auto" w:line="360" w:before="0" w:after="140"/>
              <w:jc w:val="center"/>
              <w:rPr>
                <w:color w:val="000000"/>
              </w:rPr>
            </w:pPr>
            <w:r>
              <w:rPr>
                <w:color w:val="000000"/>
              </w:rPr>
              <w:t>8.5 ± 2.99</w:t>
            </w:r>
          </w:p>
        </w:tc>
        <w:tc>
          <w:tcPr>
            <w:tcW w:w="1745" w:type="dxa"/>
            <w:tcBorders/>
            <w:vAlign w:val="center"/>
          </w:tcPr>
          <w:p>
            <w:pPr>
              <w:pStyle w:val="Normal"/>
              <w:spacing w:lineRule="auto" w:line="360" w:before="0" w:after="140"/>
              <w:jc w:val="center"/>
              <w:rPr>
                <w:color w:val="000000"/>
              </w:rPr>
            </w:pPr>
            <w:r>
              <w:rPr>
                <w:color w:val="000000"/>
              </w:rPr>
              <w:t>11 ± 3.89</w:t>
            </w:r>
          </w:p>
        </w:tc>
        <w:tc>
          <w:tcPr>
            <w:tcW w:w="1750" w:type="dxa"/>
            <w:tcBorders/>
            <w:vAlign w:val="center"/>
          </w:tcPr>
          <w:p>
            <w:pPr>
              <w:pStyle w:val="Normal"/>
              <w:spacing w:lineRule="auto" w:line="360" w:before="0" w:after="140"/>
              <w:jc w:val="center"/>
              <w:rPr>
                <w:color w:val="000000"/>
              </w:rPr>
            </w:pPr>
            <w:r>
              <w:rPr>
                <w:color w:val="000000"/>
              </w:rPr>
              <w:t>4.75 ± 2.25</w:t>
            </w:r>
          </w:p>
        </w:tc>
      </w:tr>
      <w:tr>
        <w:trPr/>
        <w:tc>
          <w:tcPr>
            <w:tcW w:w="2504" w:type="dxa"/>
            <w:tcBorders/>
            <w:vAlign w:val="center"/>
          </w:tcPr>
          <w:p>
            <w:pPr>
              <w:pStyle w:val="Normal"/>
              <w:spacing w:lineRule="auto" w:line="360" w:before="0" w:after="140"/>
              <w:jc w:val="start"/>
              <w:rPr>
                <w:color w:val="000000"/>
              </w:rPr>
            </w:pPr>
            <w:r>
              <w:rPr>
                <w:color w:val="000000"/>
              </w:rPr>
              <w:t>300</w:t>
            </w:r>
          </w:p>
        </w:tc>
        <w:tc>
          <w:tcPr>
            <w:tcW w:w="1749" w:type="dxa"/>
            <w:tcBorders/>
            <w:vAlign w:val="center"/>
          </w:tcPr>
          <w:p>
            <w:pPr>
              <w:pStyle w:val="Normal"/>
              <w:spacing w:lineRule="auto" w:line="360" w:before="0" w:after="140"/>
              <w:jc w:val="center"/>
              <w:rPr>
                <w:color w:val="000000"/>
              </w:rPr>
            </w:pPr>
            <w:r>
              <w:rPr>
                <w:color w:val="000000"/>
              </w:rPr>
              <w:t>5.25 ± 1.11</w:t>
            </w:r>
          </w:p>
        </w:tc>
        <w:tc>
          <w:tcPr>
            <w:tcW w:w="1890" w:type="dxa"/>
            <w:tcBorders/>
            <w:vAlign w:val="center"/>
          </w:tcPr>
          <w:p>
            <w:pPr>
              <w:pStyle w:val="Normal"/>
              <w:spacing w:lineRule="auto" w:line="360" w:before="0" w:after="140"/>
              <w:jc w:val="center"/>
              <w:rPr>
                <w:color w:val="000000"/>
              </w:rPr>
            </w:pPr>
            <w:r>
              <w:rPr>
                <w:color w:val="000000"/>
              </w:rPr>
              <w:t>10.5 ± 2.33</w:t>
            </w:r>
          </w:p>
        </w:tc>
        <w:tc>
          <w:tcPr>
            <w:tcW w:w="1745" w:type="dxa"/>
            <w:tcBorders/>
            <w:vAlign w:val="center"/>
          </w:tcPr>
          <w:p>
            <w:pPr>
              <w:pStyle w:val="Normal"/>
              <w:spacing w:lineRule="auto" w:line="360" w:before="0" w:after="140"/>
              <w:jc w:val="center"/>
              <w:rPr>
                <w:color w:val="000000"/>
              </w:rPr>
            </w:pPr>
            <w:r>
              <w:rPr>
                <w:color w:val="000000"/>
              </w:rPr>
              <w:t>13 ± 2.94</w:t>
            </w:r>
          </w:p>
        </w:tc>
        <w:tc>
          <w:tcPr>
            <w:tcW w:w="1750" w:type="dxa"/>
            <w:tcBorders/>
            <w:vAlign w:val="center"/>
          </w:tcPr>
          <w:p>
            <w:pPr>
              <w:pStyle w:val="Normal"/>
              <w:spacing w:lineRule="auto" w:line="360" w:before="0" w:after="140"/>
              <w:jc w:val="center"/>
              <w:rPr>
                <w:color w:val="000000"/>
              </w:rPr>
            </w:pPr>
            <w:r>
              <w:rPr>
                <w:color w:val="000000"/>
              </w:rPr>
              <w:t>13.5 ± 4.91</w:t>
            </w:r>
          </w:p>
        </w:tc>
      </w:tr>
      <w:tr>
        <w:trPr/>
        <w:tc>
          <w:tcPr>
            <w:tcW w:w="2504" w:type="dxa"/>
            <w:tcBorders/>
            <w:vAlign w:val="center"/>
          </w:tcPr>
          <w:p>
            <w:pPr>
              <w:pStyle w:val="Normal"/>
              <w:spacing w:lineRule="auto" w:line="360" w:before="0" w:after="140"/>
              <w:jc w:val="start"/>
              <w:rPr>
                <w:color w:val="000000"/>
              </w:rPr>
            </w:pPr>
            <w:r>
              <w:rPr>
                <w:color w:val="000000"/>
              </w:rPr>
              <w:t>500</w:t>
            </w:r>
          </w:p>
        </w:tc>
        <w:tc>
          <w:tcPr>
            <w:tcW w:w="1749" w:type="dxa"/>
            <w:tcBorders/>
            <w:vAlign w:val="center"/>
          </w:tcPr>
          <w:p>
            <w:pPr>
              <w:pStyle w:val="Normal"/>
              <w:spacing w:lineRule="auto" w:line="360" w:before="0" w:after="140"/>
              <w:jc w:val="center"/>
              <w:rPr>
                <w:color w:val="000000"/>
              </w:rPr>
            </w:pPr>
            <w:r>
              <w:rPr>
                <w:color w:val="000000"/>
              </w:rPr>
              <w:t>8.25 ± 2.43</w:t>
            </w:r>
          </w:p>
        </w:tc>
        <w:tc>
          <w:tcPr>
            <w:tcW w:w="1890" w:type="dxa"/>
            <w:tcBorders/>
            <w:vAlign w:val="center"/>
          </w:tcPr>
          <w:p>
            <w:pPr>
              <w:pStyle w:val="Normal"/>
              <w:spacing w:lineRule="auto" w:line="360" w:before="0" w:after="140"/>
              <w:jc w:val="center"/>
              <w:rPr>
                <w:color w:val="000000"/>
              </w:rPr>
            </w:pPr>
            <w:r>
              <w:rPr>
                <w:color w:val="000000"/>
              </w:rPr>
              <w:t>9.75 ± 3.33</w:t>
            </w:r>
          </w:p>
        </w:tc>
        <w:tc>
          <w:tcPr>
            <w:tcW w:w="1745" w:type="dxa"/>
            <w:tcBorders/>
            <w:vAlign w:val="center"/>
          </w:tcPr>
          <w:p>
            <w:pPr>
              <w:pStyle w:val="Normal"/>
              <w:spacing w:lineRule="auto" w:line="360" w:before="0" w:after="140"/>
              <w:jc w:val="center"/>
              <w:rPr>
                <w:color w:val="000000"/>
              </w:rPr>
            </w:pPr>
            <w:r>
              <w:rPr>
                <w:color w:val="000000"/>
              </w:rPr>
              <w:t>13 ± 4.71</w:t>
            </w:r>
          </w:p>
        </w:tc>
        <w:tc>
          <w:tcPr>
            <w:tcW w:w="1750" w:type="dxa"/>
            <w:tcBorders/>
            <w:vAlign w:val="center"/>
          </w:tcPr>
          <w:p>
            <w:pPr>
              <w:pStyle w:val="Normal"/>
              <w:spacing w:lineRule="auto" w:line="360" w:before="0" w:after="140"/>
              <w:jc w:val="center"/>
              <w:rPr>
                <w:color w:val="000000"/>
              </w:rPr>
            </w:pPr>
            <w:r>
              <w:rPr>
                <w:color w:val="000000"/>
              </w:rPr>
              <w:t>5.25 ± 1.8</w:t>
            </w:r>
          </w:p>
        </w:tc>
      </w:tr>
      <w:tr>
        <w:trPr/>
        <w:tc>
          <w:tcPr>
            <w:tcW w:w="2504" w:type="dxa"/>
            <w:tcBorders/>
            <w:vAlign w:val="center"/>
          </w:tcPr>
          <w:p>
            <w:pPr>
              <w:pStyle w:val="Normal"/>
              <w:spacing w:lineRule="auto" w:line="360" w:before="0" w:after="140"/>
              <w:jc w:val="start"/>
              <w:rPr>
                <w:color w:val="000000"/>
              </w:rPr>
            </w:pPr>
            <w:r>
              <w:rPr>
                <w:color w:val="000000"/>
              </w:rPr>
              <w:t>700</w:t>
            </w:r>
          </w:p>
        </w:tc>
        <w:tc>
          <w:tcPr>
            <w:tcW w:w="1749" w:type="dxa"/>
            <w:tcBorders/>
            <w:vAlign w:val="center"/>
          </w:tcPr>
          <w:p>
            <w:pPr>
              <w:pStyle w:val="Normal"/>
              <w:spacing w:lineRule="auto" w:line="360" w:before="0" w:after="140"/>
              <w:jc w:val="center"/>
              <w:rPr>
                <w:color w:val="000000"/>
              </w:rPr>
            </w:pPr>
            <w:r>
              <w:rPr>
                <w:color w:val="000000"/>
              </w:rPr>
              <w:t>10 ± 3.03</w:t>
            </w:r>
          </w:p>
        </w:tc>
        <w:tc>
          <w:tcPr>
            <w:tcW w:w="1890" w:type="dxa"/>
            <w:tcBorders/>
            <w:vAlign w:val="center"/>
          </w:tcPr>
          <w:p>
            <w:pPr>
              <w:pStyle w:val="Normal"/>
              <w:spacing w:lineRule="auto" w:line="360" w:before="0" w:after="140"/>
              <w:jc w:val="center"/>
              <w:rPr>
                <w:color w:val="000000"/>
              </w:rPr>
            </w:pPr>
            <w:r>
              <w:rPr>
                <w:color w:val="000000"/>
              </w:rPr>
              <w:t>8.75 ± 2.69</w:t>
            </w:r>
          </w:p>
        </w:tc>
        <w:tc>
          <w:tcPr>
            <w:tcW w:w="1745" w:type="dxa"/>
            <w:tcBorders/>
            <w:vAlign w:val="center"/>
          </w:tcPr>
          <w:p>
            <w:pPr>
              <w:pStyle w:val="Normal"/>
              <w:spacing w:lineRule="auto" w:line="360" w:before="0" w:after="140"/>
              <w:jc w:val="center"/>
              <w:rPr>
                <w:color w:val="000000"/>
              </w:rPr>
            </w:pPr>
            <w:r>
              <w:rPr>
                <w:color w:val="000000"/>
              </w:rPr>
              <w:t>3.75 ± 1.6</w:t>
            </w:r>
          </w:p>
        </w:tc>
        <w:tc>
          <w:tcPr>
            <w:tcW w:w="1750" w:type="dxa"/>
            <w:tcBorders/>
            <w:vAlign w:val="center"/>
          </w:tcPr>
          <w:p>
            <w:pPr>
              <w:pStyle w:val="Normal"/>
              <w:spacing w:lineRule="auto" w:line="360" w:before="0" w:after="140"/>
              <w:jc w:val="center"/>
              <w:rPr>
                <w:color w:val="000000"/>
              </w:rPr>
            </w:pPr>
            <w:r>
              <w:rPr>
                <w:color w:val="000000"/>
              </w:rPr>
              <w:t>6.5 ± 2.72</w:t>
            </w:r>
          </w:p>
        </w:tc>
      </w:tr>
      <w:tr>
        <w:trPr/>
        <w:tc>
          <w:tcPr>
            <w:tcW w:w="2504" w:type="dxa"/>
            <w:tcBorders/>
            <w:vAlign w:val="center"/>
          </w:tcPr>
          <w:p>
            <w:pPr>
              <w:pStyle w:val="Normal"/>
              <w:spacing w:lineRule="auto" w:line="360" w:before="0" w:after="140"/>
              <w:jc w:val="start"/>
              <w:rPr>
                <w:color w:val="000000"/>
              </w:rPr>
            </w:pPr>
            <w:r>
              <w:rPr>
                <w:color w:val="000000"/>
              </w:rPr>
              <w:t>900</w:t>
            </w:r>
          </w:p>
        </w:tc>
        <w:tc>
          <w:tcPr>
            <w:tcW w:w="1749" w:type="dxa"/>
            <w:tcBorders/>
            <w:vAlign w:val="center"/>
          </w:tcPr>
          <w:p>
            <w:pPr>
              <w:pStyle w:val="Normal"/>
              <w:spacing w:lineRule="auto" w:line="360" w:before="0" w:after="140"/>
              <w:jc w:val="center"/>
              <w:rPr>
                <w:color w:val="000000"/>
              </w:rPr>
            </w:pPr>
            <w:r>
              <w:rPr>
                <w:color w:val="000000"/>
              </w:rPr>
              <w:t>27.25 ± 8.74</w:t>
            </w:r>
          </w:p>
        </w:tc>
        <w:tc>
          <w:tcPr>
            <w:tcW w:w="1890" w:type="dxa"/>
            <w:tcBorders/>
            <w:vAlign w:val="center"/>
          </w:tcPr>
          <w:p>
            <w:pPr>
              <w:pStyle w:val="Normal"/>
              <w:spacing w:lineRule="auto" w:line="360" w:before="0" w:after="140"/>
              <w:jc w:val="center"/>
              <w:rPr>
                <w:color w:val="000000"/>
              </w:rPr>
            </w:pPr>
            <w:r>
              <w:rPr>
                <w:color w:val="000000"/>
              </w:rPr>
              <w:t>36.75 ± 9.94</w:t>
            </w:r>
          </w:p>
        </w:tc>
        <w:tc>
          <w:tcPr>
            <w:tcW w:w="1745" w:type="dxa"/>
            <w:tcBorders/>
            <w:vAlign w:val="center"/>
          </w:tcPr>
          <w:p>
            <w:pPr>
              <w:pStyle w:val="Normal"/>
              <w:spacing w:lineRule="auto" w:line="360" w:before="0" w:after="140"/>
              <w:jc w:val="center"/>
              <w:rPr>
                <w:color w:val="000000"/>
              </w:rPr>
            </w:pPr>
            <w:r>
              <w:rPr>
                <w:color w:val="000000"/>
              </w:rPr>
              <w:t>19 ± 3.39</w:t>
            </w:r>
          </w:p>
        </w:tc>
        <w:tc>
          <w:tcPr>
            <w:tcW w:w="1750" w:type="dxa"/>
            <w:tcBorders/>
            <w:vAlign w:val="center"/>
          </w:tcPr>
          <w:p>
            <w:pPr>
              <w:pStyle w:val="Normal"/>
              <w:spacing w:lineRule="auto" w:line="360" w:before="0" w:after="140"/>
              <w:jc w:val="center"/>
              <w:rPr>
                <w:color w:val="000000"/>
              </w:rPr>
            </w:pPr>
            <w:r>
              <w:rPr>
                <w:color w:val="000000"/>
              </w:rPr>
              <w:t>9.75 ± 3.35</w:t>
            </w:r>
          </w:p>
        </w:tc>
      </w:tr>
      <w:tr>
        <w:trPr/>
        <w:tc>
          <w:tcPr>
            <w:tcW w:w="2504" w:type="dxa"/>
            <w:tcBorders/>
            <w:vAlign w:val="center"/>
          </w:tcPr>
          <w:p>
            <w:pPr>
              <w:pStyle w:val="Normal"/>
              <w:spacing w:lineRule="auto" w:line="360" w:before="0" w:after="140"/>
              <w:jc w:val="start"/>
              <w:rPr>
                <w:color w:val="000000"/>
              </w:rPr>
            </w:pPr>
            <w:r>
              <w:rPr>
                <w:color w:val="000000"/>
              </w:rPr>
              <w:t>1100</w:t>
            </w:r>
          </w:p>
        </w:tc>
        <w:tc>
          <w:tcPr>
            <w:tcW w:w="1749" w:type="dxa"/>
            <w:tcBorders/>
            <w:vAlign w:val="center"/>
          </w:tcPr>
          <w:p>
            <w:pPr>
              <w:pStyle w:val="Normal"/>
              <w:spacing w:lineRule="auto" w:line="360" w:before="0" w:after="140"/>
              <w:jc w:val="center"/>
              <w:rPr>
                <w:color w:val="000000"/>
              </w:rPr>
            </w:pPr>
            <w:r>
              <w:rPr>
                <w:color w:val="000000"/>
              </w:rPr>
              <w:t>62.5 ± 8.45</w:t>
            </w:r>
          </w:p>
        </w:tc>
        <w:tc>
          <w:tcPr>
            <w:tcW w:w="1890" w:type="dxa"/>
            <w:tcBorders/>
            <w:vAlign w:val="center"/>
          </w:tcPr>
          <w:p>
            <w:pPr>
              <w:pStyle w:val="Normal"/>
              <w:spacing w:lineRule="auto" w:line="360" w:before="0" w:after="140"/>
              <w:jc w:val="center"/>
              <w:rPr>
                <w:color w:val="000000"/>
              </w:rPr>
            </w:pPr>
            <w:r>
              <w:rPr>
                <w:color w:val="000000"/>
              </w:rPr>
              <w:t>156 ± 32.1</w:t>
            </w:r>
          </w:p>
        </w:tc>
        <w:tc>
          <w:tcPr>
            <w:tcW w:w="1745" w:type="dxa"/>
            <w:tcBorders/>
            <w:vAlign w:val="center"/>
          </w:tcPr>
          <w:p>
            <w:pPr>
              <w:pStyle w:val="Normal"/>
              <w:spacing w:lineRule="auto" w:line="360" w:before="0" w:after="140"/>
              <w:jc w:val="center"/>
              <w:rPr>
                <w:color w:val="000000"/>
              </w:rPr>
            </w:pPr>
            <w:r>
              <w:rPr>
                <w:color w:val="000000"/>
              </w:rPr>
              <w:t>71 ± 17.2</w:t>
            </w:r>
          </w:p>
        </w:tc>
        <w:tc>
          <w:tcPr>
            <w:tcW w:w="1750" w:type="dxa"/>
            <w:tcBorders/>
            <w:vAlign w:val="center"/>
          </w:tcPr>
          <w:p>
            <w:pPr>
              <w:pStyle w:val="Normal"/>
              <w:spacing w:lineRule="auto" w:line="360" w:before="0" w:after="140"/>
              <w:jc w:val="center"/>
              <w:rPr>
                <w:color w:val="000000"/>
              </w:rPr>
            </w:pPr>
            <w:r>
              <w:rPr>
                <w:color w:val="000000"/>
              </w:rPr>
              <w:t>41.25 ± 9.6</w:t>
            </w:r>
          </w:p>
        </w:tc>
      </w:tr>
      <w:tr>
        <w:trPr/>
        <w:tc>
          <w:tcPr>
            <w:tcW w:w="2504" w:type="dxa"/>
            <w:tcBorders/>
            <w:vAlign w:val="center"/>
          </w:tcPr>
          <w:p>
            <w:pPr>
              <w:pStyle w:val="Normal"/>
              <w:spacing w:lineRule="auto" w:line="360" w:before="0" w:after="140"/>
              <w:jc w:val="start"/>
              <w:rPr>
                <w:color w:val="000000"/>
              </w:rPr>
            </w:pPr>
            <w:r>
              <w:rPr>
                <w:color w:val="000000"/>
              </w:rPr>
              <w:t>1300</w:t>
            </w:r>
          </w:p>
        </w:tc>
        <w:tc>
          <w:tcPr>
            <w:tcW w:w="1749" w:type="dxa"/>
            <w:tcBorders/>
            <w:vAlign w:val="center"/>
          </w:tcPr>
          <w:p>
            <w:pPr>
              <w:pStyle w:val="Normal"/>
              <w:spacing w:lineRule="auto" w:line="360" w:before="0" w:after="140"/>
              <w:jc w:val="center"/>
              <w:rPr>
                <w:color w:val="000000"/>
              </w:rPr>
            </w:pPr>
            <w:r>
              <w:rPr>
                <w:color w:val="000000"/>
              </w:rPr>
              <w:t>44.75 ± 14.4</w:t>
            </w:r>
          </w:p>
        </w:tc>
        <w:tc>
          <w:tcPr>
            <w:tcW w:w="1890" w:type="dxa"/>
            <w:tcBorders/>
            <w:vAlign w:val="center"/>
          </w:tcPr>
          <w:p>
            <w:pPr>
              <w:pStyle w:val="Normal"/>
              <w:spacing w:lineRule="auto" w:line="360" w:before="0" w:after="140"/>
              <w:jc w:val="center"/>
              <w:rPr>
                <w:color w:val="000000"/>
              </w:rPr>
            </w:pPr>
            <w:r>
              <w:rPr>
                <w:color w:val="000000"/>
              </w:rPr>
              <w:t>104.25 ± 29.6</w:t>
            </w:r>
          </w:p>
        </w:tc>
        <w:tc>
          <w:tcPr>
            <w:tcW w:w="1745" w:type="dxa"/>
            <w:tcBorders/>
            <w:vAlign w:val="center"/>
          </w:tcPr>
          <w:p>
            <w:pPr>
              <w:pStyle w:val="Normal"/>
              <w:spacing w:lineRule="auto" w:line="360" w:before="0" w:after="140"/>
              <w:jc w:val="center"/>
              <w:rPr>
                <w:color w:val="000000"/>
              </w:rPr>
            </w:pPr>
            <w:r>
              <w:rPr>
                <w:color w:val="000000"/>
              </w:rPr>
              <w:t>20.75 ± 3.92</w:t>
            </w:r>
          </w:p>
        </w:tc>
        <w:tc>
          <w:tcPr>
            <w:tcW w:w="1750" w:type="dxa"/>
            <w:tcBorders/>
            <w:vAlign w:val="center"/>
          </w:tcPr>
          <w:p>
            <w:pPr>
              <w:pStyle w:val="Normal"/>
              <w:spacing w:lineRule="auto" w:line="360" w:before="0" w:after="140"/>
              <w:jc w:val="center"/>
              <w:rPr>
                <w:color w:val="000000"/>
              </w:rPr>
            </w:pPr>
            <w:r>
              <w:rPr>
                <w:color w:val="000000"/>
              </w:rPr>
              <w:t>7 ± 4.85</w:t>
            </w:r>
          </w:p>
        </w:tc>
      </w:tr>
      <w:tr>
        <w:trPr/>
        <w:tc>
          <w:tcPr>
            <w:tcW w:w="2504" w:type="dxa"/>
            <w:tcBorders/>
            <w:vAlign w:val="center"/>
          </w:tcPr>
          <w:p>
            <w:pPr>
              <w:pStyle w:val="Normal"/>
              <w:spacing w:lineRule="auto" w:line="360" w:before="0" w:after="140"/>
              <w:jc w:val="start"/>
              <w:rPr>
                <w:color w:val="000000"/>
              </w:rPr>
            </w:pPr>
            <w:r>
              <w:rPr>
                <w:color w:val="000000"/>
              </w:rPr>
              <w:t>1500</w:t>
            </w:r>
          </w:p>
        </w:tc>
        <w:tc>
          <w:tcPr>
            <w:tcW w:w="1749" w:type="dxa"/>
            <w:tcBorders/>
            <w:vAlign w:val="center"/>
          </w:tcPr>
          <w:p>
            <w:pPr>
              <w:pStyle w:val="Normal"/>
              <w:spacing w:lineRule="auto" w:line="360" w:before="0" w:after="140"/>
              <w:jc w:val="center"/>
              <w:rPr>
                <w:color w:val="000000"/>
              </w:rPr>
            </w:pPr>
            <w:r>
              <w:rPr>
                <w:color w:val="000000"/>
              </w:rPr>
              <w:t>86.5 ± 20.3</w:t>
            </w:r>
          </w:p>
        </w:tc>
        <w:tc>
          <w:tcPr>
            <w:tcW w:w="1890" w:type="dxa"/>
            <w:tcBorders/>
            <w:vAlign w:val="center"/>
          </w:tcPr>
          <w:p>
            <w:pPr>
              <w:pStyle w:val="Normal"/>
              <w:spacing w:lineRule="auto" w:line="360" w:before="0" w:after="140"/>
              <w:jc w:val="center"/>
              <w:rPr>
                <w:color w:val="000000"/>
              </w:rPr>
            </w:pPr>
            <w:r>
              <w:rPr>
                <w:color w:val="000000"/>
              </w:rPr>
              <w:t>117.25 ± 33.8</w:t>
            </w:r>
          </w:p>
        </w:tc>
        <w:tc>
          <w:tcPr>
            <w:tcW w:w="1745" w:type="dxa"/>
            <w:tcBorders/>
            <w:vAlign w:val="center"/>
          </w:tcPr>
          <w:p>
            <w:pPr>
              <w:pStyle w:val="Normal"/>
              <w:spacing w:lineRule="auto" w:line="360" w:before="0" w:after="140"/>
              <w:jc w:val="center"/>
              <w:rPr>
                <w:color w:val="000000"/>
              </w:rPr>
            </w:pPr>
            <w:r>
              <w:rPr>
                <w:color w:val="000000"/>
              </w:rPr>
              <w:t>24 ± 6.1</w:t>
            </w:r>
          </w:p>
        </w:tc>
        <w:tc>
          <w:tcPr>
            <w:tcW w:w="1750" w:type="dxa"/>
            <w:tcBorders/>
            <w:vAlign w:val="center"/>
          </w:tcPr>
          <w:p>
            <w:pPr>
              <w:pStyle w:val="Normal"/>
              <w:spacing w:lineRule="auto" w:line="360" w:before="0" w:after="140"/>
              <w:jc w:val="center"/>
              <w:rPr>
                <w:color w:val="000000"/>
              </w:rPr>
            </w:pPr>
            <w:r>
              <w:rPr>
                <w:color w:val="000000"/>
              </w:rPr>
              <w:t>11.25 ± 4.75</w:t>
            </w:r>
          </w:p>
        </w:tc>
      </w:tr>
      <w:tr>
        <w:trPr/>
        <w:tc>
          <w:tcPr>
            <w:tcW w:w="2504" w:type="dxa"/>
            <w:tcBorders/>
            <w:vAlign w:val="center"/>
          </w:tcPr>
          <w:p>
            <w:pPr>
              <w:pStyle w:val="Normal"/>
              <w:spacing w:lineRule="auto" w:line="360" w:before="0" w:after="140"/>
              <w:jc w:val="start"/>
              <w:rPr>
                <w:color w:val="000000"/>
              </w:rPr>
            </w:pPr>
            <w:r>
              <w:rPr>
                <w:color w:val="000000"/>
              </w:rPr>
              <w:t>1700</w:t>
            </w:r>
          </w:p>
        </w:tc>
        <w:tc>
          <w:tcPr>
            <w:tcW w:w="1749" w:type="dxa"/>
            <w:tcBorders/>
            <w:vAlign w:val="center"/>
          </w:tcPr>
          <w:p>
            <w:pPr>
              <w:pStyle w:val="Normal"/>
              <w:spacing w:lineRule="auto" w:line="360" w:before="0" w:after="140"/>
              <w:jc w:val="center"/>
              <w:rPr>
                <w:color w:val="000000"/>
              </w:rPr>
            </w:pPr>
            <w:r>
              <w:rPr>
                <w:color w:val="000000"/>
              </w:rPr>
              <w:t>40.5 ± 13.3</w:t>
            </w:r>
          </w:p>
        </w:tc>
        <w:tc>
          <w:tcPr>
            <w:tcW w:w="1890" w:type="dxa"/>
            <w:tcBorders/>
            <w:vAlign w:val="center"/>
          </w:tcPr>
          <w:p>
            <w:pPr>
              <w:pStyle w:val="Normal"/>
              <w:spacing w:lineRule="auto" w:line="360" w:before="0" w:after="140"/>
              <w:jc w:val="center"/>
              <w:rPr>
                <w:color w:val="000000"/>
              </w:rPr>
            </w:pPr>
            <w:r>
              <w:rPr>
                <w:color w:val="000000"/>
              </w:rPr>
              <w:t>8.75 ± 1.38</w:t>
            </w:r>
          </w:p>
        </w:tc>
        <w:tc>
          <w:tcPr>
            <w:tcW w:w="1745" w:type="dxa"/>
            <w:tcBorders/>
            <w:vAlign w:val="center"/>
          </w:tcPr>
          <w:p>
            <w:pPr>
              <w:pStyle w:val="Normal"/>
              <w:spacing w:lineRule="auto" w:line="360" w:before="0" w:after="140"/>
              <w:jc w:val="center"/>
              <w:rPr>
                <w:color w:val="000000"/>
              </w:rPr>
            </w:pPr>
            <w:r>
              <w:rPr>
                <w:color w:val="000000"/>
              </w:rPr>
              <w:t>23.25 ± 4.35</w:t>
            </w:r>
          </w:p>
        </w:tc>
        <w:tc>
          <w:tcPr>
            <w:tcW w:w="1750" w:type="dxa"/>
            <w:tcBorders/>
            <w:vAlign w:val="center"/>
          </w:tcPr>
          <w:p>
            <w:pPr>
              <w:pStyle w:val="Normal"/>
              <w:spacing w:lineRule="auto" w:line="360" w:before="0" w:after="140"/>
              <w:jc w:val="center"/>
              <w:rPr>
                <w:color w:val="000000"/>
              </w:rPr>
            </w:pPr>
            <w:r>
              <w:rPr>
                <w:color w:val="000000"/>
              </w:rPr>
              <w:t>22.25 ± 0.75</w:t>
            </w:r>
          </w:p>
        </w:tc>
      </w:tr>
      <w:tr>
        <w:trPr/>
        <w:tc>
          <w:tcPr>
            <w:tcW w:w="2504" w:type="dxa"/>
            <w:tcBorders/>
            <w:vAlign w:val="center"/>
          </w:tcPr>
          <w:p>
            <w:pPr>
              <w:pStyle w:val="Normal"/>
              <w:spacing w:lineRule="auto" w:line="360" w:before="0" w:after="140"/>
              <w:jc w:val="start"/>
              <w:rPr>
                <w:color w:val="000000"/>
              </w:rPr>
            </w:pPr>
            <w:r>
              <w:rPr>
                <w:color w:val="000000"/>
              </w:rPr>
              <w:t>1900</w:t>
            </w:r>
          </w:p>
        </w:tc>
        <w:tc>
          <w:tcPr>
            <w:tcW w:w="1749" w:type="dxa"/>
            <w:tcBorders/>
            <w:vAlign w:val="center"/>
          </w:tcPr>
          <w:p>
            <w:pPr>
              <w:pStyle w:val="Normal"/>
              <w:spacing w:lineRule="auto" w:line="360" w:before="0" w:after="140"/>
              <w:jc w:val="center"/>
              <w:rPr>
                <w:color w:val="000000"/>
              </w:rPr>
            </w:pPr>
            <w:r>
              <w:rPr>
                <w:color w:val="000000"/>
              </w:rPr>
              <w:t>0 ± 0</w:t>
            </w:r>
          </w:p>
        </w:tc>
        <w:tc>
          <w:tcPr>
            <w:tcW w:w="1890" w:type="dxa"/>
            <w:tcBorders/>
            <w:vAlign w:val="center"/>
          </w:tcPr>
          <w:p>
            <w:pPr>
              <w:pStyle w:val="Normal"/>
              <w:spacing w:lineRule="auto" w:line="360" w:before="0" w:after="140"/>
              <w:jc w:val="center"/>
              <w:rPr>
                <w:color w:val="000000"/>
              </w:rPr>
            </w:pPr>
            <w:r>
              <w:rPr>
                <w:color w:val="000000"/>
              </w:rPr>
              <w:t>0 ± 0</w:t>
            </w:r>
          </w:p>
        </w:tc>
        <w:tc>
          <w:tcPr>
            <w:tcW w:w="1745" w:type="dxa"/>
            <w:tcBorders/>
            <w:vAlign w:val="center"/>
          </w:tcPr>
          <w:p>
            <w:pPr>
              <w:pStyle w:val="Normal"/>
              <w:spacing w:lineRule="auto" w:line="360" w:before="0" w:after="140"/>
              <w:jc w:val="center"/>
              <w:rPr>
                <w:color w:val="000000"/>
              </w:rPr>
            </w:pPr>
            <w:r>
              <w:rPr>
                <w:color w:val="000000"/>
              </w:rPr>
              <w:t>1.75 ± 1.18</w:t>
            </w:r>
          </w:p>
        </w:tc>
        <w:tc>
          <w:tcPr>
            <w:tcW w:w="1750" w:type="dxa"/>
            <w:tcBorders/>
            <w:vAlign w:val="center"/>
          </w:tcPr>
          <w:p>
            <w:pPr>
              <w:pStyle w:val="Normal"/>
              <w:spacing w:lineRule="auto" w:line="360" w:before="0" w:after="140"/>
              <w:jc w:val="center"/>
              <w:rPr>
                <w:color w:val="000000"/>
              </w:rPr>
            </w:pPr>
            <w:r>
              <w:rPr>
                <w:color w:val="000000"/>
              </w:rPr>
              <w:t>0 ± 0</w:t>
            </w:r>
          </w:p>
        </w:tc>
      </w:tr>
      <w:tr>
        <w:trPr/>
        <w:tc>
          <w:tcPr>
            <w:tcW w:w="2504" w:type="dxa"/>
            <w:tcBorders/>
            <w:vAlign w:val="center"/>
          </w:tcPr>
          <w:p>
            <w:pPr>
              <w:pStyle w:val="Normal"/>
              <w:spacing w:lineRule="auto" w:line="360" w:before="0" w:after="140"/>
              <w:jc w:val="start"/>
              <w:rPr>
                <w:color w:val="000000"/>
              </w:rPr>
            </w:pPr>
            <w:r>
              <w:rPr>
                <w:color w:val="000000"/>
              </w:rPr>
              <w:t>Eastern slope</w:t>
            </w:r>
          </w:p>
        </w:tc>
        <w:tc>
          <w:tcPr>
            <w:tcW w:w="1749" w:type="dxa"/>
            <w:tcBorders/>
            <w:vAlign w:val="center"/>
          </w:tcPr>
          <w:p>
            <w:pPr>
              <w:pStyle w:val="Normal"/>
              <w:spacing w:lineRule="auto" w:line="360" w:before="0" w:after="140"/>
              <w:jc w:val="center"/>
              <w:rPr>
                <w:color w:val="000000"/>
              </w:rPr>
            </w:pPr>
            <w:r>
              <w:rPr>
                <w:color w:val="000000"/>
              </w:rPr>
            </w:r>
          </w:p>
        </w:tc>
        <w:tc>
          <w:tcPr>
            <w:tcW w:w="1890" w:type="dxa"/>
            <w:tcBorders/>
            <w:vAlign w:val="center"/>
          </w:tcPr>
          <w:p>
            <w:pPr>
              <w:pStyle w:val="Normal"/>
              <w:spacing w:lineRule="auto" w:line="360" w:before="0" w:after="140"/>
              <w:jc w:val="center"/>
              <w:rPr>
                <w:color w:val="000000"/>
              </w:rPr>
            </w:pPr>
            <w:r>
              <w:rPr>
                <w:color w:val="000000"/>
              </w:rPr>
            </w:r>
          </w:p>
        </w:tc>
        <w:tc>
          <w:tcPr>
            <w:tcW w:w="1745" w:type="dxa"/>
            <w:tcBorders/>
            <w:vAlign w:val="center"/>
          </w:tcPr>
          <w:p>
            <w:pPr>
              <w:pStyle w:val="Normal"/>
              <w:spacing w:lineRule="auto" w:line="360" w:before="0" w:after="140"/>
              <w:jc w:val="center"/>
              <w:rPr>
                <w:color w:val="000000"/>
              </w:rPr>
            </w:pPr>
            <w:r>
              <w:rPr>
                <w:color w:val="000000"/>
              </w:rPr>
            </w:r>
          </w:p>
        </w:tc>
        <w:tc>
          <w:tcPr>
            <w:tcW w:w="1750" w:type="dxa"/>
            <w:tcBorders/>
            <w:vAlign w:val="center"/>
          </w:tcPr>
          <w:p>
            <w:pPr>
              <w:pStyle w:val="Normal"/>
              <w:spacing w:lineRule="auto" w:line="360" w:before="0" w:after="140"/>
              <w:jc w:val="center"/>
              <w:rPr>
                <w:color w:val="000000"/>
              </w:rPr>
            </w:pPr>
            <w:r>
              <w:rPr>
                <w:color w:val="000000"/>
              </w:rPr>
            </w:r>
          </w:p>
        </w:tc>
      </w:tr>
      <w:tr>
        <w:trPr/>
        <w:tc>
          <w:tcPr>
            <w:tcW w:w="2504" w:type="dxa"/>
            <w:tcBorders/>
            <w:vAlign w:val="center"/>
          </w:tcPr>
          <w:p>
            <w:pPr>
              <w:pStyle w:val="Normal"/>
              <w:spacing w:lineRule="auto" w:line="360" w:before="0" w:after="140"/>
              <w:jc w:val="start"/>
              <w:rPr>
                <w:color w:val="000000"/>
              </w:rPr>
            </w:pPr>
            <w:r>
              <w:rPr>
                <w:color w:val="000000"/>
              </w:rPr>
              <w:t>1700</w:t>
            </w:r>
          </w:p>
        </w:tc>
        <w:tc>
          <w:tcPr>
            <w:tcW w:w="1749" w:type="dxa"/>
            <w:tcBorders/>
            <w:vAlign w:val="center"/>
          </w:tcPr>
          <w:p>
            <w:pPr>
              <w:pStyle w:val="Normal"/>
              <w:spacing w:lineRule="auto" w:line="360" w:before="0" w:after="140"/>
              <w:jc w:val="center"/>
              <w:rPr>
                <w:color w:val="000000"/>
              </w:rPr>
            </w:pPr>
            <w:r>
              <w:rPr>
                <w:color w:val="000000"/>
              </w:rPr>
              <w:t>38 ± 2.35</w:t>
            </w:r>
          </w:p>
        </w:tc>
        <w:tc>
          <w:tcPr>
            <w:tcW w:w="1890" w:type="dxa"/>
            <w:tcBorders/>
            <w:vAlign w:val="center"/>
          </w:tcPr>
          <w:p>
            <w:pPr>
              <w:pStyle w:val="Normal"/>
              <w:spacing w:lineRule="auto" w:line="360" w:before="0" w:after="140"/>
              <w:jc w:val="center"/>
              <w:rPr>
                <w:color w:val="000000"/>
              </w:rPr>
            </w:pPr>
            <w:r>
              <w:rPr>
                <w:color w:val="000000"/>
              </w:rPr>
              <w:t>24 ± 4.06</w:t>
            </w:r>
          </w:p>
        </w:tc>
        <w:tc>
          <w:tcPr>
            <w:tcW w:w="1745" w:type="dxa"/>
            <w:tcBorders/>
            <w:vAlign w:val="center"/>
          </w:tcPr>
          <w:p>
            <w:pPr>
              <w:pStyle w:val="Normal"/>
              <w:spacing w:lineRule="auto" w:line="360" w:before="0" w:after="140"/>
              <w:jc w:val="center"/>
              <w:rPr>
                <w:color w:val="000000"/>
              </w:rPr>
            </w:pPr>
            <w:r>
              <w:rPr>
                <w:color w:val="000000"/>
              </w:rPr>
              <w:t>36.75 ± 6.54</w:t>
            </w:r>
          </w:p>
        </w:tc>
        <w:tc>
          <w:tcPr>
            <w:tcW w:w="1750" w:type="dxa"/>
            <w:tcBorders/>
            <w:vAlign w:val="center"/>
          </w:tcPr>
          <w:p>
            <w:pPr>
              <w:pStyle w:val="Normal"/>
              <w:spacing w:lineRule="auto" w:line="360" w:before="0" w:after="140"/>
              <w:jc w:val="center"/>
              <w:rPr>
                <w:color w:val="000000"/>
              </w:rPr>
            </w:pPr>
            <w:r>
              <w:rPr>
                <w:color w:val="000000"/>
              </w:rPr>
              <w:t>22 ± 4.49</w:t>
            </w:r>
          </w:p>
        </w:tc>
      </w:tr>
      <w:tr>
        <w:trPr/>
        <w:tc>
          <w:tcPr>
            <w:tcW w:w="2504" w:type="dxa"/>
            <w:tcBorders/>
            <w:vAlign w:val="center"/>
          </w:tcPr>
          <w:p>
            <w:pPr>
              <w:pStyle w:val="Normal"/>
              <w:spacing w:lineRule="auto" w:line="360" w:before="0" w:after="140"/>
              <w:jc w:val="start"/>
              <w:rPr>
                <w:color w:val="000000"/>
              </w:rPr>
            </w:pPr>
            <w:r>
              <w:rPr>
                <w:color w:val="000000"/>
              </w:rPr>
              <w:t>1500</w:t>
            </w:r>
          </w:p>
        </w:tc>
        <w:tc>
          <w:tcPr>
            <w:tcW w:w="1749" w:type="dxa"/>
            <w:tcBorders/>
            <w:vAlign w:val="center"/>
          </w:tcPr>
          <w:p>
            <w:pPr>
              <w:pStyle w:val="Normal"/>
              <w:spacing w:lineRule="auto" w:line="360" w:before="0" w:after="140"/>
              <w:jc w:val="center"/>
              <w:rPr>
                <w:color w:val="000000"/>
              </w:rPr>
            </w:pPr>
            <w:r>
              <w:rPr>
                <w:color w:val="000000"/>
              </w:rPr>
              <w:t>30 ± 8.26</w:t>
            </w:r>
          </w:p>
        </w:tc>
        <w:tc>
          <w:tcPr>
            <w:tcW w:w="1890" w:type="dxa"/>
            <w:tcBorders/>
            <w:vAlign w:val="center"/>
          </w:tcPr>
          <w:p>
            <w:pPr>
              <w:pStyle w:val="Normal"/>
              <w:spacing w:lineRule="auto" w:line="360" w:before="0" w:after="140"/>
              <w:jc w:val="center"/>
              <w:rPr>
                <w:color w:val="000000"/>
              </w:rPr>
            </w:pPr>
            <w:r>
              <w:rPr>
                <w:color w:val="000000"/>
              </w:rPr>
              <w:t>29.5 ± 1.85</w:t>
            </w:r>
          </w:p>
        </w:tc>
        <w:tc>
          <w:tcPr>
            <w:tcW w:w="1745" w:type="dxa"/>
            <w:tcBorders/>
            <w:vAlign w:val="center"/>
          </w:tcPr>
          <w:p>
            <w:pPr>
              <w:pStyle w:val="Normal"/>
              <w:spacing w:lineRule="auto" w:line="360" w:before="0" w:after="140"/>
              <w:jc w:val="center"/>
              <w:rPr>
                <w:color w:val="000000"/>
              </w:rPr>
            </w:pPr>
            <w:r>
              <w:rPr>
                <w:color w:val="000000"/>
              </w:rPr>
              <w:t>28.5 ± 8.85</w:t>
            </w:r>
          </w:p>
        </w:tc>
        <w:tc>
          <w:tcPr>
            <w:tcW w:w="1750" w:type="dxa"/>
            <w:tcBorders/>
            <w:vAlign w:val="center"/>
          </w:tcPr>
          <w:p>
            <w:pPr>
              <w:pStyle w:val="Normal"/>
              <w:spacing w:lineRule="auto" w:line="360" w:before="0" w:after="140"/>
              <w:jc w:val="center"/>
              <w:rPr>
                <w:color w:val="000000"/>
              </w:rPr>
            </w:pPr>
            <w:r>
              <w:rPr>
                <w:color w:val="000000"/>
              </w:rPr>
              <w:t>10.5 ± 1.26</w:t>
            </w:r>
          </w:p>
        </w:tc>
      </w:tr>
      <w:tr>
        <w:trPr/>
        <w:tc>
          <w:tcPr>
            <w:tcW w:w="2504" w:type="dxa"/>
            <w:tcBorders/>
            <w:vAlign w:val="center"/>
          </w:tcPr>
          <w:p>
            <w:pPr>
              <w:pStyle w:val="Normal"/>
              <w:spacing w:lineRule="auto" w:line="360" w:before="0" w:after="140"/>
              <w:jc w:val="start"/>
              <w:rPr>
                <w:color w:val="000000"/>
              </w:rPr>
            </w:pPr>
            <w:r>
              <w:rPr>
                <w:color w:val="000000"/>
              </w:rPr>
              <w:t>1300</w:t>
            </w:r>
          </w:p>
        </w:tc>
        <w:tc>
          <w:tcPr>
            <w:tcW w:w="1749" w:type="dxa"/>
            <w:tcBorders/>
            <w:vAlign w:val="center"/>
          </w:tcPr>
          <w:p>
            <w:pPr>
              <w:pStyle w:val="Normal"/>
              <w:spacing w:lineRule="auto" w:line="360" w:before="0" w:after="140"/>
              <w:jc w:val="center"/>
              <w:rPr>
                <w:color w:val="000000"/>
              </w:rPr>
            </w:pPr>
            <w:r>
              <w:rPr>
                <w:color w:val="000000"/>
              </w:rPr>
              <w:t>0 ± 0</w:t>
            </w:r>
          </w:p>
        </w:tc>
        <w:tc>
          <w:tcPr>
            <w:tcW w:w="1890" w:type="dxa"/>
            <w:tcBorders/>
            <w:vAlign w:val="center"/>
          </w:tcPr>
          <w:p>
            <w:pPr>
              <w:pStyle w:val="Normal"/>
              <w:spacing w:lineRule="auto" w:line="360" w:before="0" w:after="140"/>
              <w:jc w:val="center"/>
              <w:rPr>
                <w:color w:val="000000"/>
              </w:rPr>
            </w:pPr>
            <w:r>
              <w:rPr>
                <w:color w:val="000000"/>
              </w:rPr>
              <w:t>0 ± 0</w:t>
            </w:r>
          </w:p>
        </w:tc>
        <w:tc>
          <w:tcPr>
            <w:tcW w:w="1745" w:type="dxa"/>
            <w:tcBorders/>
            <w:vAlign w:val="center"/>
          </w:tcPr>
          <w:p>
            <w:pPr>
              <w:pStyle w:val="Normal"/>
              <w:spacing w:lineRule="auto" w:line="360" w:before="0" w:after="140"/>
              <w:jc w:val="center"/>
              <w:rPr>
                <w:color w:val="000000"/>
              </w:rPr>
            </w:pPr>
            <w:r>
              <w:rPr>
                <w:color w:val="000000"/>
              </w:rPr>
              <w:t>0 ± 0</w:t>
            </w:r>
          </w:p>
        </w:tc>
        <w:tc>
          <w:tcPr>
            <w:tcW w:w="1750" w:type="dxa"/>
            <w:tcBorders/>
            <w:vAlign w:val="center"/>
          </w:tcPr>
          <w:p>
            <w:pPr>
              <w:pStyle w:val="Normal"/>
              <w:spacing w:lineRule="auto" w:line="360" w:before="0" w:after="140"/>
              <w:jc w:val="center"/>
              <w:rPr>
                <w:color w:val="000000"/>
              </w:rPr>
            </w:pPr>
            <w:r>
              <w:rPr>
                <w:color w:val="000000"/>
              </w:rPr>
              <w:t>0 ± 0</w:t>
            </w:r>
          </w:p>
        </w:tc>
      </w:tr>
      <w:tr>
        <w:trPr/>
        <w:tc>
          <w:tcPr>
            <w:tcW w:w="2504" w:type="dxa"/>
            <w:tcBorders/>
            <w:vAlign w:val="center"/>
          </w:tcPr>
          <w:p>
            <w:pPr>
              <w:pStyle w:val="Normal"/>
              <w:spacing w:lineRule="auto" w:line="360" w:before="0" w:after="140"/>
              <w:jc w:val="start"/>
              <w:rPr>
                <w:color w:val="000000"/>
              </w:rPr>
            </w:pPr>
            <w:r>
              <w:rPr>
                <w:color w:val="000000"/>
              </w:rPr>
              <w:t>1100</w:t>
            </w:r>
          </w:p>
        </w:tc>
        <w:tc>
          <w:tcPr>
            <w:tcW w:w="1749" w:type="dxa"/>
            <w:tcBorders/>
            <w:vAlign w:val="center"/>
          </w:tcPr>
          <w:p>
            <w:pPr>
              <w:pStyle w:val="Normal"/>
              <w:spacing w:lineRule="auto" w:line="360" w:before="0" w:after="140"/>
              <w:jc w:val="center"/>
              <w:rPr>
                <w:color w:val="000000"/>
              </w:rPr>
            </w:pPr>
            <w:r>
              <w:rPr>
                <w:color w:val="000000"/>
              </w:rPr>
              <w:t>5.25 ± 1.93</w:t>
            </w:r>
          </w:p>
        </w:tc>
        <w:tc>
          <w:tcPr>
            <w:tcW w:w="1890" w:type="dxa"/>
            <w:tcBorders/>
            <w:vAlign w:val="center"/>
          </w:tcPr>
          <w:p>
            <w:pPr>
              <w:pStyle w:val="Normal"/>
              <w:spacing w:lineRule="auto" w:line="360" w:before="0" w:after="140"/>
              <w:jc w:val="center"/>
              <w:rPr>
                <w:color w:val="000000"/>
              </w:rPr>
            </w:pPr>
            <w:r>
              <w:rPr>
                <w:color w:val="000000"/>
              </w:rPr>
              <w:t>4.25 ± 2.66</w:t>
            </w:r>
          </w:p>
        </w:tc>
        <w:tc>
          <w:tcPr>
            <w:tcW w:w="1745" w:type="dxa"/>
            <w:tcBorders/>
            <w:vAlign w:val="center"/>
          </w:tcPr>
          <w:p>
            <w:pPr>
              <w:pStyle w:val="Normal"/>
              <w:spacing w:lineRule="auto" w:line="360" w:before="0" w:after="140"/>
              <w:jc w:val="center"/>
              <w:rPr>
                <w:color w:val="000000"/>
              </w:rPr>
            </w:pPr>
            <w:r>
              <w:rPr>
                <w:color w:val="000000"/>
              </w:rPr>
              <w:t>9.25 ± 3.97</w:t>
            </w:r>
          </w:p>
        </w:tc>
        <w:tc>
          <w:tcPr>
            <w:tcW w:w="1750" w:type="dxa"/>
            <w:tcBorders/>
            <w:vAlign w:val="center"/>
          </w:tcPr>
          <w:p>
            <w:pPr>
              <w:pStyle w:val="Normal"/>
              <w:spacing w:lineRule="auto" w:line="360" w:before="0" w:after="140"/>
              <w:jc w:val="center"/>
              <w:rPr>
                <w:color w:val="000000"/>
              </w:rPr>
            </w:pPr>
            <w:r>
              <w:rPr>
                <w:color w:val="000000"/>
              </w:rPr>
              <w:t>2 ± 0.913</w:t>
            </w:r>
          </w:p>
        </w:tc>
      </w:tr>
      <w:tr>
        <w:trPr/>
        <w:tc>
          <w:tcPr>
            <w:tcW w:w="2504" w:type="dxa"/>
            <w:tcBorders/>
            <w:vAlign w:val="center"/>
          </w:tcPr>
          <w:p>
            <w:pPr>
              <w:pStyle w:val="Normal"/>
              <w:spacing w:lineRule="auto" w:line="360" w:before="0" w:after="140"/>
              <w:jc w:val="start"/>
              <w:rPr>
                <w:color w:val="000000"/>
              </w:rPr>
            </w:pPr>
            <w:r>
              <w:rPr>
                <w:color w:val="000000"/>
              </w:rPr>
              <w:t>900</w:t>
            </w:r>
          </w:p>
        </w:tc>
        <w:tc>
          <w:tcPr>
            <w:tcW w:w="1749" w:type="dxa"/>
            <w:tcBorders/>
            <w:vAlign w:val="center"/>
          </w:tcPr>
          <w:p>
            <w:pPr>
              <w:pStyle w:val="Normal"/>
              <w:spacing w:lineRule="auto" w:line="360" w:before="0" w:after="140"/>
              <w:jc w:val="center"/>
              <w:rPr>
                <w:color w:val="000000"/>
              </w:rPr>
            </w:pPr>
            <w:r>
              <w:rPr>
                <w:color w:val="000000"/>
              </w:rPr>
              <w:t>13.5 ± 4.33</w:t>
            </w:r>
          </w:p>
        </w:tc>
        <w:tc>
          <w:tcPr>
            <w:tcW w:w="1890" w:type="dxa"/>
            <w:tcBorders/>
            <w:vAlign w:val="center"/>
          </w:tcPr>
          <w:p>
            <w:pPr>
              <w:pStyle w:val="Normal"/>
              <w:spacing w:lineRule="auto" w:line="360" w:before="0" w:after="140"/>
              <w:jc w:val="center"/>
              <w:rPr>
                <w:color w:val="000000"/>
              </w:rPr>
            </w:pPr>
            <w:r>
              <w:rPr>
                <w:color w:val="000000"/>
              </w:rPr>
              <w:t>14.5 ± 1.04</w:t>
            </w:r>
          </w:p>
        </w:tc>
        <w:tc>
          <w:tcPr>
            <w:tcW w:w="1745" w:type="dxa"/>
            <w:tcBorders/>
            <w:vAlign w:val="center"/>
          </w:tcPr>
          <w:p>
            <w:pPr>
              <w:pStyle w:val="Normal"/>
              <w:spacing w:lineRule="auto" w:line="360" w:before="0" w:after="140"/>
              <w:jc w:val="center"/>
              <w:rPr>
                <w:color w:val="000000"/>
              </w:rPr>
            </w:pPr>
            <w:r>
              <w:rPr>
                <w:color w:val="000000"/>
              </w:rPr>
              <w:t>15.5 ± 3.86</w:t>
            </w:r>
          </w:p>
        </w:tc>
        <w:tc>
          <w:tcPr>
            <w:tcW w:w="1750" w:type="dxa"/>
            <w:tcBorders/>
            <w:vAlign w:val="center"/>
          </w:tcPr>
          <w:p>
            <w:pPr>
              <w:pStyle w:val="Normal"/>
              <w:spacing w:lineRule="auto" w:line="360" w:before="0" w:after="140"/>
              <w:jc w:val="center"/>
              <w:rPr>
                <w:color w:val="000000"/>
              </w:rPr>
            </w:pPr>
            <w:r>
              <w:rPr>
                <w:color w:val="000000"/>
              </w:rPr>
              <w:t>20.25 ± 4.09</w:t>
            </w:r>
          </w:p>
        </w:tc>
      </w:tr>
      <w:tr>
        <w:trPr/>
        <w:tc>
          <w:tcPr>
            <w:tcW w:w="2504" w:type="dxa"/>
            <w:tcBorders>
              <w:bottom w:val="single" w:sz="6" w:space="0" w:color="000000"/>
            </w:tcBorders>
            <w:vAlign w:val="center"/>
          </w:tcPr>
          <w:p>
            <w:pPr>
              <w:pStyle w:val="Normal"/>
              <w:spacing w:lineRule="auto" w:line="360" w:before="0" w:after="140"/>
              <w:jc w:val="start"/>
              <w:rPr>
                <w:color w:val="000000"/>
              </w:rPr>
            </w:pPr>
            <w:r>
              <w:rPr>
                <w:color w:val="000000"/>
              </w:rPr>
              <w:t>500</w:t>
            </w:r>
          </w:p>
        </w:tc>
        <w:tc>
          <w:tcPr>
            <w:tcW w:w="1749" w:type="dxa"/>
            <w:tcBorders>
              <w:bottom w:val="single" w:sz="6" w:space="0" w:color="000000"/>
            </w:tcBorders>
            <w:vAlign w:val="center"/>
          </w:tcPr>
          <w:p>
            <w:pPr>
              <w:pStyle w:val="Normal"/>
              <w:spacing w:lineRule="auto" w:line="360" w:before="0" w:after="140"/>
              <w:jc w:val="center"/>
              <w:rPr>
                <w:color w:val="000000"/>
              </w:rPr>
            </w:pPr>
            <w:r>
              <w:rPr>
                <w:color w:val="000000"/>
              </w:rPr>
              <w:t>3.25 ± 1.49</w:t>
            </w:r>
          </w:p>
        </w:tc>
        <w:tc>
          <w:tcPr>
            <w:tcW w:w="1890" w:type="dxa"/>
            <w:tcBorders>
              <w:bottom w:val="single" w:sz="6" w:space="0" w:color="000000"/>
            </w:tcBorders>
            <w:vAlign w:val="center"/>
          </w:tcPr>
          <w:p>
            <w:pPr>
              <w:pStyle w:val="Normal"/>
              <w:spacing w:lineRule="auto" w:line="360" w:before="0" w:after="140"/>
              <w:jc w:val="center"/>
              <w:rPr>
                <w:color w:val="000000"/>
              </w:rPr>
            </w:pPr>
            <w:r>
              <w:rPr>
                <w:color w:val="000000"/>
              </w:rPr>
              <w:t>7.25 ± 1.11</w:t>
            </w:r>
          </w:p>
        </w:tc>
        <w:tc>
          <w:tcPr>
            <w:tcW w:w="1745" w:type="dxa"/>
            <w:tcBorders>
              <w:bottom w:val="single" w:sz="6" w:space="0" w:color="000000"/>
            </w:tcBorders>
            <w:vAlign w:val="center"/>
          </w:tcPr>
          <w:p>
            <w:pPr>
              <w:pStyle w:val="Normal"/>
              <w:spacing w:lineRule="auto" w:line="360" w:before="0" w:after="140"/>
              <w:jc w:val="center"/>
              <w:rPr>
                <w:color w:val="000000"/>
              </w:rPr>
            </w:pPr>
            <w:r>
              <w:rPr>
                <w:color w:val="000000"/>
              </w:rPr>
              <w:t>6.25 ± 1.49</w:t>
            </w:r>
          </w:p>
        </w:tc>
        <w:tc>
          <w:tcPr>
            <w:tcW w:w="1750" w:type="dxa"/>
            <w:tcBorders>
              <w:bottom w:val="single" w:sz="6" w:space="0" w:color="000000"/>
            </w:tcBorders>
            <w:vAlign w:val="center"/>
          </w:tcPr>
          <w:p>
            <w:pPr>
              <w:pStyle w:val="Normal"/>
              <w:spacing w:lineRule="auto" w:line="360" w:before="0" w:after="140"/>
              <w:jc w:val="center"/>
              <w:rPr>
                <w:color w:val="000000"/>
              </w:rPr>
            </w:pPr>
            <w:r>
              <w:rPr>
                <w:color w:val="000000"/>
              </w:rPr>
              <w:t>8.25 ± 2.98</w:t>
            </w:r>
          </w:p>
        </w:tc>
      </w:tr>
    </w:tbl>
    <w:p>
      <w:pPr>
        <w:pStyle w:val="Normal"/>
        <w:spacing w:lineRule="auto" w:line="360" w:before="0" w:after="140"/>
        <w:rPr>
          <w:b/>
          <w:bCs/>
          <w:color w:val="000000"/>
        </w:rPr>
      </w:pPr>
      <w:r/>
      <w:r>
        <w:rPr>
          <w:b/>
          <w:bCs/>
          <w:color w:val="000000"/>
        </w:rPr>
        <w:t xml:space="preserve">Table D </w:t>
      </w:r>
      <w:commentRangeStart w:id="29"/>
      <w:r>
        <w:rPr>
          <w:color w:val="000000"/>
        </w:rPr>
        <w:t xml:space="preserve">Mean abundance (± standard </w:t>
      </w:r>
      <w:r>
        <w:rPr>
          <w:color w:val="000000"/>
        </w:rPr>
      </w:r>
      <w:commentRangeEnd w:id="29"/>
      <w:r>
        <w:commentReference w:id="29"/>
      </w:r>
      <w:r>
        <w:rPr>
          <w:color w:val="000000"/>
        </w:rPr>
        <w:t xml:space="preserve">error) of </w:t>
      </w:r>
      <w:r>
        <w:rPr>
          <w:i/>
          <w:iCs/>
          <w:color w:val="000000"/>
        </w:rPr>
        <w:t>Anthia decemguttata</w:t>
      </w:r>
      <w:r>
        <w:rPr>
          <w:color w:val="000000"/>
        </w:rPr>
        <w:t xml:space="preserve">, </w:t>
      </w:r>
      <w:r>
        <w:rPr>
          <w:i/>
          <w:iCs/>
          <w:color w:val="000000"/>
        </w:rPr>
        <w:t>Stenocara dentata</w:t>
      </w:r>
      <w:r>
        <w:rPr>
          <w:color w:val="000000"/>
        </w:rPr>
        <w:t xml:space="preserve">, and </w:t>
      </w:r>
      <w:r>
        <w:rPr>
          <w:i/>
          <w:iCs/>
          <w:color w:val="000000"/>
        </w:rPr>
        <w:t>Zophosis gracilicornis</w:t>
      </w:r>
      <w:r>
        <w:rPr>
          <w:color w:val="000000"/>
        </w:rPr>
        <w:t>, at each elevation in October across the four years of the historical comparisons.</w:t>
      </w:r>
    </w:p>
    <w:p>
      <w:pPr>
        <w:pStyle w:val="Normal"/>
        <w:rPr>
          <w:b/>
          <w:bCs/>
          <w:sz w:val="26"/>
          <w:szCs w:val="26"/>
        </w:rPr>
      </w:pPr>
      <w:r>
        <w:rPr>
          <w:b/>
          <w:bCs/>
          <w:sz w:val="26"/>
          <w:szCs w:val="26"/>
        </w:rPr>
      </w:r>
      <w:r>
        <w:br w:type="page"/>
      </w:r>
    </w:p>
    <w:p>
      <w:pPr>
        <w:pStyle w:val="Heading1"/>
        <w:numPr>
          <w:ilvl w:val="0"/>
          <w:numId w:val="1"/>
        </w:numPr>
        <w:spacing w:lineRule="auto" w:line="360" w:before="0" w:after="120"/>
        <w:rPr/>
      </w:pPr>
      <w:r>
        <w:rPr/>
        <w:t>Discussion</w:t>
      </w:r>
    </w:p>
    <w:p>
      <w:pPr>
        <w:pStyle w:val="Normal"/>
        <w:spacing w:lineRule="auto" w:line="360" w:before="0" w:after="140"/>
        <w:rPr>
          <w:color w:val="000000"/>
        </w:rPr>
      </w:pPr>
      <w:r>
        <w:rPr>
          <w:color w:val="000000"/>
        </w:rPr>
        <w:t xml:space="preserve">The approximately 97% decrease in sampled abundance between the October 2022 season and the March 2023 season is comparable to past studies that have also observed similar levels of seasonal beetle population fluctuation </w:t>
      </w:r>
      <w:r>
        <w:fldChar w:fldCharType="begin"/>
      </w:r>
      <w:r>
        <w:rPr>
          <w:color w:val="000000"/>
        </w:rPr>
        <w:instrText xml:space="preserve">ADDIN ZOTERO_ITEM CSL_CITATION {"citationID":"txKsPR7n","properties":{"formattedCitation":"(Ndozi, Gohole and Mapaure, 2025)","plainCitation":"(Ndozi, Gohole and Mapaure, 2025)","noteIndex":0},"citationItems":[{"id":71,"uris":["http://zotero.org/users/9696131/items/A73NHIQI"],"itemData":{"id":71,"type":"article-journal","abstract":"ABSTRACT\n            \n              The study emphasises the importance of understanding the seasonal variations in dung beetle assemblages for monitoring ecosystem changes. The sampling of dung beetles was done on a monthly basis for 1 year over the four seasons of spring, summer, autumn and winter. Dung beetles were sampled using baited pitfall traps that were designed from 1 L white plastic containers placed at intervals of 100 m along a distance of 1.1 km. The NMDS ordination was used to visualise patterns of species composition and abundance of the dung beetles in the four seasons. A total of 47,818 individuals belonging to 44 species were collected in all four different seasons. The greatest abundance was obtained in summer (\n              n\n               = 33,496) in both wildlife and wildlife–livestock systems, and least abundance was reported in winter (\n              n\n               = 1180). In wildlife, summer had the highest species diversity (\n              H\n              ′ = 3.538), autumn (\n              H\n              ′ = 2.752), spring (\n              H\n              ′ = 2.611) and winter (\n              H\n              ′ = 1.629). For the wildlife–livestock system, summer had the highest (\n              H\n              ′ = 3.084), autumn (\n              H\n              ′ = 2.544), spring (\n              H\n              ′ = 2.113) and winter recording the lowest diversity (\n              H\n              ′ = 1.313). The NMDS ordination demonstrated that the species composition was dissimilar in all four seasons. This study contributed valuable insight to the knowledge gap on how different seasonal variations influence dung beetle assemblages and offered applied implications for conservation strategies and ecosystem management in both wildlife and wildlife–livestock systems of Namibia.","container-title":"African Journal of Ecology","DOI":"10.1111/aje.70083","ISSN":"0141-6707, 1365-2028","issue":"6","journalAbbreviation":"Afr J Ecol","language":"en","page":"e70083","source":"DOI.org (Crossref)","title":"Seasonal Variations in Dung Beetle (Scarabaeidae: Scarabaeinae) Assemblage in Wildlife and Wildlife–Livestock Systems in North‐Eastern Namibia","title-short":"Seasonal Variations in Dung Beetle (Scarabaeidae","volume":"63","author":[{"family":"Ndozi","given":"Mukendwa Hosticks"},{"family":"Gohole","given":"Linnet"},{"family":"Mapaure","given":"Isaac"}],"issued":{"date-parts":[["2025",8]]}}}],"schema":"https://github.com/citation-style-language/schema/raw/master/csl-citation.json"}</w:instrText>
      </w:r>
      <w:r>
        <w:rPr>
          <w:color w:val="000000"/>
        </w:rPr>
      </w:r>
      <w:r>
        <w:rPr>
          <w:color w:val="000000"/>
        </w:rPr>
        <w:fldChar w:fldCharType="separate"/>
      </w:r>
      <w:r>
        <w:rPr>
          <w:color w:val="000000"/>
        </w:rPr>
      </w:r>
      <w:r>
        <w:rPr/>
        <w:t>(Ndozi, Gohole and Mapaure, 2025)</w:t>
      </w:r>
      <w:r>
        <w:rPr>
          <w:color w:val="000000"/>
        </w:rPr>
      </w:r>
      <w:r>
        <w:rPr>
          <w:color w:val="000000"/>
        </w:rPr>
        <w:fldChar w:fldCharType="end"/>
      </w:r>
      <w:r>
        <w:rPr>
          <w:color w:val="000000"/>
        </w:rPr>
        <w:t xml:space="preserve">. 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r>
        <w:fldChar w:fldCharType="begin"/>
      </w:r>
      <w:r>
        <w:rPr>
          <w:color w:val="000000"/>
        </w:rPr>
        <w:instrText xml:space="preserve">ADDIN ZOTERO_ITEM CSL_CITATION {"citationID":"VkCUrskK","properties":{"formattedCitation":"(Pinheiro {\\i{}et al.}, 2002; Wardhaugh, Stone and Stork, 2018)","plainCitation":"(Pinheiro et al., 2002; Wardhaugh, Stone and Stork, 2018)","noteIndex":0},"citationItems":[{"id":69,"uris":["http://zotero.org/users/9696131/items/SLVJWJXS"],"itemData":{"id":69,"type":"article-journal","abstract":"Abstract\n              In Brazil, a severe dry season lasting for approximately 5 months and frequent fires make life difficult for cerrado insects. In certain aspects, the cerrado can be considered to be an understudied ecosystem; even basic information such as knowledge about the annual peak in abundance of different insect orders is unknown. Insect abundance patterns have only been investigated for a few groups in the cerrado region. Thus, our study concerns the temporal distribution of insect abundance in the savanna‐like vegetation of the central Brazilian cerrado (\n              sensu stricto\n              ) in Distrito Federal. The region has a well‐defined, long dry season between May and September. The insects were sampled by window, malaise tent and pitfall traps within 1 year. We used a multiple linear regression to analyse the relationship between abundance of insects of each order and climate variables. A total of 50 127 individuals from 15 orders was collected. The orders were Coleoptera (26%), Hymenoptera (23%), Diptera (20.5%), Isoptera (20%), Homoptera (4%), Lepidoptera (4%), Orthoptera (1.5%) and Hemiptera (1%). The abundance of Diptera, Homoptera, Lepidoptera and Orthoptera was randomly distributed over time, Isoptera peaked in the first half of the wet season, Coleoptera and Hemiptera in the second half of the wet season and Hymenoptera in each season. A significant correlation was found only between Coleoptera and delayed climatic variables. There were no obvious trends that might help explain the abundance patterns observed. The study provides baseline information about phenological patterns of insect abundance and permits evaluation of this group as a resource for various food chains and different trophic levels.","container-title":"Austral Ecology","DOI":"10.1046/j.1442-9993.2002.01165.x","ISSN":"1442-9985, 1442-9993","issue":"2","journalAbbreviation":"Austral Ecology","language":"en","page":"132-136","source":"DOI.org (Crossref)","title":"Seasonal pattern of insect abundance in the Brazilian cerrado","volume":"27","author":[{"family":"Pinheiro","given":"F."},{"family":"Diniz","given":"I. R."},{"family":"Coelho","given":"D."},{"family":"Bandeira","given":"M. P. S."}],"issued":{"date-parts":[["2002",4]]}}},{"id":70,"uris":["http://zotero.org/users/9696131/items/W8LXYHX7"],"itemData":{"id":70,"type":"article-journal","abstract":"Abstract\n            Altered abiotic conditions resulting from human-induced climate change are already driving changes in the spatial and temporal distributions of many organisms. For insects, how species are distributed across elevations is relatively well known, but data on their seasonality at different elevations are lacking. Here we show seasonal variation in beetle abundance and species richness along two spatially-distinct elevational transects (350–1000 m and 100–1000 m asl) in the rainforests of northern Australia. Temperature was the best predictor of temporal abundance and species richness patterns, while rainfall had little influence. Elevation had little effect on seasonal changes in abundance or diversity. Adults of most beetle species exhibited long season-lengths (&gt;6 months of the year) with distinct peaks in abundance during the summer wet-season. We found evidence of phenotypic variation among the more widespread species, with seasonal peaks in abundance often not coinciding across elevations or transects. Due to the wide elevational range of most species, and the lack of consistency in the seasonality of wide-spread individual species, we suggest that many beetles inhabiting the low to mid-elevation mountains in the Wet Tropics, and potentially other tropical rainforests, are not as vulnerable to extinction due to climate change as many other organisms.","container-title":"Scientific Reports","DOI":"10.1038/s41598-018-26216-8","ISSN":"2045-2322","issue":"1","journalAbbreviation":"Sci Rep","language":"en","page":"8559","source":"DOI.org (Crossref)","title":"Seasonal variation in a diverse beetle assemblage along two elevational gradients in the Australian Wet Tropics","volume":"8","author":[{"family":"Wardhaugh","given":"C. W."},{"family":"Stone","given":"M. J."},{"family":"Stork","given":"N. E."}],"issued":{"date-parts":[["2018",6,4]]}}}],"schema":"https://github.com/citation-style-language/schema/raw/master/csl-citation.json"}</w:instrText>
      </w:r>
      <w:r>
        <w:rPr>
          <w:color w:val="000000"/>
        </w:rPr>
      </w:r>
      <w:r>
        <w:rPr>
          <w:color w:val="000000"/>
        </w:rPr>
        <w:fldChar w:fldCharType="separate"/>
      </w:r>
      <w:r>
        <w:rPr>
          <w:color w:val="000000"/>
        </w:rPr>
      </w:r>
      <w:r>
        <w:rPr/>
        <w:t xml:space="preserve">(Pinheiro </w:t>
      </w:r>
      <w:r>
        <w:rPr>
          <w:i/>
          <w:iCs/>
        </w:rPr>
        <w:t>et al.</w:t>
      </w:r>
      <w:r>
        <w:rPr/>
        <w:t>, 2002; Wardhaugh, Stone and Stork, 2018)</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 xml:space="preserve">However when regarding all of these prior examples, the warm season is also the season with increased rainfall in the respective environments. Therefore there was a lot of evidence revealed through analysis that much of the variation in increasing beetle abundance could be attributed to increasing rain in the warmer months along with the respective temperature changes </w:t>
      </w:r>
      <w:r>
        <w:fldChar w:fldCharType="begin"/>
      </w:r>
      <w:r>
        <w:rPr>
          <w:color w:val="000000"/>
        </w:rPr>
        <w:instrText xml:space="preserve">ADDIN ZOTERO_ITEM CSL_CITATION {"citationID":"Ug4rZf3Z","properties":{"formattedCitation":"(Wang {\\i{}et al.}, 2014)","plainCitation":"(Wang et al., 2014)","noteIndex":0},"citationItems":[{"id":65,"uris":["http://zotero.org/users/9696131/items/A7RCBCFD"],"itemData":{"id":65,"type":"article-journal","container-title":"Journal of Insect Conservation","DOI":"10.1007/s10841-014-9617-9","ISSN":"1366-638X, 1572-9753","issue":"1","journalAbbreviation":"J Insect Conserv","language":"en","license":"http://www.springer.com/tdm","page":"85-98","source":"DOI.org (Crossref)","title":"Intra-annual variations in abundance and species composition of carabid beetles in a temperate forest in Northeast China","volume":"18","author":[{"family":"Wang","given":"Xiaowei"},{"family":"Müller","given":"Jörg"},{"family":"An","given":"Linli"},{"family":"Ji","given":"Lanzhu"},{"family":"Liu","given":"Yan"},{"family":"Wang","given":"Xugao"},{"family":"Hao","given":"Zhanqing"}],"issued":{"date-parts":[["2014",2]]}}}],"schema":"https://github.com/citation-style-language/schema/raw/master/csl-citation.json"}</w:instrText>
      </w:r>
      <w:r>
        <w:rPr>
          <w:color w:val="000000"/>
        </w:rPr>
      </w:r>
      <w:r>
        <w:rPr>
          <w:color w:val="000000"/>
        </w:rPr>
        <w:fldChar w:fldCharType="separate"/>
      </w:r>
      <w:r>
        <w:rPr>
          <w:color w:val="000000"/>
        </w:rPr>
      </w:r>
      <w:r>
        <w:rPr/>
        <w:t xml:space="preserve">(Wang </w:t>
      </w:r>
      <w:r>
        <w:rPr>
          <w:i/>
          <w:iCs/>
        </w:rPr>
        <w:t>et al.</w:t>
      </w:r>
      <w:r>
        <w:rPr/>
        <w:t>, 2014)</w:t>
      </w:r>
      <w:r>
        <w:rPr>
          <w:color w:val="000000"/>
        </w:rPr>
      </w:r>
      <w:r>
        <w:rPr>
          <w:color w:val="000000"/>
        </w:rPr>
        <w:fldChar w:fldCharType="end"/>
      </w:r>
      <w:r>
        <w:rPr>
          <w:color w:val="000000"/>
        </w:rPr>
        <w:t xml:space="preserve">. </w:t>
      </w:r>
      <w:r>
        <w:rPr/>
        <w:t>However, even</w:t>
      </w:r>
      <w:r>
        <w:rPr>
          <w:color w:val="000000"/>
        </w:rPr>
        <w:t xml:space="preserve"> in other  studies involving environments with wet summers, rainfall is being seen as less of a determining factor in beetle assemblage size and structure than previously thought </w:t>
      </w:r>
      <w:r>
        <w:fldChar w:fldCharType="begin"/>
      </w:r>
      <w:r>
        <w:rPr>
          <w:color w:val="000000"/>
        </w:rPr>
        <w:instrText xml:space="preserve">ADDIN ZOTERO_ITEM CSL_CITATION {"citationID":"cbT4bMZF","properties":{"formattedCitation":"(Grimbacher and Stork, 2009)","plainCitation":"(Grimbacher and Stork, 2009)","noteIndex":0},"citationItems":[{"id":68,"uris":["http://zotero.org/users/9696131/items/4Y3ISKD3"],"itemData":{"id":68,"type":"article-journal","abstract":"ABSTRACT\n            One of the least understood aspects of insect diversity in tropical rain forests is the temporal structuring, or seasonality, of communities. We collected 29,986 beetles of 1473 species over a 4‐yr period (45 monthly samples), with the aim to document the temporal dynamics of a trophically diverse beetle assemblage from lowland tropical rain forest at Cape Tribulation, Australia. Malaise and flight interception traps were used to sample adult beetles at five locations at both ground and canopy levels. Beetles were caught throughout the year, but individual species were patchy in their temporal distribution, with the 124 more abundant species on average being present only 56 percent of the time. Climatic variables (precipitation, temperature, and solar radiation) were poorly correlated with adult beetle abundance, possibly because: (1) seasonality of total beetle abundance was slight; (2) the peak activity period (September–November) did not correspond to any climatic maxima or minima; or (3) responses were nonlinear owing to the existence of thresholds or developmental time‐lags. Our results do not concur with the majority of tropical insect seasonality studies suggesting a wet season peak of insect activity, perhaps because there is no uniform pattern of insect seasonally for the humid tropics. Herbivores showed low seasonality and individual species’ peaks were less temporally aggregated compared to nonherbivores. Canopy‐caught and larger beetles (&gt; 5 mm) showed greater seasonality and peaked later in the year compared to smaller or ground‐caught beetles. Thus seasonality of adult beetles varied according to the traits of feeding ecology, body size, and habitat strata.","container-title":"Biotropica","DOI":"10.1111/j.1744-7429.2008.00477.x","ISSN":"0006-3606, 1744-7429","issue":"3","journalAbbreviation":"Biotropica","language":"en","page":"328-337","source":"DOI.org (Crossref)","title":"Seasonality of a Diverse Beetle Assemblage Inhabiting Lowland Tropical Rain Forest in Australia","volume":"41","author":[{"family":"Grimbacher","given":"Peter S."},{"family":"Stork","given":"Nigel E."}],"issued":{"date-parts":[["2009",5]]}}}],"schema":"https://github.com/citation-style-language/schema/raw/master/csl-citation.json"}</w:instrText>
      </w:r>
      <w:r>
        <w:rPr>
          <w:color w:val="000000"/>
        </w:rPr>
      </w:r>
      <w:r>
        <w:rPr>
          <w:color w:val="000000"/>
        </w:rPr>
        <w:fldChar w:fldCharType="separate"/>
      </w:r>
      <w:r>
        <w:rPr>
          <w:color w:val="000000"/>
        </w:rPr>
      </w:r>
      <w:r>
        <w:rPr/>
        <w:t>(Grimbacher and Stork, 2009)</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 xml:space="preserve">In other studies that were also observing environments with dry summers and wet winters (“Mediterranean climates”), as well as the historical study for this transect both did not report any significant effects of precipitation on the beetle assemblages </w:t>
      </w:r>
      <w:r>
        <w:fldChar w:fldCharType="begin"/>
      </w:r>
      <w:r>
        <w:rPr>
          <w:color w:val="000000"/>
        </w:rPr>
        <w:instrText xml:space="preserve">ADDIN ZOTERO_ITEM CSL_CITATION {"citationID":"j9Mi5OXO","properties":{"formattedCitation":"(Botes, McGeoch and Chown, 2007; Ram\\uc0\\u237{}rez-Hern\\uc0\\u225{}ndez, Mic\\uc0\\u243{} and Galante, 2014)","plainCitation":"(Botes, McGeoch and Chown, 2007; Ramírez-Hernández, Micó and Galante, 2014)","noteIndex":0},"citationItems":[{"id":7,"uris":["http://zotero.org/users/9696131/items/MWTKGJP2"],"itemData":{"id":7,"type":"article-journal","container-title":"Austral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L."}],"issued":{"date-parts":[["2007",4]]}}},{"id":66,"uris":["http://zotero.org/users/9696131/items/24EPLWQF"],"itemData":{"id":66,"type":"article-journal","container-title":"Journal of Insect Conservation","DOI":"10.1007/s10841-014-9706-9","ISSN":"1366-638X, 1572-9753","issue":"5","journalAbbreviation":"J Insect Conserv","language":"en","page":"993-1007","source":"DOI.org (Crossref)","title":"Temporal variation in saproxylic beetle assemblages in a Mediterranean ecosystem","volume":"18","author":[{"family":"Ramírez-Hernández","given":"Alfredo"},{"family":"Micó","given":"Estefanía"},{"family":"Galante","given":"Eduardo"}],"issued":{"date-parts":[["2014",10]]}}}],"schema":"https://github.com/citation-style-language/schema/raw/master/csl-citation.json"}</w:instrText>
      </w:r>
      <w:r>
        <w:rPr>
          <w:color w:val="000000"/>
        </w:rPr>
      </w:r>
      <w:r>
        <w:rPr>
          <w:color w:val="000000"/>
        </w:rPr>
        <w:fldChar w:fldCharType="separate"/>
      </w:r>
      <w:r>
        <w:rPr>
          <w:color w:val="000000"/>
        </w:rPr>
      </w:r>
      <w:r>
        <w:rPr/>
        <w:t>(Botes, McGeoch and Chown, 2007; Ramírez-Hernández, Micó and Galante, 2014)</w:t>
      </w:r>
      <w:r>
        <w:rPr>
          <w:color w:val="000000"/>
        </w:rPr>
      </w:r>
      <w:r>
        <w:rPr>
          <w:color w:val="000000"/>
        </w:rPr>
        <w:fldChar w:fldCharType="end"/>
      </w:r>
      <w:r>
        <w:rPr>
          <w:color w:val="000000"/>
        </w:rPr>
        <w:t xml:space="preserve">. A potential reason for this might be that since these </w:t>
      </w:r>
      <w:r>
        <w:rPr/>
        <w:t>environments are generally</w:t>
      </w:r>
      <w:r>
        <w:rPr>
          <w:color w:val="000000"/>
        </w:rPr>
        <w:t xml:space="preserve"> arid compared to other comparable studies, the species present are less mutable to assemblage changes due to precipitation.</w:t>
      </w:r>
    </w:p>
    <w:p>
      <w:pPr>
        <w:pStyle w:val="Normal"/>
        <w:spacing w:lineRule="auto" w:line="360" w:before="0" w:after="140"/>
        <w:rPr>
          <w:color w:val="000000"/>
        </w:rPr>
      </w:pPr>
      <w:r>
        <w:rPr>
          <w:color w:val="000000"/>
        </w:rPr>
        <w:t xml:space="preserve">Other possible reasons behind the large decrease in observed abundance and species richness could be due to many different species exhibiting reduced physical activity during the colder seasons. In other Mediterranean climate studies, there have been examples of </w:t>
      </w:r>
      <w:r>
        <w:rPr/>
        <w:t>T</w:t>
      </w:r>
      <w:r>
        <w:rPr>
          <w:color w:val="000000"/>
        </w:rPr>
        <w:t xml:space="preserve">enebrionidae that have periods of diapause as adults, such as the </w:t>
      </w:r>
      <w:r>
        <w:rPr>
          <w:i/>
          <w:iCs/>
          <w:color w:val="000000"/>
        </w:rPr>
        <w:t>Pimelia bipunctata</w:t>
      </w:r>
      <w:r>
        <w:rPr>
          <w:color w:val="000000"/>
        </w:rPr>
        <w:t xml:space="preserve"> </w:t>
      </w:r>
      <w:r>
        <w:fldChar w:fldCharType="begin"/>
      </w:r>
      <w:r>
        <w:rPr>
          <w:color w:val="000000"/>
        </w:rPr>
        <w:instrText xml:space="preserve">ADDIN ZOTERO_ITEM CSL_CITATION {"citationID":"YDDinDjL","properties":{"formattedCitation":"(Fattorini, 2023)","plainCitation":"(Fattorini, 2023)","noteIndex":0},"citationItems":[{"id":64,"uris":["http://zotero.org/users/9696131/items/PUPKDTK9"],"itemData":{"id":64,"type":"article-journal","abstract":"Tenebrionids represent a conspicuous component of the fauna of Mediterranean coastal dunes showing particular adaptations to the extreme climatic conditions of these environments (high temperature and aridity). These adaptations involve, for example, distinct morphological traits (such as long legs and subelytral cavity), finely tuned life cycles, ecological specialization, and diel and seasonal activity patterns that vary in response to temperature changes. Although these species are able to cope with high temperature and water scarcity, the ongoing climatic change may represent a serious threat. Increases in average temperatures and in frequency and severity of extreme events may affect profoundly species that already live close to their upper climatic tolerance limits. Tenebrionids in Mediterranean sand dunes are also flightless: although flightlessness is advantageous in this type of environment, it reduces substantially dispersal capabilities, and hence the possibility of tracking suitable climatic conditions. In fact, because of their adaptations to sand substrates and the limited extension of sandy shores, these animals are strictly confined to environments that are experiencing a dramatically fast increase in average temperature with no possibility to escape.","container-title":"Fragmenta entomologica","DOI":"10.13133/2284-4880/1496","license":"Creative Commons Attribution Non Commercial Share Alike 4.0 International","page":"Vol. 55 No. 1 (2023)","publisher":"Fragmenta entomologica","source":"DOI.org (Datacite)","title":"Adaptations of tenebrionid beetles to Mediterranean sand dune environments and the impact of climate change (Coleoptera: Tenebrionidae)","title-short":"Adaptations of tenebrionid beetles to Mediterranean sand dune environments and the impact of climate change (Coleoptera","author":[{"family":"Fattorini","given":"Simone"}],"issued":{"date-parts":[["2023",6,30]]}}}],"schema":"https://github.com/citation-style-language/schema/raw/master/csl-citation.json"}</w:instrText>
      </w:r>
      <w:r>
        <w:rPr>
          <w:color w:val="000000"/>
        </w:rPr>
      </w:r>
      <w:r>
        <w:rPr>
          <w:color w:val="000000"/>
        </w:rPr>
        <w:fldChar w:fldCharType="separate"/>
      </w:r>
      <w:r>
        <w:rPr>
          <w:color w:val="000000"/>
        </w:rPr>
      </w:r>
      <w:r>
        <w:rPr/>
        <w:t>(Fattorini, 2023)</w:t>
      </w:r>
      <w:r>
        <w:rPr>
          <w:color w:val="000000"/>
        </w:rPr>
      </w:r>
      <w:r>
        <w:rPr>
          <w:color w:val="000000"/>
        </w:rPr>
        <w:fldChar w:fldCharType="end"/>
      </w:r>
      <w:r>
        <w:rPr>
          <w:color w:val="000000"/>
        </w:rPr>
        <w:t xml:space="preserve">. Carabidae have also been shown to commonly undergo periods of seasonal diapause as adults </w:t>
      </w:r>
      <w:r>
        <w:fldChar w:fldCharType="begin"/>
      </w:r>
      <w:r>
        <w:rPr>
          <w:color w:val="000000"/>
        </w:rPr>
        <w:instrText xml:space="preserve">ADDIN ZOTERO_ITEM CSL_CITATION {"citationID":"sS2JvmQS","properties":{"formattedCitation":"(Hodek, 2012)","plainCitation":"(Hodek, 2012)","noteIndex":0},"citationItems":[{"id":63,"uris":["http://zotero.org/users/9696131/items/A5D6Q8T3"],"itemData":{"id":63,"type":"article-journal","abstract":"Recent studies dealing with adult (reproductive) diapause in the Coleoptera are reviewed, as a kind of supplement to the classic compendia. In the first two sections, the general characteristics of adult diapause are described and principal terms explained. Original articles dealing with 19 species from nine coleopteran families (Coccinellidae, Chrysomelidae, Bruchidae, Curculionidae, Carabidae, Silphidae, Scolytidae, Scarabaeidae, and Endomychidae) are reviewed. Finally attempts are made at generalisations from the papers reviewed, and hypotheses on diapause evolution are inferred. A polyphenic character of diapause is a prominent feature in\n              C. septempunctata\n              and\n              L. decemlineata\n              , but has been found also in other Coleoptera and in insects generally and often generates voltinism heterogeneity within populations.","container-title":"Psyche: A Journal of Entomology","DOI":"10.1155/2012/249081","ISSN":"0033-2615, 1687-7438","journalAbbreviation":"Psyche: A Journal of Entomology","language":"en","license":"http://creativecommons.org/licenses/by/3.0/","page":"1-10","source":"DOI.org (Crossref)","title":"Adult Diapause in Coleoptera","volume":"2012","author":[{"family":"Hodek","given":"Ivo"}],"issued":{"date-parts":[["2012"]]}}}],"schema":"https://github.com/citation-style-language/schema/raw/master/csl-citation.json"}</w:instrText>
      </w:r>
      <w:r>
        <w:rPr>
          <w:color w:val="000000"/>
        </w:rPr>
      </w:r>
      <w:r>
        <w:rPr>
          <w:color w:val="000000"/>
        </w:rPr>
        <w:fldChar w:fldCharType="separate"/>
      </w:r>
      <w:r>
        <w:rPr>
          <w:color w:val="000000"/>
        </w:rPr>
      </w:r>
      <w:r>
        <w:rPr/>
        <w:t>(Hodek, 2012)</w:t>
      </w:r>
      <w:r>
        <w:rPr>
          <w:color w:val="000000"/>
        </w:rPr>
      </w:r>
      <w:r>
        <w:rPr>
          <w:color w:val="000000"/>
        </w:rPr>
        <w:fldChar w:fldCharType="end"/>
      </w:r>
      <w:r>
        <w:rPr>
          <w:color w:val="000000"/>
        </w:rPr>
        <w:t xml:space="preserve">. These observations can potentially explain the seasonal assemblage changes observed across this study as occurring due to sampling limitations rather than actual changes in the baseline assemblage for living beetles. Due to pitfall traps requiring surface activity of the arthropods that will be trapped in the trap, the observed results of pitfall traps will only adequately represent species that are active in the season within which sampling is being carried out </w:t>
      </w:r>
      <w:r>
        <w:fldChar w:fldCharType="begin"/>
      </w:r>
      <w:r>
        <w:rPr>
          <w:color w:val="000000"/>
        </w:rPr>
        <w:instrText xml:space="preserve">ADDIN ZOTERO_ITEM CSL_CITATION {"citationID":"cqLA6Hxs","properties":{"formattedCitation":"(Byeon {\\i{}et al.}, 2022)","plainCitation":"(Byeon et al., 2022)","noteIndex":0},"citationItems":[{"id":62,"uris":["http://zotero.org/users/9696131/items/KGETC6UD"],"itemData":{"id":62,"type":"article-journal","abstract":"Abstract\n            Litter-dwelling arthropods play an important role in maintaining forest ecosystem function. This study was designed to understand seasonal variations and diversity of litter-dwelling adult beetles, one of the most diverse groups of arthropods. Sampling was conducted in mixed-wood forests of South Korea between March and December 2019, covering all seasons, including winter. We used a sifting method and a Berlese funnel to collect arthropods living in leaf litter and soil. We collected a total of 5820 invertebrates representing six orders, of which 1422 were beetles representing 24 families and minimum 141 species. Beetle species richness was highest in spring and lowest in summer based on rarefaction and extrapolation. However, beetle abundance was lowest in spring, but abundance was similar among the other seasons. Beetle assemblage composition was correlated significantly with soil surface and atmospheric temperature. The assemblage composition differed among seasons, except between spring and winter, which overlapped slightly. The combined sifting–Berlese funnel method showed great advantages for investigating the diversity of overwintering arthropods. Continued study of the relationship between arthropods and the leaf-litter environment is essential to understand this microecosystem and will increase the chance of discovering new beetle species.","container-title":"The Canadian Entomologist","DOI":"10.4039/tce.2021.54","ISSN":"0008-347X, 1918-3240","issue":"1","journalAbbreviation":"Can Entomol","language":"en","page":"e6","source":"DOI.org (Crossref)","title":"Winter sampling and seasonal variation in litter-dwelling beetle assemblages using a sifting method","volume":"154","author":[{"family":"Byeon","given":"Ui-Joung"},{"family":"Lee","given":"Seung-Il"},{"family":"Park","given":"Sun-Jae"},{"family":"Kim","given":"A-Young"},{"family":"Park","given":"Jong-Seok"}],"issued":{"date-parts":[["2022"]]}}}],"schema":"https://github.com/citation-style-language/schema/raw/master/csl-citation.json"}</w:instrText>
      </w:r>
      <w:r>
        <w:rPr>
          <w:color w:val="000000"/>
        </w:rPr>
      </w:r>
      <w:r>
        <w:rPr>
          <w:color w:val="000000"/>
        </w:rPr>
        <w:fldChar w:fldCharType="separate"/>
      </w:r>
      <w:r>
        <w:rPr>
          <w:color w:val="000000"/>
        </w:rPr>
      </w:r>
      <w:r>
        <w:rPr/>
        <w:t xml:space="preserve">(Byeon </w:t>
      </w:r>
      <w:r>
        <w:rPr>
          <w:i/>
          <w:iCs/>
        </w:rPr>
        <w:t>et al.</w:t>
      </w:r>
      <w:r>
        <w:rPr/>
        <w:t>, 2022)</w:t>
      </w:r>
      <w:r>
        <w:rPr>
          <w:color w:val="000000"/>
        </w:rPr>
      </w:r>
      <w:r>
        <w:rPr>
          <w:color w:val="000000"/>
        </w:rPr>
        <w:fldChar w:fldCharType="end"/>
      </w:r>
      <w:r>
        <w:rPr>
          <w:color w:val="000000"/>
        </w:rPr>
        <w:t>. Determining whether the seasonal presence or absence of certain species is due to sampling biases or because of generational turnover will require research into the phenology of the relevant species and whether or not they experience adult diapause or not.</w:t>
      </w:r>
    </w:p>
    <w:p>
      <w:pPr>
        <w:pStyle w:val="Heading2"/>
        <w:numPr>
          <w:ilvl w:val="1"/>
          <w:numId w:val="1"/>
        </w:numPr>
        <w:spacing w:lineRule="auto" w:line="360"/>
        <w:rPr/>
      </w:pPr>
      <w:r>
        <w:rPr/>
      </w:r>
    </w:p>
    <w:p>
      <w:pPr>
        <w:pStyle w:val="Heading2"/>
        <w:numPr>
          <w:ilvl w:val="1"/>
          <w:numId w:val="1"/>
        </w:numPr>
        <w:spacing w:lineRule="auto" w:line="360"/>
        <w:rPr/>
      </w:pPr>
      <w:r>
        <w:rPr/>
        <w:t>Vegetation type</w:t>
      </w:r>
    </w:p>
    <w:p>
      <w:pPr>
        <w:pStyle w:val="Normal"/>
        <w:spacing w:lineRule="auto" w:line="360" w:before="0" w:after="140"/>
        <w:rPr>
          <w:color w:val="000000"/>
        </w:rPr>
      </w:pPr>
      <w:r>
        <w:rPr>
          <w:color w:val="000000"/>
        </w:rPr>
      </w:r>
    </w:p>
    <w:p>
      <w:pPr>
        <w:pStyle w:val="Normal"/>
        <w:numPr>
          <w:ilvl w:val="0"/>
          <w:numId w:val="2"/>
        </w:numPr>
        <w:spacing w:lineRule="auto" w:line="360" w:before="0" w:after="140"/>
        <w:rPr>
          <w:color w:val="000000"/>
        </w:rPr>
      </w:pPr>
      <w:r>
        <w:rPr>
          <w:color w:val="000000"/>
        </w:rPr>
        <w:t>With regards to the vegetation types, discuss what the different dominant vegetation types could mean and imply in order to describe the response of the beetles to them.</w:t>
      </w:r>
    </w:p>
    <w:p>
      <w:pPr>
        <w:pStyle w:val="Normal"/>
        <w:numPr>
          <w:ilvl w:val="1"/>
          <w:numId w:val="2"/>
        </w:numPr>
        <w:spacing w:lineRule="auto" w:line="360" w:before="0" w:after="140"/>
        <w:rPr>
          <w:color w:val="000000"/>
        </w:rPr>
      </w:pPr>
      <w:r>
        <w:rPr>
          <w:color w:val="000000"/>
        </w:rPr>
        <w:t>Try to explain why site 14 (1300m E) is so different from every other site around it and why it breaks the pattern of observed beetle communities across the transect.</w:t>
      </w:r>
    </w:p>
    <w:p>
      <w:pPr>
        <w:pStyle w:val="Heading2"/>
        <w:numPr>
          <w:ilvl w:val="1"/>
          <w:numId w:val="1"/>
        </w:numPr>
        <w:spacing w:lineRule="auto" w:line="360"/>
        <w:rPr/>
      </w:pPr>
      <w:r>
        <w:rPr/>
      </w:r>
    </w:p>
    <w:p>
      <w:pPr>
        <w:pStyle w:val="Normal"/>
        <w:spacing w:lineRule="auto" w:line="360" w:before="0" w:after="140"/>
        <w:rPr>
          <w:color w:val="000000"/>
        </w:rPr>
      </w:pPr>
      <w:r>
        <w:rPr>
          <w:color w:val="000000"/>
        </w:rPr>
      </w:r>
    </w:p>
    <w:p>
      <w:pPr>
        <w:pStyle w:val="Heading2"/>
        <w:numPr>
          <w:ilvl w:val="1"/>
          <w:numId w:val="1"/>
        </w:numPr>
        <w:spacing w:lineRule="auto" w:line="360"/>
        <w:rPr/>
      </w:pPr>
      <w:r>
        <w:rPr/>
        <w:t>Range shifts</w:t>
      </w:r>
    </w:p>
    <w:p>
      <w:pPr>
        <w:pStyle w:val="Normal"/>
        <w:spacing w:lineRule="auto" w:line="360" w:before="0" w:after="140"/>
        <w:rPr>
          <w:color w:val="000000"/>
        </w:rPr>
      </w:pPr>
      <w:r>
        <w:rPr>
          <w:color w:val="000000"/>
        </w:rPr>
      </w:r>
    </w:p>
    <w:p>
      <w:pPr>
        <w:pStyle w:val="Normal"/>
        <w:numPr>
          <w:ilvl w:val="0"/>
          <w:numId w:val="2"/>
        </w:numPr>
        <w:spacing w:lineRule="auto" w:line="360" w:before="0" w:after="140"/>
        <w:rPr>
          <w:color w:val="000000"/>
        </w:rPr>
      </w:pPr>
      <w:r>
        <w:rPr>
          <w:color w:val="000000"/>
        </w:rPr>
        <w:t>The implications of the range shifts for both the seasonal comparison as well as the historical comparison.</w:t>
      </w:r>
    </w:p>
    <w:p>
      <w:pPr>
        <w:pStyle w:val="Normal"/>
        <w:numPr>
          <w:ilvl w:val="1"/>
          <w:numId w:val="2"/>
        </w:numPr>
        <w:spacing w:lineRule="auto" w:line="360" w:before="0" w:after="140"/>
        <w:rPr>
          <w:color w:val="000000"/>
        </w:rPr>
      </w:pPr>
      <w:r>
        <w:rPr>
          <w:color w:val="000000"/>
        </w:rPr>
        <w:t>The range shift of the zophosis is to such a large extent that it could also be influencing the range shift of a predator like the Anthia. Even if that exact example is justifiable, the shift of so much biomass is an important factor to keep in mind with regards to trophic interactions.</w:t>
      </w:r>
    </w:p>
    <w:p>
      <w:pPr>
        <w:pStyle w:val="Heading2"/>
        <w:numPr>
          <w:ilvl w:val="1"/>
          <w:numId w:val="1"/>
        </w:numPr>
        <w:spacing w:lineRule="auto" w:line="360"/>
        <w:rPr/>
      </w:pPr>
      <w:r>
        <w:rPr/>
      </w:r>
    </w:p>
    <w:p>
      <w:pPr>
        <w:pStyle w:val="Normal"/>
        <w:spacing w:lineRule="auto" w:line="360" w:before="0" w:after="140"/>
        <w:rPr>
          <w:color w:val="000000"/>
        </w:rPr>
      </w:pPr>
      <w:r>
        <w:rPr>
          <w:color w:val="000000"/>
        </w:rPr>
      </w:r>
    </w:p>
    <w:p>
      <w:pPr>
        <w:pStyle w:val="Heading2"/>
        <w:numPr>
          <w:ilvl w:val="1"/>
          <w:numId w:val="1"/>
        </w:numPr>
        <w:spacing w:lineRule="auto" w:line="360"/>
        <w:rPr/>
      </w:pPr>
      <w:r>
        <w:rPr/>
        <w:t>Seasonal decomposition of temperature and precipitation</w:t>
      </w:r>
    </w:p>
    <w:p>
      <w:pPr>
        <w:pStyle w:val="Normal"/>
        <w:spacing w:lineRule="auto" w:line="360" w:before="0" w:after="140"/>
        <w:rPr>
          <w:color w:val="000000"/>
        </w:rPr>
      </w:pPr>
      <w:r>
        <w:rPr>
          <w:color w:val="000000"/>
        </w:rPr>
      </w:r>
    </w:p>
    <w:p>
      <w:pPr>
        <w:pStyle w:val="Normal"/>
        <w:numPr>
          <w:ilvl w:val="0"/>
          <w:numId w:val="2"/>
        </w:numPr>
        <w:spacing w:lineRule="auto" w:line="360" w:before="0" w:after="140"/>
        <w:rPr>
          <w:color w:val="000000"/>
        </w:rPr>
      </w:pPr>
      <w:r>
        <w:rPr>
          <w:color w:val="000000"/>
        </w:rPr>
        <w:t xml:space="preserve">The seasonal decompositions show that the temperature changes are not affecting the transect uniformly. Some sites are strictly increasing, others are fluctuating. This makes it difficult to compare this study to a lot of other studies that did show monotonic temperature changes. However, since the sites with temperature changes can be singled out in this way the individual changes in the beetle populations within sites could be compared </w:t>
      </w:r>
      <w:r>
        <w:rPr/>
        <w:t>to whether</w:t>
      </w:r>
      <w:r>
        <w:rPr>
          <w:color w:val="000000"/>
        </w:rPr>
        <w:t xml:space="preserve"> the temperature was changing or not in order to potentially explain the beetle changes.</w:t>
      </w:r>
    </w:p>
    <w:p>
      <w:pPr>
        <w:pStyle w:val="Normal"/>
        <w:numPr>
          <w:ilvl w:val="1"/>
          <w:numId w:val="2"/>
        </w:numPr>
        <w:spacing w:lineRule="auto" w:line="360" w:before="0" w:after="140"/>
        <w:rPr>
          <w:color w:val="000000"/>
        </w:rPr>
      </w:pPr>
      <w:r>
        <w:rPr>
          <w:color w:val="000000"/>
        </w:rPr>
        <w:t>In cases with changing temperatures, the extent of the temperature change and the effect it would have on the life that is present within those environments should be discussed. Tying the temperatures back to potential insect decline, either with justification from these beetle data, or from theoretical justification, the degree to which some sites are heating up seems dangerous.</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r>
    </w:p>
    <w:p>
      <w:pPr>
        <w:pStyle w:val="Heading2"/>
        <w:numPr>
          <w:ilvl w:val="1"/>
          <w:numId w:val="1"/>
        </w:numPr>
        <w:spacing w:lineRule="auto" w:line="360"/>
        <w:rPr/>
      </w:pPr>
      <w:r>
        <w:rPr/>
        <w:t>Vegetation, horizontal and vertical complexity</w:t>
      </w:r>
    </w:p>
    <w:p>
      <w:pPr>
        <w:pStyle w:val="Normal"/>
        <w:spacing w:lineRule="auto" w:line="360" w:before="0" w:after="140"/>
        <w:rPr>
          <w:color w:val="000000"/>
        </w:rPr>
      </w:pPr>
      <w:r>
        <w:rPr>
          <w:color w:val="000000"/>
        </w:rPr>
      </w:r>
    </w:p>
    <w:p>
      <w:pPr>
        <w:pStyle w:val="Normal"/>
        <w:numPr>
          <w:ilvl w:val="0"/>
          <w:numId w:val="2"/>
        </w:numPr>
        <w:spacing w:lineRule="auto" w:line="360" w:before="0" w:after="140"/>
        <w:rPr>
          <w:color w:val="000000"/>
        </w:rPr>
      </w:pPr>
      <w:r>
        <w:rPr>
          <w:color w:val="000000"/>
        </w:rPr>
        <w:t>The vegetation changes in cover and height need to be coupled with the fire data in order to provide reasoning behind the vegetation changes, and then also potentially determine any vegetation changes that occurred without the intervention of fire.</w:t>
      </w:r>
    </w:p>
    <w:p>
      <w:pPr>
        <w:pStyle w:val="Normal"/>
        <w:spacing w:lineRule="auto" w:line="360" w:before="0" w:after="140"/>
        <w:rPr>
          <w:color w:val="000000"/>
        </w:rPr>
      </w:pPr>
      <w:r>
        <w:rPr>
          <w:color w:val="000000"/>
        </w:rPr>
      </w:r>
    </w:p>
    <w:p>
      <w:pPr>
        <w:pStyle w:val="Normal"/>
        <w:spacing w:lineRule="auto" w:line="360" w:before="0" w:after="140"/>
        <w:rPr>
          <w:color w:val="000000"/>
        </w:rPr>
      </w:pPr>
      <w:r>
        <w:rPr>
          <w:color w:val="000000"/>
        </w:rPr>
        <w:t xml:space="preserve">In past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r>
        <w:fldChar w:fldCharType="begin"/>
      </w:r>
      <w:r>
        <w:rPr>
          <w:color w:val="000000"/>
        </w:rPr>
        <w:instrText xml:space="preserve">ADDIN ZOTERO_ITEM CSL_CITATION {"citationID":"APgSFyzK","properties":{"formattedCitation":"(Liu {\\i{}et al.}, 2016)","plainCitation":"(Liu et al., 2016)","noteIndex":0},"citationItems":[{"id":116,"uris":["http://zotero.org/users/9696131/items/E9S6BHXL"],"itemData":{"id":116,"type":"article-journal","abstract":"The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w:instrText>
      </w:r>
      <w:r>
        <w:rPr>
          <w:color w:val="000000"/>
        </w:rPr>
      </w:r>
      <w:r>
        <w:rPr>
          <w:color w:val="000000"/>
        </w:rPr>
        <w:fldChar w:fldCharType="separate"/>
      </w:r>
      <w:r>
        <w:rPr>
          <w:color w:val="000000"/>
        </w:rPr>
      </w:r>
      <w:r>
        <w:rPr/>
        <w:t xml:space="preserve">(Liu </w:t>
      </w:r>
      <w:r>
        <w:rPr>
          <w:i/>
          <w:iCs/>
        </w:rPr>
        <w:t>et al.</w:t>
      </w:r>
      <w:r>
        <w:rPr/>
        <w:t>, 2016)</w:t>
      </w:r>
      <w:r>
        <w:rPr>
          <w:color w:val="000000"/>
        </w:rPr>
      </w:r>
      <w:r>
        <w:rPr>
          <w:color w:val="000000"/>
        </w:rPr>
        <w:fldChar w:fldCharType="end"/>
      </w:r>
      <w:r>
        <w:rPr>
          <w:color w:val="000000"/>
        </w:rPr>
        <w:t xml:space="preserve">. These two environmental variables were not measured in this </w:t>
      </w:r>
      <w:r>
        <w:rPr/>
        <w:t>study</w:t>
      </w:r>
      <w:r>
        <w:rPr>
          <w:color w:val="000000"/>
        </w:rPr>
        <w:t>. Therefore a great portion of possible variation that could have been explained by those might be unrepresented in the final results.</w:t>
      </w:r>
    </w:p>
    <w:p>
      <w:pPr>
        <w:pStyle w:val="Normal"/>
        <w:spacing w:lineRule="auto" w:line="360" w:before="0" w:after="140"/>
        <w:rPr>
          <w:color w:val="000000"/>
        </w:rPr>
      </w:pPr>
      <w:r>
        <w:rPr>
          <w:color w:val="000000"/>
        </w:rPr>
        <w:t xml:space="preserve">The </w:t>
      </w:r>
      <w:r>
        <w:rPr>
          <w:i/>
          <w:iCs/>
          <w:color w:val="000000"/>
        </w:rPr>
        <w:t>Zophosis gracilicornis</w:t>
      </w:r>
      <w:r>
        <w:rPr>
          <w:color w:val="000000"/>
        </w:rPr>
        <w:t xml:space="preserve">, despite being the most abundant beetle in this environment, is not biologically described in terms of its phenology or ecology. Knowing whether it has a generalist or specialist diet, how and when it reproduces, or its habitat choices, would help in explaining its extreme loss of abundance better. Currently even though RDA shows that it is negatively affected by increasingly extreme maximum air and ground temperatures, along with sun intensity, it is not clear what effect this has on the organism itself. The increased temperatures could be resulting in an exceeding of thermal limits, or a reaction with regards to dessication from increased heat. Other studies have proposed that certain species may be responsive to external biotic triggers such as vegetation flowering and leaf flushes in order to advance through their own life stages </w:t>
      </w:r>
      <w:r>
        <w:fldChar w:fldCharType="begin"/>
      </w:r>
      <w:r>
        <w:rPr>
          <w:color w:val="000000"/>
        </w:rPr>
        <w:instrText xml:space="preserve">ADDIN ZOTERO_ITEM CSL_CITATION {"citationID":"qOrAWSim","properties":{"formattedCitation":"(Basset, 2003)","plainCitation":"(Basset, 2003)","noteIndex":0},"citationItems":[{"id":2,"uris":["http://zotero.org/users/9696131/items/P4FVB393"],"itemData":{"id":2,"type":"book","call-number":"QL434.6 .A78 2003","ISBN":"978-0-521-82000-4","number-of-pages":"474","publisher":"Cambridge University Press","publisher-place":"Cambridge, U.K. ; New York","source":"Library of Congress ISBN","title":"Arthropods of tropical forests: spatio-temporal dynamics and resource use in the canopy","title-short":"Arthropods of tropical forests","editor":[{"family":"Basset","given":"Yves"}],"issued":{"date-parts":[["2003"]]}}}],"schema":"https://github.com/citation-style-language/schema/raw/master/csl-citation.json"}</w:instrText>
      </w:r>
      <w:r>
        <w:rPr>
          <w:color w:val="000000"/>
        </w:rPr>
      </w:r>
      <w:r>
        <w:rPr>
          <w:color w:val="000000"/>
        </w:rPr>
        <w:fldChar w:fldCharType="separate"/>
      </w:r>
      <w:r>
        <w:rPr>
          <w:color w:val="000000"/>
        </w:rPr>
      </w:r>
      <w:r>
        <w:rPr/>
        <w:t>(Basset, 2003)</w:t>
      </w:r>
      <w:r>
        <w:rPr>
          <w:color w:val="000000"/>
        </w:rPr>
      </w:r>
      <w:r>
        <w:rPr>
          <w:color w:val="000000"/>
        </w:rPr>
        <w:fldChar w:fldCharType="end"/>
      </w:r>
      <w:r>
        <w:rPr>
          <w:color w:val="000000"/>
        </w:rPr>
        <w:t xml:space="preserve">. This </w:t>
      </w:r>
      <w:r>
        <w:rPr/>
        <w:t>suggests</w:t>
      </w:r>
      <w:r>
        <w:rPr>
          <w:color w:val="000000"/>
        </w:rPr>
        <w:t xml:space="preserve"> that the observed changes in abundance in the beetle sampling could be due to the peak abundance and periods of activity for this species might have shifted temporally due to changing vegetation characteristics from changing environmental factors </w:t>
      </w:r>
      <w:r>
        <w:fldChar w:fldCharType="begin"/>
      </w:r>
      <w:r>
        <w:rPr>
          <w:color w:val="000000"/>
        </w:rPr>
        <w:instrText xml:space="preserve">ADDIN ZOTERO_ITEM CSL_CITATION {"citationID":"JjlKM6FU","properties":{"formattedCitation":"(Grimbacher and Stork, 2009)","plainCitation":"(Grimbacher and Stork, 2009)","noteIndex":0},"citationItems":[{"id":68,"uris":["http://zotero.org/users/9696131/items/4Y3ISKD3"],"itemData":{"id":68,"type":"article-journal","abstract":"ABSTRACT\n            One of the least understood aspects of insect diversity in tropical rain forests is the temporal structuring, or seasonality, of communities. We collected 29,986 beetles of 1473 species over a 4‐yr period (45 monthly samples), with the aim to document the temporal dynamics of a trophically diverse beetle assemblage from lowland tropical rain forest at Cape Tribulation, Australia. Malaise and flight interception traps were used to sample adult beetles at five locations at both ground and canopy levels. Beetles were caught throughout the year, but individual species were patchy in their temporal distribution, with the 124 more abundant species on average being present only 56 percent of the time. Climatic variables (precipitation, temperature, and solar radiation) were poorly correlated with adult beetle abundance, possibly because: (1) seasonality of total beetle abundance was slight; (2) the peak activity period (September–November) did not correspond to any climatic maxima or minima; or (3) responses were nonlinear owing to the existence of thresholds or developmental time‐lags. Our results do not concur with the majority of tropical insect seasonality studies suggesting a wet season peak of insect activity, perhaps because there is no uniform pattern of insect seasonally for the humid tropics. Herbivores showed low seasonality and individual species’ peaks were less temporally aggregated compared to nonherbivores. Canopy‐caught and larger beetles (&gt; 5 mm) showed greater seasonality and peaked later in the year compared to smaller or ground‐caught beetles. Thus seasonality of adult beetles varied according to the traits of feeding ecology, body size, and habitat strata.","container-title":"Biotropica","DOI":"10.1111/j.1744-7429.2008.00477.x","ISSN":"0006-3606, 1744-7429","issue":"3","journalAbbreviation":"Biotropica","language":"en","page":"328-337","source":"DOI.org (Crossref)","title":"Seasonality of a Diverse Beetle Assemblage Inhabiting Lowland Tropical Rain Forest in Australia","volume":"41","author":[{"family":"Grimbacher","given":"Peter S."},{"family":"Stork","given":"Nigel E."}],"issued":{"date-parts":[["2009",5]]}}}],"schema":"https://github.com/citation-style-language/schema/raw/master/csl-citation.json"}</w:instrText>
      </w:r>
      <w:r>
        <w:rPr>
          <w:color w:val="000000"/>
        </w:rPr>
      </w:r>
      <w:r>
        <w:rPr>
          <w:color w:val="000000"/>
        </w:rPr>
        <w:fldChar w:fldCharType="separate"/>
      </w:r>
      <w:r>
        <w:rPr>
          <w:color w:val="000000"/>
        </w:rPr>
      </w:r>
      <w:r>
        <w:rPr/>
        <w:t>(Grimbacher and Stork, 2009)</w:t>
      </w:r>
      <w:r>
        <w:rPr>
          <w:color w:val="000000"/>
        </w:rPr>
      </w:r>
      <w:r>
        <w:rPr>
          <w:color w:val="000000"/>
        </w:rPr>
        <w:fldChar w:fldCharType="end"/>
      </w:r>
      <w:r>
        <w:rPr>
          <w:color w:val="000000"/>
        </w:rPr>
        <w:t>.</w:t>
      </w:r>
    </w:p>
    <w:p>
      <w:pPr>
        <w:pStyle w:val="Normal"/>
        <w:spacing w:lineRule="auto" w:line="360" w:before="0" w:after="140"/>
        <w:rPr>
          <w:color w:val="000000"/>
        </w:rPr>
      </w:pPr>
      <w:r>
        <w:rPr>
          <w:color w:val="000000"/>
        </w:rPr>
        <w:t xml:space="preserve">The beetles in the original study were also identified to morphospecies and then to only family level </w:t>
      </w:r>
      <w:r>
        <w:fldChar w:fldCharType="begin"/>
      </w:r>
      <w:r>
        <w:rPr>
          <w:color w:val="000000"/>
        </w:rPr>
        <w:instrText xml:space="preserve">ADDIN ZOTERO_ITEM CSL_CITATION {"citationID":"MS1kVNjU","properties":{"formattedCitation":"(Botes, McGeoch and Chown, 2007)","plainCitation":"(Botes, McGeoch and Chown, 2007)","noteIndex":0},"citationItems":[{"id":7,"uris":["http://zotero.org/users/9696131/items/MWTKGJP2"],"itemData":{"id":7,"type":"article-journal","container-title":"Austral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instrText>
      </w:r>
      <w:r>
        <w:rPr>
          <w:color w:val="000000"/>
        </w:rPr>
      </w:r>
      <w:r>
        <w:rPr>
          <w:color w:val="000000"/>
        </w:rPr>
        <w:fldChar w:fldCharType="separate"/>
      </w:r>
      <w:r>
        <w:rPr>
          <w:color w:val="000000"/>
        </w:rPr>
      </w:r>
      <w:r>
        <w:rPr/>
        <w:t>(Botes, McGeoch and Chown, 2007)</w:t>
      </w:r>
      <w:r>
        <w:rPr>
          <w:color w:val="000000"/>
        </w:rPr>
      </w:r>
      <w:r>
        <w:rPr>
          <w:color w:val="000000"/>
        </w:rPr>
        <w:fldChar w:fldCharType="end"/>
      </w:r>
      <w:r>
        <w:rPr>
          <w:color w:val="000000"/>
        </w:rPr>
        <w:t>. Gaining access to and finding the original samples of the study was not entirely possible. This meant that the historical comparisons had to be limited to the three species that were extremely abundant and also easily identifiable in the modern samples without much difficulty. Not being able to consider the entire sampled species pool meant that the historical comparisons were not able to consider diversity and could only compare abundance. Being able to access and identify the historical sampled would allow for diversity comparisons to improve the explanatory extent of this study greatly.</w:t>
      </w:r>
    </w:p>
    <w:p>
      <w:pPr>
        <w:pStyle w:val="Normal"/>
        <w:spacing w:lineRule="auto" w:line="360" w:before="0" w:after="140"/>
        <w:rPr>
          <w:color w:val="000000"/>
        </w:rPr>
      </w:pPr>
      <w:r>
        <w:rPr>
          <w:color w:val="000000"/>
        </w:rPr>
        <w:t xml:space="preserve">There was an El Niño event that started in mid 2023 </w:t>
      </w:r>
      <w:r>
        <w:fldChar w:fldCharType="begin"/>
      </w:r>
      <w:r>
        <w:rPr>
          <w:color w:val="000000"/>
        </w:rPr>
        <w:instrText xml:space="preserve">ADDIN ZOTERO_ITEM CSL_CITATION {"citationID":"eO9GYNy8","properties":{"formattedCitation":"(Hagen and Azevedo, 2024)","plainCitation":"(Hagen and Azevedo, 2024)","noteIndex":0},"citationItems":[{"id":1,"uris":["http://zotero.org/users/9696131/items/CUFMJYQS"],"itemData":{"id":1,"type":"article-journal","container-title":"Atmospheric and Climate Sciences","DOI":"10.4236/acs.2024.142015","ISSN":"2160-0414, 2160-0422","issue":"02","journalAbbreviation":"ACS","page":"233-249","source":"DOI.org (Crossref)","title":"El Niño-Southern Oscillation (ENSO) Variations and Climate Changes Worldwide","volume":"14","author":[{"family":"Hagen","given":"Marilia"},{"family":"Azevedo","given":"Anibal"}],"issued":{"date-parts":[["2024"]]}}}],"schema":"https://github.com/citation-style-language/schema/raw/master/csl-citation.json"}</w:instrText>
      </w:r>
      <w:r>
        <w:rPr>
          <w:color w:val="000000"/>
        </w:rPr>
      </w:r>
      <w:r>
        <w:rPr>
          <w:color w:val="000000"/>
        </w:rPr>
        <w:fldChar w:fldCharType="separate"/>
      </w:r>
      <w:r>
        <w:rPr>
          <w:color w:val="000000"/>
        </w:rPr>
      </w:r>
      <w:r>
        <w:rPr/>
        <w:t>(Hagen and Azevedo, 2024)</w:t>
      </w:r>
      <w:r>
        <w:rPr>
          <w:color w:val="000000"/>
        </w:rPr>
      </w:r>
      <w:r>
        <w:rPr>
          <w:color w:val="000000"/>
        </w:rPr>
        <w:fldChar w:fldCharType="end"/>
      </w:r>
      <w:r>
        <w:rPr>
          <w:color w:val="000000"/>
        </w:rPr>
        <w:t>. Although this El Niño was not particularly intense, fully identifying the beetle samples that were collected in October 2023 could have allowed for a very useful source of information regarding the immediate responses that might be observable from an El Niño within the vegetation and beetles of this transect. The original study in 2002 occurred just before an El Niño happened at the end of that year, and there was a great increase in the abundance of beetle abundance in just one year, with the 2003 sample having more than double the beetles sampled in 2002 (Table D).</w:t>
      </w:r>
      <w:r>
        <w:br w:type="page"/>
      </w:r>
    </w:p>
    <w:p>
      <w:pPr>
        <w:pStyle w:val="Heading1"/>
        <w:numPr>
          <w:ilvl w:val="0"/>
          <w:numId w:val="1"/>
        </w:numPr>
        <w:spacing w:lineRule="auto" w:line="360" w:before="0" w:after="120"/>
        <w:rPr/>
      </w:pPr>
      <w:r>
        <w:rPr/>
        <w:t>References</w:t>
      </w:r>
    </w:p>
    <w:p>
      <w:pPr>
        <w:pStyle w:val="Bibliography"/>
        <w:rPr/>
      </w:pPr>
      <w:r>
        <w:fldChar w:fldCharType="begin"/>
      </w:r>
      <w:r>
        <w:rPr/>
        <w:instrText xml:space="preserve">ADDIN ZOTERO_BIBL {"uncited":[],"omitted":[],"custom":[]} CSL_BIBLIOGRAPHY</w:instrText>
      </w:r>
      <w:r>
        <w:rPr/>
      </w:r>
      <w:r>
        <w:rPr/>
        <w:fldChar w:fldCharType="separate"/>
      </w:r>
      <w:r>
        <w:rPr/>
        <w:t xml:space="preserve">Barratt, B.I.P., Derraik, J.G.B., Rufaut, C.G., Goodman, A.J. and Dickinson, K.J.M. (2003) ‘Morphospecies as a substitute for Coleoptera species identification, and the value of experience in improving accuracy’, </w:t>
      </w:r>
      <w:r>
        <w:rPr>
          <w:i/>
          <w:iCs/>
        </w:rPr>
        <w:t>Journal of the Royal Society of New Zealand</w:t>
      </w:r>
      <w:r>
        <w:rPr/>
        <w:t>, 33(2), pp. 583–590. DOI: https://doi.org/10.1080/03014223.2003.9517746.</w:t>
      </w:r>
    </w:p>
    <w:p>
      <w:pPr>
        <w:pStyle w:val="Bibliography"/>
        <w:rPr/>
      </w:pPr>
      <w:r>
        <w:rPr/>
        <w:t xml:space="preserve">Basset, Y. (ed.) (2003) </w:t>
      </w:r>
      <w:r>
        <w:rPr>
          <w:i/>
          <w:iCs/>
        </w:rPr>
        <w:t>Arthropods of tropical forests: spatio-temporal dynamics and resource use in the canopy</w:t>
      </w:r>
      <w:r>
        <w:rPr/>
        <w:t>. Cambridge, U.K. ; New York: Cambridge University Press.</w:t>
      </w:r>
    </w:p>
    <w:p>
      <w:pPr>
        <w:pStyle w:val="Bibliography"/>
        <w:rPr/>
      </w:pPr>
      <w:r>
        <w:rPr/>
        <w:t xml:space="preserve">Botes, A., McGeoch, M.A. and Chown, S.L. (2007) ‘Ground-dwelling beetle assemblages in the northern Cape Floristic Region: Patterns, correlates and implications’, </w:t>
      </w:r>
      <w:r>
        <w:rPr>
          <w:i/>
          <w:iCs/>
        </w:rPr>
        <w:t>Austral Ecology</w:t>
      </w:r>
      <w:r>
        <w:rPr/>
        <w:t>, 32(2), pp. 210–224. DOI: https://doi.org/10.1111/j.1442-9993.2007.01681.x.</w:t>
      </w:r>
    </w:p>
    <w:p>
      <w:pPr>
        <w:pStyle w:val="Bibliography"/>
        <w:rPr/>
      </w:pPr>
      <w:r>
        <w:rPr/>
        <w:t xml:space="preserve">Botes, A., McGeoch, M.A., Robertson, H.G., Niekerk, A., Davids, H.P. and Chown, S.L. (2006) ‘Ants, altitude and change in the northern Cape Floristic Region’, </w:t>
      </w:r>
      <w:r>
        <w:rPr>
          <w:i/>
          <w:iCs/>
        </w:rPr>
        <w:t>Journal of Biogeography</w:t>
      </w:r>
      <w:r>
        <w:rPr/>
        <w:t>, 33(1), pp. 71–90. DOI: https://doi.org/10.1111/j.1365-2699.2005.01336.x.</w:t>
      </w:r>
    </w:p>
    <w:p>
      <w:pPr>
        <w:pStyle w:val="Bibliography"/>
        <w:rPr/>
      </w:pPr>
      <w:r>
        <w:rPr/>
        <w:t xml:space="preserve">Boutaud, E., Nolte, D., Harry, I., Assmann, T. and Drees, C. (2022) ‘Conservation value of semi-open habitats for ground beetles (Coleoptera: Carabidae, Cicindelidae) in Central Europe’, </w:t>
      </w:r>
      <w:r>
        <w:rPr>
          <w:i/>
          <w:iCs/>
        </w:rPr>
        <w:t>Biodiversity and Conservation</w:t>
      </w:r>
      <w:r>
        <w:rPr/>
        <w:t>, 31(5–6), pp. 1469–1489. DOI: https://doi.org/10.1007/s10531-022-02402-z.</w:t>
      </w:r>
    </w:p>
    <w:p>
      <w:pPr>
        <w:pStyle w:val="Bibliography"/>
        <w:rPr/>
      </w:pPr>
      <w:r>
        <w:rPr/>
        <w:t xml:space="preserve">Brooks, D.R., Bater, J.E., Clark, S.J., Monteith, D.T., Andrews, C., Corbett, S.J., Beaumont, D.A. and Chapman, J.W. (2012) ‘Large carabid beetle declines in a United Kingdom monitoring network increases evidence for a widespread loss in insect biodiversity’, </w:t>
      </w:r>
      <w:r>
        <w:rPr>
          <w:i/>
          <w:iCs/>
        </w:rPr>
        <w:t>Journal of Applied Ecology</w:t>
      </w:r>
      <w:r>
        <w:rPr/>
        <w:t>, 49(5), pp. 1009–1019. DOI: https://doi.org/10.1111/j.1365-2664.2012.02194.x.</w:t>
      </w:r>
    </w:p>
    <w:p>
      <w:pPr>
        <w:pStyle w:val="Bibliography"/>
        <w:rPr/>
      </w:pPr>
      <w:r>
        <w:rPr/>
        <w:t xml:space="preserve">Byeon, U.-J., Lee, S.-I., Park, S.-J., Kim, A.-Y. and Park, J.-S. (2022) ‘Winter sampling and seasonal variation in litter-dwelling beetle assemblages using a sifting method’, </w:t>
      </w:r>
      <w:r>
        <w:rPr>
          <w:i/>
          <w:iCs/>
        </w:rPr>
        <w:t>The Canadian Entomologist</w:t>
      </w:r>
      <w:r>
        <w:rPr/>
        <w:t>, 154(1), p. e6. DOI: https://doi.org/10.4039/tce.2021.54.</w:t>
      </w:r>
    </w:p>
    <w:p>
      <w:pPr>
        <w:pStyle w:val="Bibliography"/>
        <w:rPr/>
      </w:pPr>
      <w:r>
        <w:rPr/>
        <w:t xml:space="preserve">Cai, W., Ng, B., Geng, T., Jia, F., Wu, L., Wang, G., Liu, Yu, Gan, B., Yang, K., Santoso, A., Lin, X., Li, Z., Liu, Yi, Yang, Y., Jin, F.-F., Collins, M. and McPhaden, M.J. (2023) ‘Anthropogenic impacts on twentieth-century ENSO variability changes’, </w:t>
      </w:r>
      <w:r>
        <w:rPr>
          <w:i/>
          <w:iCs/>
        </w:rPr>
        <w:t>Nature Reviews Earth &amp; Environment</w:t>
      </w:r>
      <w:r>
        <w:rPr/>
        <w:t>, 4(6), pp. 407–418. DOI: https://doi.org/10.1038/s43017-023-00427-8.</w:t>
      </w:r>
    </w:p>
    <w:p>
      <w:pPr>
        <w:pStyle w:val="Bibliography"/>
        <w:rPr/>
      </w:pPr>
      <w:r>
        <w:rPr/>
        <w:t xml:space="preserve">Calvin, K., Dasgupta, D., Krinner, G., Mukherji, A., Thorne, P.W., Trisos, C., Romero, J., Aldunce, P., Barrett, K., Blanco, G., Cheung, W.W.L., Connors, S., Denton, F., Diongue-Niang, A., Dodman, D., Garschagen, M., Geden, O., Hayward, B., Jones, C., Jotzo, F., Krug, T., Lasco, R., Lee, Y.-Y., Masson-Delmotte, V., Meinshausen, M., Mintenbeck, K., Mokssit, A., Otto, F.E.L., Pathak, M., Pirani, A., Poloczanska, E., Pörtner, H.-O., Revi, A., Roberts, D.C., Roy, J., Ruane, A.C., Skea, J., Shukla, P.R., Slade, R., Slangen, A., Sokona, Y., Sörensson, A.A., Tignor, M., Van Vuuren, D., Wei, Y.-M., Winkler, H., Zhai, P., Zommers, Z., Hourcade, J.-C., Johnson, F.X., Pachauri, S., Simpson, N.P., Singh, C., Thomas, A., Totin, E., Alegría, A., Armour, K., Bednar-Friedl, B., Blok, K., Cissé, G., Dentener, F., Eriksen, S., Fischer, E., Garner, G., Guivarch, C., Haasnoot, M., Hansen, G., Hauser, M., Hawkins, E., Hermans, T., Kopp, R., Leprince-Ringuet, N., Lewis, J., Ley, D., Ludden, C., Niamir, L., Nicholls, Z., Some, S., Szopa, S., Trewin, B., Van Der Wijst, K.-I., Winter, G., Witting, M., Birt, A. and Ha, M. (2023) </w:t>
      </w:r>
      <w:r>
        <w:rPr>
          <w:i/>
          <w:iCs/>
        </w:rPr>
        <w:t>IPCC, 2023: Climate Change 2023: Synthesis Report. Contribution of Working Groups I, II and III to the Sixth Assessment Report of the Intergovernmental Panel on Climate Change [Core Writing Team, H. Lee and J. Romero (eds.)]. IPCC, Geneva, Switzerland.</w:t>
      </w:r>
      <w:r>
        <w:rPr/>
        <w:t xml:space="preserve"> First. Edited by P. Arias, M. Bustamante, I. Elgizouli, G. Flato, M. Howden, C. Méndez-Vallejo, J.J. Pereira, R. Pichs-Madruga, S.K. Rose, Y. Saheb, R. Sánchez Rodríguez, D. Ürge-Vorsatz, C. Xiao, N. Yassaa, J. Romero, J. Kim, E.F. Haites, Y. Jung, R. Stavins, A. Birt, M. Ha, D.J.A. Orendain, L. Ignon, S. Park, Y. Park, A. Reisinger, D. Cammaramo, A. Fischlin, J.S. Fuglestvedt, G. Hansen, C. Ludden, V. Masson-Delmotte, J.B.R. Matthews, K. Mintenbeck, A. Pirani, E. Poloczanska, N. Leprince-Ringuet, and C. Péan. Intergovernmental Panel on Climate Change (IPCC). DOI: https://doi.org/10.59327/IPCC/AR6-9789291691647.</w:t>
      </w:r>
    </w:p>
    <w:p>
      <w:pPr>
        <w:pStyle w:val="Bibliography"/>
        <w:rPr/>
      </w:pPr>
      <w:r>
        <w:rP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iCs/>
        </w:rPr>
        <w:t>Biological Conservation</w:t>
      </w:r>
      <w:r>
        <w:rPr/>
        <w:t>, 242, p. 108426. DOI: https://doi.org/10.1016/j.biocon.2020.108426.</w:t>
      </w:r>
    </w:p>
    <w:p>
      <w:pPr>
        <w:pStyle w:val="Bibliography"/>
        <w:rPr/>
      </w:pPr>
      <w:r>
        <w:rPr/>
        <w:t xml:space="preserve">Carpaneto, G., M. and Fattorini, S. (2002) ‘Flightlessness in psammophilous beetles inhabiting a Mediterranean coastal area: ecological and biogeographical implications’, </w:t>
      </w:r>
      <w:r>
        <w:rPr>
          <w:i/>
          <w:iCs/>
        </w:rPr>
        <w:t>Biogeographia – The Journal of Integrative Biogeography</w:t>
      </w:r>
      <w:r>
        <w:rPr/>
        <w:t>, 23. DOI: https://doi.org/10.21426/B6110050.</w:t>
      </w:r>
    </w:p>
    <w:p>
      <w:pPr>
        <w:pStyle w:val="Bibliography"/>
        <w:rPr/>
      </w:pPr>
      <w:r>
        <w:rPr/>
        <w:t xml:space="preserve">Cheli, G.H., Bosco, T. and Flores, G.E. (2022) ‘The role of </w:t>
      </w:r>
      <w:r>
        <w:rPr>
          <w:i/>
          <w:iCs/>
        </w:rPr>
        <w:t>Nyctelia circumundata</w:t>
      </w:r>
      <w:r>
        <w:rPr/>
        <w:t xml:space="preserve"> (Coleoptera: Tenebrionidae) on litter fragmentation processes and soil fertility in northeastern arid patagonia’, </w:t>
      </w:r>
      <w:r>
        <w:rPr>
          <w:i/>
          <w:iCs/>
        </w:rPr>
        <w:t>Geoderma</w:t>
      </w:r>
      <w:r>
        <w:rPr/>
        <w:t>, 415, p. 115770. DOI: https://doi.org/10.1016/j.geoderma.2022.115770.</w:t>
      </w:r>
    </w:p>
    <w:p>
      <w:pPr>
        <w:pStyle w:val="Bibliography"/>
        <w:rPr/>
      </w:pPr>
      <w:r>
        <w:rPr/>
        <w:t xml:space="preserve">Cheli, G.H., Carrara, R., Bandieri, L. and Flores, G.E. (2021) ‘Distribution and environmental determinants of darkling beetles assemblages (Coleoptera: Tenebrionidae) in Península Valdés (Argentinean Patagonia)’, </w:t>
      </w:r>
      <w:r>
        <w:rPr>
          <w:i/>
          <w:iCs/>
        </w:rPr>
        <w:t>Anais da Academia Brasileira de Ciências</w:t>
      </w:r>
      <w:r>
        <w:rPr/>
        <w:t>, 93(3), p. e20201282. DOI: https://doi.org/10.1590/0001-3765202120201282.</w:t>
      </w:r>
    </w:p>
    <w:p>
      <w:pPr>
        <w:pStyle w:val="Bibliography"/>
        <w:rPr/>
      </w:pPr>
      <w:r>
        <w:rPr/>
        <w:t xml:space="preserve">Chen, I., Hill, J.K., Shiu, H., Holloway, J.D., Benedick, S., Chey, V.K., Barlow, H.S. and Thomas, C.D. (2011) ‘Asymmetric boundary shifts of tropical montane Lepidoptera over four decades of climate warming’, </w:t>
      </w:r>
      <w:r>
        <w:rPr>
          <w:i/>
          <w:iCs/>
        </w:rPr>
        <w:t>Global Ecology and Biogeography</w:t>
      </w:r>
      <w:r>
        <w:rPr/>
        <w:t>, 20(1), pp. 34–45. DOI: https://doi.org/10.1111/j.1466-8238.2010.00594.x.</w:t>
      </w:r>
    </w:p>
    <w:p>
      <w:pPr>
        <w:pStyle w:val="Bibliography"/>
        <w:rPr/>
      </w:pPr>
      <w:r>
        <w:rPr/>
        <w:t xml:space="preserve">Dokumentov, A. and Hyndman, R.J. (2022) ‘STR: Seasonal-Trend Decomposition Using Regression’, </w:t>
      </w:r>
      <w:r>
        <w:rPr>
          <w:i/>
          <w:iCs/>
        </w:rPr>
        <w:t>INFORMS Journal on Data Science</w:t>
      </w:r>
      <w:r>
        <w:rPr/>
        <w:t>, 1(1), pp. 50–62. DOI: https://doi.org/10.1287/ijds.2021.0004.</w:t>
      </w:r>
    </w:p>
    <w:p>
      <w:pPr>
        <w:pStyle w:val="Bibliography"/>
        <w:rPr/>
      </w:pPr>
      <w:r>
        <w:rPr/>
        <w:t xml:space="preserve">Duan, M., Liu, Y., Yu, Z., Li, L., Wang, C. and Axmacher, J.C. (2016) ‘Environmental factors acting at multiple scales determine assemblages of insects and plants in agricultural mountain landscapes of northern China’, </w:t>
      </w:r>
      <w:r>
        <w:rPr>
          <w:i/>
          <w:iCs/>
        </w:rPr>
        <w:t>Agriculture, Ecosystems &amp; Environment</w:t>
      </w:r>
      <w:r>
        <w:rPr/>
        <w:t>, 224, pp. 86–94. DOI: https://doi.org/10.1016/j.agee.2016.03.025.</w:t>
      </w:r>
    </w:p>
    <w:p>
      <w:pPr>
        <w:pStyle w:val="Bibliography"/>
        <w:rPr/>
      </w:pPr>
      <w:r>
        <w:rPr/>
        <w:t xml:space="preserve">Fattorini, S. (2023) ‘Adaptations of tenebrionid beetles to Mediterranean sand dune environments and the impact of climate change (Coleoptera: Tenebrionidae)’, </w:t>
      </w:r>
      <w:r>
        <w:rPr>
          <w:i/>
          <w:iCs/>
        </w:rPr>
        <w:t>Fragmenta entomologica</w:t>
      </w:r>
      <w:r>
        <w:rPr/>
        <w:t>, p. Vol. 55 No. 1 (2023). DOI: https://doi.org/10.13133/2284-4880/1496.</w:t>
      </w:r>
    </w:p>
    <w:p>
      <w:pPr>
        <w:pStyle w:val="Bibliography"/>
        <w:rPr/>
      </w:pPr>
      <w:r>
        <w:rPr/>
        <w:t xml:space="preserve">Gonçalves, F., Carlos, C., Crespo, L., Zina, V., Oliveira, A., Salvação, J., Pereira, J.A. and Torres, L. (2021) ‘Soil Arthropods in the Douro Demarcated Region Vineyards: General Characteristics and Ecosystem Services Provided’, </w:t>
      </w:r>
      <w:r>
        <w:rPr>
          <w:i/>
          <w:iCs/>
        </w:rPr>
        <w:t>Sustainability</w:t>
      </w:r>
      <w:r>
        <w:rPr/>
        <w:t>, 13(14), p. 7837. DOI: https://doi.org/10.3390/su13147837.</w:t>
      </w:r>
    </w:p>
    <w:p>
      <w:pPr>
        <w:pStyle w:val="Bibliography"/>
        <w:rPr/>
      </w:pPr>
      <w:r>
        <w:rPr/>
        <w:t xml:space="preserve">Grimbacher, P.S. and Stork, N.E. (2009) ‘Seasonality of a Diverse Beetle Assemblage Inhabiting Lowland Tropical Rain Forest in Australia’, </w:t>
      </w:r>
      <w:r>
        <w:rPr>
          <w:i/>
          <w:iCs/>
        </w:rPr>
        <w:t>Biotropica</w:t>
      </w:r>
      <w:r>
        <w:rPr/>
        <w:t>, 41(3), pp. 328–337. DOI: https://doi.org/10.1111/j.1744-7429.2008.00477.x.</w:t>
      </w:r>
    </w:p>
    <w:p>
      <w:pPr>
        <w:pStyle w:val="Bibliography"/>
        <w:rPr/>
      </w:pPr>
      <w:r>
        <w:rPr/>
        <w:t xml:space="preserve">Hadfield, J.D. (2010) ‘MCMC Methods for Multi-Response Generalized Linear Mixed Models: The MCMCglmm R Package’, </w:t>
      </w:r>
      <w:r>
        <w:rPr>
          <w:i/>
          <w:iCs/>
        </w:rPr>
        <w:t>Journal of Statistical Software</w:t>
      </w:r>
      <w:r>
        <w:rPr/>
        <w:t>, 33(2), pp. 1–22.</w:t>
      </w:r>
    </w:p>
    <w:p>
      <w:pPr>
        <w:pStyle w:val="Bibliography"/>
        <w:rPr/>
      </w:pPr>
      <w:r>
        <w:rPr/>
        <w:t xml:space="preserve">Hagen, M. and Azevedo, A. (2024) ‘El Niño-Southern Oscillation (ENSO) Variations and Climate Changes Worldwide’, </w:t>
      </w:r>
      <w:r>
        <w:rPr>
          <w:i/>
          <w:iCs/>
        </w:rPr>
        <w:t>Atmospheric and Climate Sciences</w:t>
      </w:r>
      <w:r>
        <w:rPr/>
        <w:t>, 14(02), pp. 233–249. DOI: https://doi.org/10.4236/acs.2024.142015.</w:t>
      </w:r>
    </w:p>
    <w:p>
      <w:pPr>
        <w:pStyle w:val="Bibliography"/>
        <w:rPr/>
      </w:pPr>
      <w:r>
        <w:rPr/>
        <w:t xml:space="preserve">Harvey, J.A., Tougeron, K., Gols, R., Heinen, R., Abarca, M., Abram, P.K., Basset, Y., Berg, M., Boggs, C., Brodeur, J., Cardoso, P., de Boer, J.G., De Snoo, G.R., Deacon, C., Dell, J.E., Desneux, N., Dillon, M.E., Duffy, G.A., Dyer, L.A., Ellers, J., Espíndola, A., Fordyce, J., Forister, M.L., Fukushima, C., Gage, M.J.G., García-Robledo, C., Gely, C., Gobbi, M., Hallmann, C., Hance, T., Harte, J., Hochkirch, A., Hof, C., Hoffmann, A.A., Kingsolver, J.G., Lamarre, G.P.A., Laurance, W.F., Lavandero, B., Leather, S.R., Lehmann, P., Le Lann, C., López-Uribe, M.M., Ma, C.-S., Ma, G., Moiroux, J., Monticelli, L., Nice, C., Ode, P.J., Pincebourde, S., Ripple, W.J., Rowe, M., Samways, M.J., Sentis, A., Shah, A.A., Stork, N., Terblanche, J.S., Thakur, M.P., Thomas, M.B., Tylianakis, J.M., Van Baaren, J., Van de Pol, M., Van der Putten, W.H., Van Dyck, H., Verberk, W.C.E.P., Wagner, D.L., Weisser, W.W., Wetzel, W.C., Woods, H.A., Wyckhuys, K.A.G. and Chown, S.L. (2023) ‘Scientists’ warning on climate change and insects’, </w:t>
      </w:r>
      <w:r>
        <w:rPr>
          <w:i/>
          <w:iCs/>
        </w:rPr>
        <w:t>Ecological Monographs</w:t>
      </w:r>
      <w:r>
        <w:rPr/>
        <w:t>, 93(1), p. e1553. DOI: https://doi.org/10.1002/ecm.1553.</w:t>
      </w:r>
    </w:p>
    <w:p>
      <w:pPr>
        <w:pStyle w:val="Bibliography"/>
        <w:rPr/>
      </w:pPr>
      <w:r>
        <w:rPr/>
        <w:t>Hersbach, H., Bell, B., Berrisford, P., Hirahara, S., Horányi, A., Muñoz</w:t>
      </w:r>
      <w:r>
        <w:rPr>
          <w:rFonts w:cs="Cambria Math" w:ascii="Cambria Math" w:hAnsi="Cambria Math"/>
        </w:rPr>
        <w:t>‐</w:t>
      </w:r>
      <w:r>
        <w:rPr/>
        <w:t xml:space="preserve">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iCs/>
        </w:rPr>
        <w:t>Quarterly Journal of the Royal Meteorological Society</w:t>
      </w:r>
      <w:r>
        <w:rPr/>
        <w:t>, 146(730), pp. 1999–2049. DOI: https://doi.org/10.1002/qj.3803.</w:t>
      </w:r>
    </w:p>
    <w:p>
      <w:pPr>
        <w:pStyle w:val="Bibliography"/>
        <w:rPr/>
      </w:pPr>
      <w:r>
        <w:rPr/>
        <w:t xml:space="preserve">Hodek, I. (2012) ‘Adult Diapause in Coleoptera’, </w:t>
      </w:r>
      <w:r>
        <w:rPr>
          <w:i/>
          <w:iCs/>
        </w:rPr>
        <w:t>Psyche: A Journal of Entomology</w:t>
      </w:r>
      <w:r>
        <w:rPr/>
        <w:t>, 2012, pp. 1–10. DOI: https://doi.org/10.1155/2012/249081.</w:t>
      </w:r>
    </w:p>
    <w:p>
      <w:pPr>
        <w:pStyle w:val="Bibliography"/>
        <w:rPr/>
      </w:pPr>
      <w:r>
        <w:rPr/>
        <w:t xml:space="preserve">Hodkinson, I.D. (2005) ‘Terrestrial insects along elevation gradients: species and community responses to altitude’, </w:t>
      </w:r>
      <w:r>
        <w:rPr>
          <w:i/>
          <w:iCs/>
        </w:rPr>
        <w:t>Biological Reviews</w:t>
      </w:r>
      <w:r>
        <w:rPr/>
        <w:t>, 80(3), pp. 489–513. DOI: https://doi.org/10.1017/S1464793105006767.</w:t>
      </w:r>
    </w:p>
    <w:p>
      <w:pPr>
        <w:pStyle w:val="Bibliography"/>
        <w:rPr/>
      </w:pPr>
      <w:r>
        <w:rPr/>
        <w:t xml:space="preserve">Holland, J.M. and Luff, M.L. (2000) ‘The Effects of Agricultural Practices on Carabidae in Temperate Agroecosystems’, </w:t>
      </w:r>
      <w:r>
        <w:rPr>
          <w:i/>
          <w:iCs/>
        </w:rPr>
        <w:t>Integrated Pest Management Reviews</w:t>
      </w:r>
      <w:r>
        <w:rPr/>
        <w:t>, 5(2), pp. 109–129. DOI: https://doi.org/10.1023/A:1009619309424.</w:t>
      </w:r>
    </w:p>
    <w:p>
      <w:pPr>
        <w:pStyle w:val="Bibliography"/>
        <w:rPr/>
      </w:pPr>
      <w:r>
        <w:rPr/>
        <w:t xml:space="preserve">Homburg, K., Brandt, P., Drees, C. and Assmann, T. (2014) ‘Evolutionarily significant units in a flightless ground beetle show different climate niches and high extinction risk due to climate change’, </w:t>
      </w:r>
      <w:r>
        <w:rPr>
          <w:i/>
          <w:iCs/>
        </w:rPr>
        <w:t>Journal of Insect Conservation</w:t>
      </w:r>
      <w:r>
        <w:rPr/>
        <w:t>, 18(5), pp. 781–790. DOI: https://doi.org/10.1007/s10841-014-9685-x.</w:t>
      </w:r>
    </w:p>
    <w:p>
      <w:pPr>
        <w:pStyle w:val="Bibliography"/>
        <w:rPr/>
      </w:pPr>
      <w:r>
        <w:rPr/>
        <w:t>Klinges, D.H., Duffy, J.P., Kearney, M.R. and Maclean, I.M.D. (2022) ‘</w:t>
      </w:r>
      <w:r>
        <w:rPr>
          <w:smallCaps/>
        </w:rPr>
        <w:t>mcera5</w:t>
      </w:r>
      <w:r>
        <w:rPr/>
        <w:t xml:space="preserve"> : Driving microclimate models with ERA5 global gridded climate data’, </w:t>
      </w:r>
      <w:r>
        <w:rPr>
          <w:i/>
          <w:iCs/>
        </w:rPr>
        <w:t>Methods in Ecology and Evolution</w:t>
      </w:r>
      <w:r>
        <w:rPr/>
        <w:t>, 13(7), pp. 1402–1411. DOI: https://doi.org/10.1111/2041-210X.13877.</w:t>
      </w:r>
    </w:p>
    <w:p>
      <w:pPr>
        <w:pStyle w:val="Bibliography"/>
        <w:rPr/>
      </w:pPr>
      <w:r>
        <w:rPr/>
        <w:t xml:space="preserve">Kremen, C. and Chaplin-Kramer, R. (2007) ‘Insects as Providers of Ecosystem Services: Crop Pollination and Pest Control’, </w:t>
      </w:r>
      <w:r>
        <w:rPr>
          <w:i/>
          <w:iCs/>
        </w:rPr>
        <w:t>Insect Conservation Biology</w:t>
      </w:r>
      <w:r>
        <w:rPr/>
        <w:t>. UK: CAB International, pp. 349–382. DOI: https://doi.org/10.1079/9781845932541.0000.</w:t>
      </w:r>
    </w:p>
    <w:p>
      <w:pPr>
        <w:pStyle w:val="Bibliography"/>
        <w:rPr/>
      </w:pPr>
      <w:r>
        <w:rPr/>
        <w:t xml:space="preserve">Lenoir, J., Gégout, J.C., Marquet, P.A., de Ruffray, P. and Brisse, H. (2008) ‘A Significant Upward Shift in Plant Species Optimum Elevation During the 20th Century’, </w:t>
      </w:r>
      <w:r>
        <w:rPr>
          <w:i/>
          <w:iCs/>
        </w:rPr>
        <w:t>Science</w:t>
      </w:r>
      <w:r>
        <w:rPr/>
        <w:t>, 320(5884), pp. 1768–1771. DOI: https://doi.org/10.1126/science.1156831.</w:t>
      </w:r>
    </w:p>
    <w:p>
      <w:pPr>
        <w:pStyle w:val="Bibliography"/>
        <w:rPr/>
      </w:pPr>
      <w:r>
        <w:rPr/>
        <w:t xml:space="preserve">Liu, J.-L., Li, F.-R., Sun, T.-S., Ma, L.-F., Liu, L.-L. and Yang, K. (2016) ‘Interactive effects of vegetation and soil determine the composition and diversity of carabid and tenebrionid functional groups in an arid ecosystem’, </w:t>
      </w:r>
      <w:r>
        <w:rPr>
          <w:i/>
          <w:iCs/>
        </w:rPr>
        <w:t>Journal of Arid Environments</w:t>
      </w:r>
      <w:r>
        <w:rPr/>
        <w:t>, 128, pp. 80–90. DOI: https://doi.org/10.1016/j.jaridenv.2016.01.009.</w:t>
      </w:r>
    </w:p>
    <w:p>
      <w:pPr>
        <w:pStyle w:val="Bibliography"/>
        <w:rPr/>
      </w:pPr>
      <w:r>
        <w:rPr/>
        <w:t xml:space="preserve">Liu, X., Wang, H., He, D., Wang, X. and Bai, M. (2021) ‘The Modeling and Forecasting of Carabid Beetle Distribution in Northwestern China’, </w:t>
      </w:r>
      <w:r>
        <w:rPr>
          <w:i/>
          <w:iCs/>
        </w:rPr>
        <w:t>Insects</w:t>
      </w:r>
      <w:r>
        <w:rPr/>
        <w:t>, 12(2), p. 168. DOI: https://doi.org/10.3390/insects12020168.</w:t>
      </w:r>
    </w:p>
    <w:p>
      <w:pPr>
        <w:pStyle w:val="Bibliography"/>
        <w:rPr/>
      </w:pPr>
      <w:r>
        <w:rPr/>
        <w:t xml:space="preserve">Liu, X., Wang, H., Wang, X., Bai, M. and He, D. (2021) ‘Driving factors and their interactions of carabid beetle distribution based on the geographical detector method’, </w:t>
      </w:r>
      <w:r>
        <w:rPr>
          <w:i/>
          <w:iCs/>
        </w:rPr>
        <w:t>Ecological Indicators</w:t>
      </w:r>
      <w:r>
        <w:rPr/>
        <w:t>, 133, p. 108393. DOI: https://doi.org/10.1016/j.ecolind.2021.108393.</w:t>
      </w:r>
    </w:p>
    <w:p>
      <w:pPr>
        <w:pStyle w:val="Bibliography"/>
        <w:rPr/>
      </w:pPr>
      <w:r>
        <w:rPr/>
        <w:t xml:space="preserve">Losey, J.E. and Vaughan, M. (2006) ‘The Economic Value of Ecological Services Provided by Insects’, </w:t>
      </w:r>
      <w:r>
        <w:rPr>
          <w:i/>
          <w:iCs/>
        </w:rPr>
        <w:t>BioScience</w:t>
      </w:r>
      <w:r>
        <w:rPr/>
        <w:t>, 56(4), p. 311. DOI: https://doi.org/10.1641/0006-3568(2006)56%5B311:TEVOES%5D2.0.CO;2.</w:t>
      </w:r>
    </w:p>
    <w:p>
      <w:pPr>
        <w:pStyle w:val="Bibliography"/>
        <w:rPr/>
      </w:pPr>
      <w:r>
        <w:rPr/>
        <w:t xml:space="preserve">Lotter, J.M. (2015) </w:t>
      </w:r>
      <w:r>
        <w:rPr>
          <w:i/>
          <w:iCs/>
        </w:rPr>
        <w:t>Potential implications of climate change for Rooibos (A. linearis) production and distribution in the greater Cederberg region, South Africa</w:t>
      </w:r>
      <w:r>
        <w:rPr/>
        <w:t>. University of Cape Town. URL: http://hdl.handle.net/11427/15585.</w:t>
      </w:r>
    </w:p>
    <w:p>
      <w:pPr>
        <w:pStyle w:val="Bibliography"/>
        <w:rPr/>
      </w:pPr>
      <w:r>
        <w:rPr/>
        <w:t xml:space="preserve">Lövei, G.L. and Sunderland, K.D. (1996) ‘Ecology and Behavior of Ground Beetles (Coleoptera: Carabidae)’, </w:t>
      </w:r>
      <w:r>
        <w:rPr>
          <w:i/>
          <w:iCs/>
        </w:rPr>
        <w:t>Annual Review of Entomology</w:t>
      </w:r>
      <w:r>
        <w:rPr/>
        <w:t>, 41(1), pp. 231–256. DOI: https://doi.org/10.1146/annurev.en.41.010196.001311.</w:t>
      </w:r>
    </w:p>
    <w:p>
      <w:pPr>
        <w:pStyle w:val="Bibliography"/>
        <w:rPr/>
      </w:pPr>
      <w:r>
        <w:rPr/>
        <w:t xml:space="preserve">Maclean, I. (2025) </w:t>
      </w:r>
      <w:r>
        <w:rPr>
          <w:i/>
          <w:iCs/>
        </w:rPr>
        <w:t>micropoint: Below or within canopy point microclimate modelling with R</w:t>
      </w:r>
      <w:r>
        <w:rPr/>
        <w:t>. URL: https://github.com/ilyamaclean/micropoint.</w:t>
      </w:r>
    </w:p>
    <w:p>
      <w:pPr>
        <w:pStyle w:val="Bibliography"/>
        <w:rPr/>
      </w:pPr>
      <w:r>
        <w:rPr/>
        <w:t xml:space="preserve">Makwela, M.M., Slotow, R. and Munyai, T.C. (2023) ‘Carabid Beetles (Coleoptera) as Indicators of Sustainability in Agroecosystems: A Systematic Review’, </w:t>
      </w:r>
      <w:r>
        <w:rPr>
          <w:i/>
          <w:iCs/>
        </w:rPr>
        <w:t>Sustainability</w:t>
      </w:r>
      <w:r>
        <w:rPr/>
        <w:t>, 15(5), p. 3936. DOI: https://doi.org/10.3390/su15053936.</w:t>
      </w:r>
    </w:p>
    <w:p>
      <w:pPr>
        <w:pStyle w:val="Bibliography"/>
        <w:rPr/>
      </w:pPr>
      <w:r>
        <w:rPr/>
        <w:t xml:space="preserve">McCain, C.M. and Garfinkel, C.F. (2021) ‘Climate change and elevational range shifts in insects’, </w:t>
      </w:r>
      <w:r>
        <w:rPr>
          <w:i/>
          <w:iCs/>
        </w:rPr>
        <w:t>Current Opinion in Insect Science</w:t>
      </w:r>
      <w:r>
        <w:rPr/>
        <w:t>, 47, pp. 111–118. DOI: https://doi.org/10.1016/j.cois.2021.06.003.</w:t>
      </w:r>
    </w:p>
    <w:p>
      <w:pPr>
        <w:pStyle w:val="Bibliography"/>
        <w:rPr/>
      </w:pPr>
      <w:r>
        <w:rPr/>
        <w:t xml:space="preserve">Menéndez, R., González-Megías, A., Jay-Robert, P. and Marquéz-Ferrando, R. (2014) ‘Climate change and elevational range shifts: evidence from dung beetles in two European mountain ranges’, </w:t>
      </w:r>
      <w:r>
        <w:rPr>
          <w:i/>
          <w:iCs/>
        </w:rPr>
        <w:t>Global Ecology and Biogeography</w:t>
      </w:r>
      <w:r>
        <w:rPr/>
        <w:t>, 23(6), pp. 646–657. DOI: https://doi.org/10.1111/geb.12142.</w:t>
      </w:r>
    </w:p>
    <w:p>
      <w:pPr>
        <w:pStyle w:val="Bibliography"/>
        <w:rPr/>
      </w:pPr>
      <w:r>
        <w:rPr/>
        <w:t xml:space="preserve">Mordkovich, V.G. and Afanas’ev, N.A. (1980) ‘Transformation of steppe litter by darkling-beetles (Coleoptera, Tenebrionidae).’, </w:t>
      </w:r>
      <w:r>
        <w:rPr>
          <w:i/>
          <w:iCs/>
        </w:rPr>
        <w:t>Ekologiya</w:t>
      </w:r>
      <w:r>
        <w:rPr/>
        <w:t>, 11(3), pp. 175–180.</w:t>
      </w:r>
    </w:p>
    <w:p>
      <w:pPr>
        <w:pStyle w:val="Bibliography"/>
        <w:rPr/>
      </w:pPr>
      <w:r>
        <w:rPr/>
        <w:t xml:space="preserve">Munday, C., Washington, R., Engelstaedter, S., Zilli, M., Harbord, S., Knight, C., Attwood, K. and Hart, N. (2025) ‘Southern African Climate Change: Processes, Models, and Projections’, </w:t>
      </w:r>
      <w:r>
        <w:rPr>
          <w:i/>
          <w:iCs/>
        </w:rPr>
        <w:t>WIREs Climate Change</w:t>
      </w:r>
      <w:r>
        <w:rPr/>
        <w:t>, 16(5), p. e70025. DOI: https://doi.org/10.1002/wcc.70025.</w:t>
      </w:r>
    </w:p>
    <w:p>
      <w:pPr>
        <w:pStyle w:val="Bibliography"/>
        <w:rPr/>
      </w:pPr>
      <w:r>
        <w:rPr/>
        <w:t xml:space="preserve">Musthafa, M.M., Abdullah, F., Martínez-Falcón, A.P. and de Bruyn, M. (2021) ‘How mountains and elevations shape the spatial distribution of beetles in Peninsular Malaysia’, </w:t>
      </w:r>
      <w:r>
        <w:rPr>
          <w:i/>
          <w:iCs/>
        </w:rPr>
        <w:t>Scientific Reports</w:t>
      </w:r>
      <w:r>
        <w:rPr/>
        <w:t>, 11(1), p. 5791. DOI: https://doi.org/10.1038/s41598-021-84965-5.</w:t>
      </w:r>
    </w:p>
    <w:p>
      <w:pPr>
        <w:pStyle w:val="Bibliography"/>
        <w:rPr/>
      </w:pPr>
      <w:r>
        <w:rPr/>
        <w:t>NASA JPL (2013) ‘NASA Shuttle Radar Topography Mission Global 1 arc second’. NASA Land Processes Distributed Active Archive Center. DOI: https://doi.org/10.5067/MEASURES/SRTM/SRTMGL1.003.</w:t>
      </w:r>
    </w:p>
    <w:p>
      <w:pPr>
        <w:pStyle w:val="Bibliography"/>
        <w:rPr/>
      </w:pPr>
      <w:r>
        <w:rPr/>
        <w:t>Ndozi, M.H., Gohole, L. and Mapaure, I. (2025) ‘Seasonal Variations in Dung Beetle (Scarabaeidae: Scarabaeinae) Assemblage in Wildlife and Wildlife–Livestock Systems in North</w:t>
      </w:r>
      <w:r>
        <w:rPr>
          <w:rFonts w:cs="Cambria Math" w:ascii="Cambria Math" w:hAnsi="Cambria Math"/>
        </w:rPr>
        <w:t>‐</w:t>
      </w:r>
      <w:r>
        <w:rPr/>
        <w:t xml:space="preserve">Eastern Namibia’, </w:t>
      </w:r>
      <w:r>
        <w:rPr>
          <w:i/>
          <w:iCs/>
        </w:rPr>
        <w:t>African Journal of Ecology</w:t>
      </w:r>
      <w:r>
        <w:rPr/>
        <w:t>, 63(6), p. e70083. DOI: https://doi.org/10.1111/aje.70083.</w:t>
      </w:r>
    </w:p>
    <w:p>
      <w:pPr>
        <w:pStyle w:val="Bibliography"/>
        <w:rPr/>
      </w:pPr>
      <w:r>
        <w:rPr/>
        <w:t xml:space="preserve">Niemelä, J. (1993) ‘Interspecific Competition in Ground-Beetle Assemblages (Carabidae): What Have We Learned?’, </w:t>
      </w:r>
      <w:r>
        <w:rPr>
          <w:i/>
          <w:iCs/>
        </w:rPr>
        <w:t>Oikos</w:t>
      </w:r>
      <w:r>
        <w:rPr/>
        <w:t>, 66(2), p. 325. DOI: https://doi.org/10.2307/3544821.</w:t>
      </w:r>
    </w:p>
    <w:p>
      <w:pPr>
        <w:pStyle w:val="Bibliography"/>
        <w:rPr/>
      </w:pPr>
      <w:r>
        <w:rPr/>
        <w:t xml:space="preserve">Oberhauser, K. and Guiney, M. (2009) ‘Insects as flagship conservation species’, </w:t>
      </w:r>
      <w:r>
        <w:rPr>
          <w:i/>
          <w:iCs/>
        </w:rPr>
        <w:t>Terrestrial Arthropod Reviews</w:t>
      </w:r>
      <w:r>
        <w:rPr/>
        <w:t>, 1(2), pp. 111–123. DOI: https://doi.org/10.1163/187498308X414733.</w:t>
      </w:r>
    </w:p>
    <w:p>
      <w:pPr>
        <w:pStyle w:val="Bibliography"/>
        <w:rPr/>
      </w:pPr>
      <w:r>
        <w:rPr/>
        <w:t xml:space="preserve">Pebesma, E. and Bivand, R. (2023) </w:t>
      </w:r>
      <w:r>
        <w:rPr>
          <w:i/>
          <w:iCs/>
        </w:rPr>
        <w:t>Spatial Data Science: With Applications in R</w:t>
      </w:r>
      <w:r>
        <w:rPr/>
        <w:t>. 1st edn. New York: Chapman and Hall/CRC. DOI: https://doi.org/10.1201/9780429459016.</w:t>
      </w:r>
    </w:p>
    <w:p>
      <w:pPr>
        <w:pStyle w:val="Bibliography"/>
        <w:rPr/>
      </w:pPr>
      <w:r>
        <w:rPr/>
        <w:t xml:space="preserve">Pinheiro, F., Diniz, I.R., Coelho, D. and Bandeira, M.P.S. (2002) ‘Seasonal pattern of insect abundance in the Brazilian cerrado’, </w:t>
      </w:r>
      <w:r>
        <w:rPr>
          <w:i/>
          <w:iCs/>
        </w:rPr>
        <w:t>Austral Ecology</w:t>
      </w:r>
      <w:r>
        <w:rPr/>
        <w:t>, 27(2), pp. 132–136. DOI: https://doi.org/10.1046/j.1442-9993.2002.01165.x.</w:t>
      </w:r>
    </w:p>
    <w:p>
      <w:pPr>
        <w:pStyle w:val="Bibliography"/>
        <w:rPr/>
      </w:pPr>
      <w:r>
        <w:rPr/>
        <w:t xml:space="preserve">R Core Team (2026) </w:t>
      </w:r>
      <w:r>
        <w:rPr>
          <w:i/>
          <w:iCs/>
        </w:rPr>
        <w:t>R: A Language and Environment for Statistical Computing</w:t>
      </w:r>
      <w:r>
        <w:rPr/>
        <w:t>. Vienna, Austria: R Foundation for Statistical Computing. URL: https://www.R-project.org/.</w:t>
      </w:r>
    </w:p>
    <w:p>
      <w:pPr>
        <w:pStyle w:val="Bibliography"/>
        <w:rPr/>
      </w:pPr>
      <w:r>
        <w:rPr/>
        <w:t xml:space="preserve">Ramírez-Hernández, A., Micó, E. and Galante, E. (2014) ‘Temporal variation in saproxylic beetle assemblages in a Mediterranean ecosystem’, </w:t>
      </w:r>
      <w:r>
        <w:rPr>
          <w:i/>
          <w:iCs/>
        </w:rPr>
        <w:t>Journal of Insect Conservation</w:t>
      </w:r>
      <w:r>
        <w:rPr/>
        <w:t>, 18(5), pp. 993–1007. DOI: https://doi.org/10.1007/s10841-014-9706-9.</w:t>
      </w:r>
    </w:p>
    <w:p>
      <w:pPr>
        <w:pStyle w:val="Bibliography"/>
        <w:rPr/>
      </w:pPr>
      <w:r>
        <w:rPr/>
        <w:t xml:space="preserve">Ren, J., Zhao, W., He, Z., Wang, Y., Feng, Y., Niu, Y., Xin, W., Pan, C. and Liu, J. (2025) ‘Spatiotemporal variations of tenebrionid beetles (Coleoptera: Tenebrionidae) in the Gobi desert, Northwest China’, </w:t>
      </w:r>
      <w:r>
        <w:rPr>
          <w:i/>
          <w:iCs/>
        </w:rPr>
        <w:t>Journal of Arid Land</w:t>
      </w:r>
      <w:r>
        <w:rPr/>
        <w:t>, 17(1), pp. 112–129. DOI: https://doi.org/10.1007/s40333-025-0001-2.</w:t>
      </w:r>
    </w:p>
    <w:p>
      <w:pPr>
        <w:pStyle w:val="Bibliography"/>
        <w:rPr/>
      </w:pPr>
      <w:r>
        <w:rPr/>
        <w:t xml:space="preserve">Röder, J., Detsch, F., Otte, I., Appelhans, T., Nauss, T., Peters, M.K. and Brandl, R. (2017) ‘Heterogeneous patterns of abundance of epigeic arthropod taxa along a major elevation gradient’, </w:t>
      </w:r>
      <w:r>
        <w:rPr>
          <w:i/>
          <w:iCs/>
        </w:rPr>
        <w:t>Biotropica</w:t>
      </w:r>
      <w:r>
        <w:rPr/>
        <w:t>, 49(2), pp. 217–228. DOI: https://doi.org/10.1111/btp.12403.</w:t>
      </w:r>
    </w:p>
    <w:p>
      <w:pPr>
        <w:pStyle w:val="Bibliography"/>
        <w:rPr/>
      </w:pPr>
      <w:r>
        <w:rPr/>
        <w:t xml:space="preserve">Rutten, G., Ensslin, A., Hemp, A. and Fischer, M. (2015) ‘Vertical and Horizontal Vegetation Structure across Natural and Modified Habitat Types at Mount Kilimanjaro’, </w:t>
      </w:r>
      <w:r>
        <w:rPr>
          <w:i/>
          <w:iCs/>
        </w:rPr>
        <w:t>PLOS ONE</w:t>
      </w:r>
      <w:r>
        <w:rPr/>
        <w:t>. Edited by L.C.R. Silva, 10(9), p. e0138822. DOI: https://doi.org/10.1371/journal.pone.0138822.</w:t>
      </w:r>
    </w:p>
    <w:p>
      <w:pPr>
        <w:pStyle w:val="Bibliography"/>
        <w:rPr/>
      </w:pPr>
      <w:r>
        <w:rPr/>
        <w:t xml:space="preserve">Sánchez-Bayo, F. and Wyckhuys, K.A.G. (2019) ‘Worldwide decline of the entomofauna: A review of its drivers’, </w:t>
      </w:r>
      <w:r>
        <w:rPr>
          <w:i/>
          <w:iCs/>
        </w:rPr>
        <w:t>Biological Conservation</w:t>
      </w:r>
      <w:r>
        <w:rPr/>
        <w:t>, 232, pp. 8–27. DOI: https://doi.org/10.1016/j.biocon.2019.01.020.</w:t>
      </w:r>
    </w:p>
    <w:p>
      <w:pPr>
        <w:pStyle w:val="Bibliography"/>
        <w:rPr/>
      </w:pPr>
      <w:r>
        <w:rPr/>
        <w:t xml:space="preserve">Santos, A. (2002) ‘Habitat selection and assemblage structure of darkling beetles (Col. Tenebrionidae) along environmental gradients on the island of Tenerife (Canary Islands)’, </w:t>
      </w:r>
      <w:r>
        <w:rPr>
          <w:i/>
          <w:iCs/>
        </w:rPr>
        <w:t>Journal of Arid Environments</w:t>
      </w:r>
      <w:r>
        <w:rPr/>
        <w:t>, 52(1), pp. 63–85. DOI: https://doi.org/10.1016/S0140-1963(01)90927-9.</w:t>
      </w:r>
    </w:p>
    <w:p>
      <w:pPr>
        <w:pStyle w:val="Bibliography"/>
        <w:rPr/>
      </w:pPr>
      <w:r>
        <w:rPr/>
        <w:t xml:space="preserve">Sharp, A.C., Boyle, M.J.W., Bonebrake, T.C., Guo, Y., Kitching, R.L., Stork, N.E., Zeng, X. and Ashton, L.A. (2025) ‘Stronger El Niños reduce tropical forest arthropod diversity and function’, </w:t>
      </w:r>
      <w:r>
        <w:rPr>
          <w:i/>
          <w:iCs/>
        </w:rPr>
        <w:t>Nature</w:t>
      </w:r>
      <w:r>
        <w:rPr/>
        <w:t>, 645(8082), pp. 946–951. DOI: https://doi.org/10.1038/s41586-025-09351-x.</w:t>
      </w:r>
    </w:p>
    <w:p>
      <w:pPr>
        <w:pStyle w:val="Bibliography"/>
        <w:rPr/>
      </w:pPr>
      <w:r>
        <w:rPr/>
        <w:t xml:space="preserve">Soh, M.C.K., Mitchell, N.J., Ridley, A.R., Butler, C.W., Puan, C.L. and Peh, K.S.-H. (2019) ‘Impacts of Habitat Degradation on Tropical Montane Biodiversity and Ecosystem Services: A Systematic Map for Identifying Future Research Priorities’, </w:t>
      </w:r>
      <w:r>
        <w:rPr>
          <w:i/>
          <w:iCs/>
        </w:rPr>
        <w:t>Frontiers in Forests and Global Change</w:t>
      </w:r>
      <w:r>
        <w:rPr/>
        <w:t>, 2, p. 83. DOI: https://doi.org/10.3389/ffgc.2019.00083.</w:t>
      </w:r>
    </w:p>
    <w:p>
      <w:pPr>
        <w:pStyle w:val="Bibliography"/>
        <w:rPr/>
      </w:pPr>
      <w:r>
        <w:rPr/>
        <w:t xml:space="preserve">Trichard, A., Ricci, B., Ducourtieux, C. and Petit, S. (2014) ‘The spatio-temporal distribution of weed seed predation differs between conservation agriculture and conventional tillage’, </w:t>
      </w:r>
      <w:r>
        <w:rPr>
          <w:i/>
          <w:iCs/>
        </w:rPr>
        <w:t>Agriculture, Ecosystems &amp; Environment</w:t>
      </w:r>
      <w:r>
        <w:rPr/>
        <w:t>, 188, pp. 40–47. DOI: https://doi.org/10.1016/j.agee.2014.01.031.</w:t>
      </w:r>
    </w:p>
    <w:p>
      <w:pPr>
        <w:pStyle w:val="Bibliography"/>
        <w:rPr/>
      </w:pPr>
      <w:r>
        <w:rPr/>
        <w:t xml:space="preserve">Tsafack, N., Xie, Y., Wang, X. and Fattorini, S. (2019) ‘Influence of Climate and Local Habitat Characteristics on Carabid Beetle Abundance and Diversity in Northern Chinese Steppes’, </w:t>
      </w:r>
      <w:r>
        <w:rPr>
          <w:i/>
          <w:iCs/>
        </w:rPr>
        <w:t>Insects</w:t>
      </w:r>
      <w:r>
        <w:rPr/>
        <w:t>, 11(1), p. 19. DOI: https://doi.org/10.3390/insects11010019.</w:t>
      </w:r>
    </w:p>
    <w:p>
      <w:pPr>
        <w:pStyle w:val="Bibliography"/>
        <w:rPr/>
      </w:pPr>
      <w:r>
        <w:rPr/>
        <w:t xml:space="preserve">Tyszecka, K., Zając, K. and Kadej, M. (2025) ‘Winter and summer conditions affect the mountain population of Carabus variolosus, a ground beetle of European conservation concern’, </w:t>
      </w:r>
      <w:r>
        <w:rPr>
          <w:i/>
          <w:iCs/>
        </w:rPr>
        <w:t>Science of The Total Environment</w:t>
      </w:r>
      <w:r>
        <w:rPr/>
        <w:t>, 972, p. 179149. DOI: https://doi.org/10.1016/j.scitotenv.2025.179149.</w:t>
      </w:r>
    </w:p>
    <w:p>
      <w:pPr>
        <w:pStyle w:val="Bibliography"/>
        <w:rPr/>
      </w:pPr>
      <w:r>
        <w:rPr/>
        <w:t xml:space="preserve">Van der Walt, A.J. and Fitchett, J.M. (2021) ‘Exploring extreme warm temperature trends in South Africa: 1960–2016’, </w:t>
      </w:r>
      <w:r>
        <w:rPr>
          <w:i/>
          <w:iCs/>
        </w:rPr>
        <w:t>Theoretical and Applied Climatology</w:t>
      </w:r>
      <w:r>
        <w:rPr/>
        <w:t>, 143(3–4), pp. 1341–1360. DOI: https://doi.org/10.1007/s00704-020-03479-8.</w:t>
      </w:r>
    </w:p>
    <w:p>
      <w:pPr>
        <w:pStyle w:val="Bibliography"/>
        <w:rPr/>
      </w:pPr>
      <w:r>
        <w:rPr/>
        <w:t xml:space="preserve">Vetaas, O.R. (2021) ‘Mountain biodiversity and elevational gradients’, </w:t>
      </w:r>
      <w:r>
        <w:rPr>
          <w:i/>
          <w:iCs/>
        </w:rPr>
        <w:t>Frontiers of Biogeography</w:t>
      </w:r>
      <w:r>
        <w:rPr/>
        <w:t>, 13(3). DOI: https://doi.org/10.21425/F5FBG54146.</w:t>
      </w:r>
    </w:p>
    <w:p>
      <w:pPr>
        <w:pStyle w:val="Bibliography"/>
        <w:rPr/>
      </w:pPr>
      <w:r>
        <w:rPr/>
        <w:t xml:space="preserve">Vodka, Š. and Cizek, L. (2013) ‘The effects of edge-interior and understorey-canopy gradients on the distribution of saproxylic beetles in a temperate lowland forest’, </w:t>
      </w:r>
      <w:r>
        <w:rPr>
          <w:i/>
          <w:iCs/>
        </w:rPr>
        <w:t>Forest Ecology and Management</w:t>
      </w:r>
      <w:r>
        <w:rPr/>
        <w:t>, 304, pp. 33–41. DOI: https://doi.org/10.1016/j.foreco.2013.04.007.</w:t>
      </w:r>
    </w:p>
    <w:p>
      <w:pPr>
        <w:pStyle w:val="Bibliography"/>
        <w:rPr/>
      </w:pPr>
      <w:r>
        <w:rPr/>
        <w:t xml:space="preserve">Wang, B., Luo, X., Yang, Y.-M., Sun, W., Cane, M.A., Cai, W., Yeh, S.-W. and Liu, J. (2019) ‘Historical change of El Niño properties sheds light on future changes of extreme El Niño’, </w:t>
      </w:r>
      <w:r>
        <w:rPr>
          <w:i/>
          <w:iCs/>
        </w:rPr>
        <w:t>Proceedings of the National Academy of Sciences</w:t>
      </w:r>
      <w:r>
        <w:rPr/>
        <w:t>, 116(45), pp. 22512–22517. DOI: https://doi.org/10.1073/pnas.1911130116.</w:t>
      </w:r>
    </w:p>
    <w:p>
      <w:pPr>
        <w:pStyle w:val="Bibliography"/>
        <w:rPr/>
      </w:pPr>
      <w:r>
        <w:rPr/>
        <w:t xml:space="preserve">Wang, Xiaowei, Müller, J., An, L., Ji, L., Liu, Y., Wang, Xugao and Hao, Z. (2014) ‘Intra-annual variations in abundance and species composition of carabid beetles in a temperate forest in Northeast China’, </w:t>
      </w:r>
      <w:r>
        <w:rPr>
          <w:i/>
          <w:iCs/>
        </w:rPr>
        <w:t>Journal of Insect Conservation</w:t>
      </w:r>
      <w:r>
        <w:rPr/>
        <w:t>, 18(1), pp. 85–98. DOI: https://doi.org/10.1007/s10841-014-9617-9.</w:t>
      </w:r>
    </w:p>
    <w:p>
      <w:pPr>
        <w:pStyle w:val="Bibliography"/>
        <w:rPr/>
      </w:pPr>
      <w:r>
        <w:rPr/>
        <w:t xml:space="preserve">Wardhaugh, C.W., Stone, M.J. and Stork, N.E. (2018) ‘Seasonal variation in a diverse beetle assemblage along two elevational gradients in the Australian Wet Tropics’, </w:t>
      </w:r>
      <w:r>
        <w:rPr>
          <w:i/>
          <w:iCs/>
        </w:rPr>
        <w:t>Scientific Reports</w:t>
      </w:r>
      <w:r>
        <w:rPr/>
        <w:t>, 8(1), p. 8559. DOI: https://doi.org/10.1038/s41598-018-26216-8.</w:t>
      </w:r>
    </w:p>
    <w:p>
      <w:pPr>
        <w:pStyle w:val="Bibliography"/>
        <w:rPr/>
      </w:pPr>
      <w:r>
        <w:rPr/>
        <w:t xml:space="preserve">Wilson, R.J., Gutiérrez, D., Gutiérrez, J., Martínez, D., Agudo, R. and Monserrat, V.J. (2005) ‘Changes to the elevational limits and extent of species ranges associated with climate change’, </w:t>
      </w:r>
      <w:r>
        <w:rPr>
          <w:i/>
          <w:iCs/>
        </w:rPr>
        <w:t>Ecology Letters</w:t>
      </w:r>
      <w:r>
        <w:rPr/>
        <w:t>, 8(11), pp. 1138–1146. DOI: https://doi.org/10.1111/j.1461-0248.2005.00824.x.</w:t>
      </w:r>
    </w:p>
    <w:p>
      <w:pPr>
        <w:pStyle w:val="Bibliography"/>
        <w:rPr/>
      </w:pPr>
      <w:r>
        <w:rPr/>
        <w:t xml:space="preserve">Zhu, P., Zhao, T., Meng, Y., Shi, H., Liang, H., Yang, C., Song, F., Zhou, J. and Huang, W. (2025) ‘Comparative and Phylogenetic Analyses of Mitochondrial Genomes in Carabidae (Coleoptera: Adephaga)’, </w:t>
      </w:r>
      <w:r>
        <w:rPr>
          <w:i/>
          <w:iCs/>
        </w:rPr>
        <w:t>Ecology and Evolution</w:t>
      </w:r>
      <w:r>
        <w:rPr/>
        <w:t>, 15(7), p. e71707. DOI: https://doi.org/10.1002/ece3.71707.</w:t>
      </w:r>
    </w:p>
    <w:p>
      <w:pPr>
        <w:pStyle w:val="Bibliography"/>
        <w:rPr/>
      </w:pPr>
      <w:r>
        <w:rPr/>
        <w:t xml:space="preserve">Zu, K., Lenoir, J., Fang, J., Tang, Z., Shen, Z., Ji, C., Zheng, C., Luo, A., Song, W., Zimmermann, N.E., Pellissier, L. and Wang, Z. (2023) ‘Elevational shift in seed plant distributions in China’s mountains over the last 70 years’, </w:t>
      </w:r>
      <w:r>
        <w:rPr>
          <w:i/>
          <w:iCs/>
        </w:rPr>
        <w:t>Global Ecology and Biogeography</w:t>
      </w:r>
      <w:r>
        <w:rPr/>
        <w:t>, 32(7), pp. 1098–1112. DOI: https://doi.org/10.1111/geb.13692.</w:t>
      </w:r>
    </w:p>
    <w:p>
      <w:pPr>
        <w:pStyle w:val="Normal"/>
        <w:spacing w:before="0" w:after="240"/>
        <w:rPr/>
      </w:pPr>
      <w:r/>
      <w:r>
        <w:rPr/>
        <w:fldChar w:fldCharType="end"/>
      </w:r>
      <w:r>
        <w:rPr/>
      </w:r>
    </w:p>
    <w:p>
      <w:pPr>
        <w:pStyle w:val="Normal"/>
        <w:spacing w:before="0" w:after="240"/>
        <w:rPr>
          <w:color w:val="000000"/>
        </w:rPr>
      </w:pPr>
      <w:r>
        <w:rPr>
          <w:color w:val="000000"/>
        </w:rPr>
      </w:r>
    </w:p>
    <w:p>
      <w:pPr>
        <w:pStyle w:val="Normal"/>
        <w:spacing w:before="0" w:after="240"/>
        <w:rPr/>
      </w:pPr>
      <w:r>
        <w:rPr/>
      </w:r>
    </w:p>
    <w:p>
      <w:pPr>
        <w:pStyle w:val="Normal"/>
        <w:spacing w:before="0" w:after="240"/>
        <w:rPr/>
      </w:pPr>
      <w:r>
        <w:rPr/>
      </w:r>
    </w:p>
    <w:sectPr>
      <w:headerReference w:type="even" r:id="rId41"/>
      <w:headerReference w:type="default" r:id="rId42"/>
      <w:headerReference w:type="first" r:id="rId43"/>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rlene Janion-Scheepers" w:date="2026-03-20T13:41:00Z" w:initials="CJ">
    <w:p>
      <w:pPr>
        <w:overflowPunct w:val="true"/>
        <w:jc w:val="start"/>
        <w:rPr/>
      </w:pPr>
      <w:r>
        <w:annotationRef/>
      </w:r>
      <w:r>
        <w:rPr>
          <w:sz w:val="20"/>
          <w:szCs w:val="20"/>
        </w:rPr>
        <w:t>I think this should be removed, as your study considers these separately?</w:t>
      </w:r>
    </w:p>
  </w:comment>
  <w:comment w:id="1" w:author="Charlene Janion-Scheepers" w:date="2026-03-20T13:45:00Z" w:initials="CJ">
    <w:p>
      <w:pPr>
        <w:overflowPunct w:val="true"/>
        <w:jc w:val="start"/>
        <w:rPr/>
      </w:pPr>
      <w:r>
        <w:annotationRef/>
      </w:r>
      <w:r>
        <w:rPr>
          <w:sz w:val="20"/>
          <w:szCs w:val="20"/>
        </w:rPr>
        <w:t>is this necessary to mention?</w:t>
      </w:r>
    </w:p>
  </w:comment>
  <w:comment w:id="2" w:author="Unknown Author" w:date="2026-03-29T03:44:59Z" w:initials="">
    <w:p>
      <w:pPr>
        <w:overflowPunct w:val="false"/>
        <w:jc w:val="start"/>
        <w:rPr/>
      </w:pPr>
      <w:r>
        <w:annotationRef/>
      </w:r>
      <w:r>
        <w:rPr/>
        <w:t>I am specifying that it is not  experimental.</w:t>
      </w:r>
    </w:p>
  </w:comment>
  <w:comment w:id="3" w:author="Charlene Janion-Scheepers" w:date="2026-03-20T13:51:00Z" w:initials="CJ">
    <w:p>
      <w:pPr>
        <w:overflowPunct w:val="true"/>
        <w:jc w:val="start"/>
        <w:rPr/>
      </w:pPr>
      <w:r>
        <w:annotationRef/>
      </w:r>
      <w:r>
        <w:rPr>
          <w:sz w:val="20"/>
          <w:szCs w:val="20"/>
        </w:rPr>
        <w:t>Book chapter</w:t>
      </w:r>
    </w:p>
  </w:comment>
  <w:comment w:id="4" w:author="Charlene Janion-Scheepers" w:date="2026-03-20T13:54:00Z" w:initials="CJ">
    <w:p>
      <w:pPr>
        <w:overflowPunct w:val="true"/>
        <w:jc w:val="start"/>
        <w:rPr/>
      </w:pPr>
      <w:r>
        <w:annotationRef/>
      </w:r>
      <w:r>
        <w:rPr>
          <w:sz w:val="20"/>
          <w:szCs w:val="20"/>
        </w:rPr>
        <w:t>Avoid using etc.</w:t>
      </w:r>
    </w:p>
  </w:comment>
  <w:comment w:id="5" w:author="Charlene Janion-Scheepers" w:date="2026-03-20T13:56:00Z" w:initials="CJ">
    <w:p>
      <w:pPr>
        <w:overflowPunct w:val="true"/>
        <w:jc w:val="start"/>
        <w:rPr/>
      </w:pPr>
      <w:r>
        <w:annotationRef/>
      </w:r>
      <w:r>
        <w:rPr>
          <w:sz w:val="20"/>
          <w:szCs w:val="20"/>
        </w:rPr>
        <w:t>What type of shift? Upwards? Are there any beetle examples (globally)?</w:t>
      </w:r>
    </w:p>
  </w:comment>
  <w:comment w:id="6" w:author="Charlene Janion-Scheepers" w:date="2026-03-20T13:57:00Z" w:initials="CJ">
    <w:p>
      <w:pPr>
        <w:overflowPunct w:val="true"/>
        <w:jc w:val="start"/>
        <w:rPr/>
      </w:pPr>
      <w:r>
        <w:annotationRef/>
      </w:r>
      <w:r>
        <w:rPr>
          <w:sz w:val="20"/>
          <w:szCs w:val="20"/>
        </w:rPr>
        <w:t>have shown that as temperature has increased?</w:t>
      </w:r>
    </w:p>
  </w:comment>
  <w:comment w:id="7" w:author="Charlene Janion-Scheepers" w:date="2026-03-20T14:00:00Z" w:initials="CJ">
    <w:p>
      <w:pPr>
        <w:overflowPunct w:val="true"/>
        <w:jc w:val="start"/>
        <w:rPr/>
      </w:pPr>
      <w:r>
        <w:annotationRef/>
      </w:r>
      <w:r>
        <w:rPr>
          <w:sz w:val="20"/>
          <w:szCs w:val="20"/>
        </w:rPr>
        <w:t>Better to use 'climate change'</w:t>
      </w:r>
    </w:p>
  </w:comment>
  <w:comment w:id="8" w:author="Charlene Janion-Scheepers" w:date="2026-03-20T14:02:00Z" w:initials="CJ">
    <w:p>
      <w:pPr>
        <w:overflowPunct w:val="true"/>
        <w:jc w:val="start"/>
        <w:rPr/>
      </w:pPr>
      <w:r>
        <w:annotationRef/>
      </w:r>
      <w:r>
        <w:rPr>
          <w:sz w:val="20"/>
          <w:szCs w:val="20"/>
        </w:rPr>
        <w:t>Include more references here about insect decline</w:t>
      </w:r>
    </w:p>
  </w:comment>
  <w:comment w:id="9" w:author="Charlene Janion-Scheepers" w:date="2026-03-20T14:04:00Z" w:initials="CJ">
    <w:p>
      <w:pPr>
        <w:overflowPunct w:val="true"/>
        <w:jc w:val="start"/>
        <w:rPr/>
      </w:pPr>
      <w:r>
        <w:annotationRef/>
      </w:r>
      <w:r>
        <w:rPr>
          <w:sz w:val="20"/>
          <w:szCs w:val="20"/>
        </w:rPr>
        <w:t>text missing?</w:t>
      </w:r>
    </w:p>
  </w:comment>
  <w:comment w:id="10" w:author="Charlene Janion-Scheepers" w:date="2026-03-20T14:02:00Z" w:initials="CJ">
    <w:p>
      <w:pPr>
        <w:overflowPunct w:val="true"/>
        <w:jc w:val="start"/>
        <w:rPr/>
      </w:pPr>
      <w:r>
        <w:annotationRef/>
      </w:r>
      <w:r>
        <w:rPr>
          <w:sz w:val="20"/>
          <w:szCs w:val="20"/>
        </w:rPr>
        <w:t>Such as work by Guy Midgley</w:t>
      </w:r>
    </w:p>
  </w:comment>
  <w:comment w:id="11" w:author="Charlene Janion-Scheepers" w:date="2026-03-20T14:04:00Z" w:initials="CJ">
    <w:p>
      <w:pPr>
        <w:overflowPunct w:val="true"/>
        <w:jc w:val="start"/>
        <w:rPr/>
      </w:pPr>
      <w:r>
        <w:annotationRef/>
      </w:r>
      <w:r>
        <w:rPr>
          <w:sz w:val="20"/>
          <w:szCs w:val="20"/>
        </w:rPr>
        <w:t>text missing?</w:t>
      </w:r>
    </w:p>
  </w:comment>
  <w:comment w:id="12" w:author="Charlene Janion-Scheepers" w:date="2026-03-20T14:17:00Z" w:initials="CJ">
    <w:p>
      <w:pPr>
        <w:overflowPunct w:val="true"/>
        <w:jc w:val="start"/>
        <w:rPr/>
      </w:pPr>
      <w:r>
        <w:annotationRef/>
      </w:r>
      <w:r>
        <w:rPr>
          <w:sz w:val="20"/>
          <w:szCs w:val="20"/>
        </w:rPr>
        <w:t>Mucina and Rutherford book</w:t>
      </w:r>
    </w:p>
  </w:comment>
  <w:comment w:id="13" w:author="Charlene Janion-Scheepers" w:date="2026-03-20T14:18:00Z" w:initials="CJ">
    <w:p>
      <w:pPr>
        <w:overflowPunct w:val="true"/>
        <w:jc w:val="start"/>
        <w:rPr/>
      </w:pPr>
      <w:r>
        <w:annotationRef/>
      </w:r>
      <w:r>
        <w:rPr>
          <w:sz w:val="20"/>
          <w:szCs w:val="20"/>
        </w:rPr>
        <w:t>please change this for all figures</w:t>
      </w:r>
    </w:p>
  </w:comment>
  <w:comment w:id="14" w:author="Charlene Janion-Scheepers" w:date="2026-03-20T14:21:00Z" w:initials="CJ">
    <w:p>
      <w:pPr>
        <w:overflowPunct w:val="true"/>
        <w:jc w:val="start"/>
        <w:rPr/>
      </w:pPr>
      <w:r>
        <w:annotationRef/>
      </w:r>
      <w:r>
        <w:rPr>
          <w:sz w:val="20"/>
          <w:szCs w:val="20"/>
        </w:rPr>
        <w:t>also include historical dates</w:t>
      </w:r>
    </w:p>
  </w:comment>
  <w:comment w:id="15" w:author="Charlene Janion-Scheepers" w:date="2026-03-20T14:19:00Z" w:initials="CJ">
    <w:p>
      <w:pPr>
        <w:overflowPunct w:val="true"/>
        <w:jc w:val="start"/>
        <w:rPr/>
      </w:pPr>
      <w:r>
        <w:annotationRef/>
      </w:r>
      <w:r>
        <w:rPr>
          <w:sz w:val="20"/>
          <w:szCs w:val="20"/>
        </w:rPr>
        <w:t>please redraw, copyright issues..</w:t>
      </w:r>
    </w:p>
  </w:comment>
  <w:comment w:id="16" w:author="Charlene Janion-Scheepers" w:date="2026-03-20T14:23:00Z" w:initials="CJ">
    <w:p>
      <w:pPr>
        <w:overflowPunct w:val="true"/>
        <w:jc w:val="start"/>
        <w:rPr/>
      </w:pPr>
      <w:r>
        <w:annotationRef/>
      </w:r>
      <w:r>
        <w:rPr>
          <w:sz w:val="20"/>
          <w:szCs w:val="20"/>
        </w:rPr>
        <w:t>from all beetle species, perhaps make more clear.</w:t>
      </w:r>
    </w:p>
  </w:comment>
  <w:comment w:id="17" w:author="Charlene Janion-Scheepers" w:date="2026-03-20T15:12:00Z" w:initials="CJ">
    <w:p>
      <w:pPr>
        <w:overflowPunct w:val="true"/>
        <w:jc w:val="start"/>
        <w:rPr/>
      </w:pPr>
      <w:r>
        <w:annotationRef/>
      </w:r>
      <w:r>
        <w:rPr>
          <w:sz w:val="20"/>
          <w:szCs w:val="20"/>
        </w:rPr>
        <w:t>for results section.</w:t>
      </w:r>
    </w:p>
  </w:comment>
  <w:comment w:id="18" w:author="Charlene Janion-Scheepers" w:date="2026-03-20T15:12:00Z" w:initials="CJ">
    <w:p>
      <w:pPr>
        <w:overflowPunct w:val="true"/>
        <w:jc w:val="start"/>
        <w:rPr/>
      </w:pPr>
      <w:r>
        <w:annotationRef/>
      </w:r>
      <w:r>
        <w:rPr>
          <w:sz w:val="20"/>
          <w:szCs w:val="20"/>
        </w:rPr>
        <w:t>Avoid short paragraphs, combine with previous one or expand.</w:t>
      </w:r>
    </w:p>
  </w:comment>
  <w:comment w:id="19" w:author="Charlene Janion-Scheepers" w:date="2026-03-20T15:14:00Z" w:initials="CJ">
    <w:p>
      <w:pPr>
        <w:overflowPunct w:val="true"/>
        <w:jc w:val="start"/>
        <w:rPr/>
      </w:pPr>
      <w:r>
        <w:annotationRef/>
      </w:r>
      <w:r>
        <w:rPr>
          <w:sz w:val="20"/>
          <w:szCs w:val="20"/>
        </w:rPr>
        <w:t>When using an abbreviation for the first time, also write out in full.</w:t>
      </w:r>
    </w:p>
  </w:comment>
  <w:comment w:id="20" w:author="Charlene Janion-Scheepers" w:date="2026-03-20T15:18:00Z" w:initials="CJ">
    <w:p>
      <w:pPr>
        <w:overflowPunct w:val="true"/>
        <w:jc w:val="start"/>
        <w:rPr/>
      </w:pPr>
      <w:r>
        <w:annotationRef/>
      </w:r>
      <w:r>
        <w:rPr>
          <w:sz w:val="20"/>
          <w:szCs w:val="20"/>
        </w:rPr>
        <w:t>You need to be consistent in wording, so you use contemporary and current. Choose one to avoid confusion. I would perhaps use historical and 'recent'?</w:t>
      </w:r>
    </w:p>
  </w:comment>
  <w:comment w:id="21" w:author="Charlene Janion-Scheepers" w:date="2026-03-20T15:19:00Z" w:initials="CJ">
    <w:p>
      <w:pPr>
        <w:overflowPunct w:val="true"/>
        <w:jc w:val="start"/>
        <w:rPr/>
      </w:pPr>
      <w:r>
        <w:annotationRef/>
      </w:r>
      <w:r>
        <w:rPr>
          <w:sz w:val="20"/>
          <w:szCs w:val="20"/>
        </w:rPr>
        <w:t xml:space="preserve">Remember use capital letter, so Figure </w:t>
      </w:r>
    </w:p>
  </w:comment>
  <w:comment w:id="22" w:author="Charlene Janion-Scheepers" w:date="2026-03-20T15:19:00Z" w:initials="CJ">
    <w:p>
      <w:pPr>
        <w:overflowPunct w:val="true"/>
        <w:jc w:val="start"/>
        <w:rPr/>
      </w:pPr>
      <w:r>
        <w:annotationRef/>
      </w:r>
      <w:r>
        <w:rPr>
          <w:sz w:val="20"/>
          <w:szCs w:val="20"/>
        </w:rPr>
        <w:t>Improve quality of all figures. Were you not using boxplots? Same for next figure.</w:t>
      </w:r>
    </w:p>
  </w:comment>
  <w:comment w:id="23" w:author="Charlene Janion-Scheepers" w:date="2026-03-20T15:20:00Z" w:initials="CJ">
    <w:p>
      <w:pPr>
        <w:overflowPunct w:val="true"/>
        <w:jc w:val="start"/>
        <w:rPr/>
      </w:pPr>
      <w:r>
        <w:annotationRef/>
      </w:r>
      <w:r>
        <w:rPr>
          <w:sz w:val="20"/>
          <w:szCs w:val="20"/>
        </w:rPr>
        <w:t>Add month if seasons are comprared</w:t>
      </w:r>
    </w:p>
  </w:comment>
  <w:comment w:id="24" w:author="Charlene Janion-Scheepers" w:date="2026-03-20T15:21:00Z" w:initials="CJ">
    <w:p>
      <w:pPr>
        <w:overflowPunct w:val="true"/>
        <w:jc w:val="start"/>
        <w:rPr/>
      </w:pPr>
      <w:r>
        <w:annotationRef/>
      </w:r>
      <w:r>
        <w:rPr>
          <w:sz w:val="20"/>
          <w:szCs w:val="20"/>
        </w:rPr>
        <w:t>would move to Appendix as it is very busy</w:t>
      </w:r>
    </w:p>
  </w:comment>
  <w:comment w:id="25" w:author="Charlene Janion-Scheepers" w:date="2026-03-20T15:23:00Z" w:initials="CJ">
    <w:p>
      <w:pPr>
        <w:overflowPunct w:val="true"/>
        <w:jc w:val="start"/>
        <w:rPr/>
      </w:pPr>
      <w:r>
        <w:annotationRef/>
      </w:r>
      <w:r>
        <w:rPr>
          <w:sz w:val="20"/>
          <w:szCs w:val="20"/>
        </w:rPr>
        <w:t>Can't see axes, improve figure quality</w:t>
      </w:r>
    </w:p>
  </w:comment>
  <w:comment w:id="26" w:author="" w:initials="">
    <w:p>
      <w:pPr>
        <w:overflowPunct w:val="false"/>
        <w:jc w:val="start"/>
        <w:rPr/>
      </w:pPr>
      <w:r>
        <w:annotationRef/>
      </w:r>
      <w:r>
        <w:rPr/>
      </w:r>
    </w:p>
  </w:comment>
  <w:comment w:id="27" w:author="Charlene Janion-Scheepers" w:date="2026-03-20T15:23:00Z" w:initials="CJ">
    <w:p>
      <w:pPr>
        <w:overflowPunct w:val="true"/>
        <w:jc w:val="start"/>
        <w:rPr/>
      </w:pPr>
      <w:r>
        <w:annotationRef/>
      </w:r>
      <w:r>
        <w:rPr>
          <w:sz w:val="20"/>
          <w:szCs w:val="20"/>
        </w:rPr>
        <w:t>these two move to appendix</w:t>
      </w:r>
    </w:p>
  </w:comment>
  <w:comment w:id="28" w:author="Charlene Janion-Scheepers" w:date="2026-03-20T15:24:00Z" w:initials="CJ">
    <w:p>
      <w:pPr>
        <w:overflowPunct w:val="true"/>
        <w:jc w:val="start"/>
        <w:rPr/>
      </w:pPr>
      <w:r>
        <w:annotationRef/>
      </w:r>
      <w:r>
        <w:rPr>
          <w:sz w:val="20"/>
          <w:szCs w:val="20"/>
        </w:rPr>
        <w:t>Fix numbering pls</w:t>
      </w:r>
    </w:p>
  </w:comment>
  <w:comment w:id="29" w:author="Charlene Janion-Scheepers" w:date="2026-03-20T15:25:00Z" w:initials="CJ">
    <w:p>
      <w:pPr>
        <w:overflowPunct w:val="true"/>
        <w:jc w:val="start"/>
        <w:rPr/>
      </w:pPr>
      <w:r>
        <w:annotationRef/>
      </w:r>
      <w:r>
        <w:rPr>
          <w:sz w:val="20"/>
          <w:szCs w:val="20"/>
        </w:rPr>
        <w:t>Remove or to appendix, I don;t think it is useful as numbers per species is not shown.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Math">
    <w:charset w:val="01" w:characterSet="utf-8"/>
    <w:family w:val="roman"/>
    <w:pitch w:val="variable"/>
  </w:font>
  <w:font w:name="Wingdings">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start"/>
      <w:pPr>
        <w:tabs>
          <w:tab w:val="num" w:pos="0"/>
        </w:tabs>
        <w:ind w:start="0" w:hanging="0"/>
      </w:pPr>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2">
    <w:lvl w:ilvl="0">
      <w:start w:val="1"/>
      <w:numFmt w:val="bullet"/>
      <w:lvlText w:val="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TrueTypeFonts/>
  <w:trackRevisio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ZA"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both"/>
    </w:pPr>
    <w:rPr>
      <w:rFonts w:ascii="Arial" w:hAnsi="Arial" w:eastAsia="Arial" w:cs="Arial"/>
      <w:color w:val="auto"/>
      <w:kern w:val="0"/>
      <w:sz w:val="24"/>
      <w:szCs w:val="24"/>
      <w:lang w:val="en-ZA" w:eastAsia="ja-JP" w:bidi="ar-SA"/>
    </w:rPr>
  </w:style>
  <w:style w:type="paragraph" w:styleId="Heading1">
    <w:name w:val="heading 1"/>
    <w:basedOn w:val="Normal"/>
    <w:next w:val="Normal"/>
    <w:uiPriority w:val="9"/>
    <w:qFormat/>
    <w:pPr>
      <w:keepNext w:val="true"/>
      <w:spacing w:before="240" w:after="120"/>
      <w:outlineLvl w:val="0"/>
    </w:pPr>
    <w:rPr>
      <w:b/>
      <w:bCs/>
      <w:sz w:val="26"/>
      <w:szCs w:val="26"/>
    </w:rPr>
  </w:style>
  <w:style w:type="paragraph" w:styleId="Heading2">
    <w:name w:val="heading 2"/>
    <w:basedOn w:val="Normal"/>
    <w:next w:val="Normal"/>
    <w:uiPriority w:val="9"/>
    <w:unhideWhenUsed/>
    <w:qFormat/>
    <w:pPr>
      <w:keepNext w:val="true"/>
      <w:spacing w:before="200" w:after="120"/>
      <w:outlineLvl w:val="1"/>
    </w:pPr>
    <w:rPr>
      <w:b/>
      <w:bCs/>
    </w:rPr>
  </w:style>
  <w:style w:type="paragraph" w:styleId="Heading3">
    <w:name w:val="heading 3"/>
    <w:basedOn w:val="Normal"/>
    <w:next w:val="Normal"/>
    <w:uiPriority w:val="9"/>
    <w:semiHidden/>
    <w:unhideWhenUsed/>
    <w:qFormat/>
    <w:pPr>
      <w:keepNext w:val="true"/>
      <w:spacing w:before="140" w:after="120"/>
      <w:outlineLvl w:val="2"/>
    </w:pPr>
    <w:rPr>
      <w:rFonts w:ascii="Liberation Sans" w:hAnsi="Liberation Sans" w:eastAsia="Liberation Sans" w:cs="Liberation Sans"/>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rPr>
  </w:style>
  <w:style w:type="paragraph" w:styleId="Heading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5775c2"/>
    <w:rPr>
      <w:sz w:val="16"/>
      <w:szCs w:val="16"/>
    </w:rPr>
  </w:style>
  <w:style w:type="character" w:styleId="CommentTextChar" w:customStyle="1">
    <w:name w:val="Comment Text Char"/>
    <w:basedOn w:val="DefaultParagraphFont"/>
    <w:link w:val="CommentText"/>
    <w:uiPriority w:val="99"/>
    <w:semiHidden/>
    <w:qFormat/>
    <w:rsid w:val="005775c2"/>
    <w:rPr>
      <w:sz w:val="20"/>
      <w:szCs w:val="20"/>
    </w:rPr>
  </w:style>
  <w:style w:type="character" w:styleId="CommentSubjectChar" w:customStyle="1">
    <w:name w:val="Comment Subject Char"/>
    <w:basedOn w:val="CommentTextChar"/>
    <w:link w:val="annotationsubject"/>
    <w:uiPriority w:val="99"/>
    <w:semiHidden/>
    <w:qFormat/>
    <w:rsid w:val="005775c2"/>
    <w:rPr>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spacing w:before="240" w:after="120"/>
    </w:pPr>
    <w:rPr>
      <w:b/>
      <w:bCs/>
      <w:sz w:val="28"/>
      <w:szCs w:val="28"/>
    </w:rPr>
  </w:style>
  <w:style w:type="paragraph" w:styleId="Subtitle">
    <w:name w:val="Subtitle"/>
    <w:basedOn w:val="Normal"/>
    <w:next w:val="Normal"/>
    <w:uiPriority w:val="11"/>
    <w:qFormat/>
    <w:pPr>
      <w:keepNext w:val="true"/>
      <w:spacing w:before="60" w:after="120"/>
    </w:pPr>
    <w:rPr>
      <w:sz w:val="26"/>
      <w:szCs w:val="26"/>
    </w:rPr>
  </w:style>
  <w:style w:type="paragraph" w:styleId="Bibliography">
    <w:name w:val="Bibliography"/>
    <w:basedOn w:val="Normal"/>
    <w:next w:val="Normal"/>
    <w:uiPriority w:val="37"/>
    <w:unhideWhenUsed/>
    <w:qFormat/>
    <w:rsid w:val="00e045a3"/>
    <w:pPr>
      <w:spacing w:before="0" w:after="240"/>
    </w:pPr>
    <w:rPr/>
  </w:style>
  <w:style w:type="paragraph" w:styleId="Revision">
    <w:name w:val="Revision"/>
    <w:uiPriority w:val="99"/>
    <w:semiHidden/>
    <w:qFormat/>
    <w:rsid w:val="005775c2"/>
    <w:pPr>
      <w:widowControl/>
      <w:suppressAutoHyphens w:val="true"/>
      <w:bidi w:val="0"/>
      <w:spacing w:before="0" w:after="0"/>
      <w:jc w:val="start"/>
    </w:pPr>
    <w:rPr>
      <w:rFonts w:ascii="Arial" w:hAnsi="Arial" w:eastAsia="Arial" w:cs="Arial"/>
      <w:color w:val="auto"/>
      <w:kern w:val="0"/>
      <w:sz w:val="24"/>
      <w:szCs w:val="24"/>
      <w:lang w:val="en-ZA" w:eastAsia="ja-JP" w:bidi="ar-SA"/>
    </w:rPr>
  </w:style>
  <w:style w:type="paragraph" w:styleId="CommentText">
    <w:name w:val="annotation text"/>
    <w:basedOn w:val="Normal"/>
    <w:link w:val="CommentTextChar"/>
    <w:uiPriority w:val="99"/>
    <w:semiHidden/>
    <w:unhideWhenUsed/>
    <w:rsid w:val="005775c2"/>
    <w:pPr/>
    <w:rPr>
      <w:sz w:val="20"/>
      <w:szCs w:val="20"/>
    </w:rPr>
  </w:style>
  <w:style w:type="paragraph" w:styleId="annotationsubject">
    <w:name w:val="annotation subject"/>
    <w:basedOn w:val="CommentText"/>
    <w:next w:val="CommentText"/>
    <w:link w:val="CommentSubjectChar"/>
    <w:uiPriority w:val="99"/>
    <w:semiHidden/>
    <w:unhideWhenUsed/>
    <w:qFormat/>
    <w:rsid w:val="005775c2"/>
    <w:pPr/>
    <w:rPr>
      <w:b/>
      <w:bCs/>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comments" Target="comments.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E1013-4288-431F-B8E3-EAB59996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Application>LibreOffice/26.2.1.2$Linux_X86_64 LibreOffice_project/8399f6259d8c87f40e7255cdb3c9b958f5e08948</Application>
  <AppVersion>15.0000</AppVersion>
  <Pages>48</Pages>
  <Words>11251</Words>
  <Characters>64248</Characters>
  <CharactersWithSpaces>75078</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2026-03-20T11:51:00Z</dcterms:created>
  <dc:creator/>
  <dc:description/>
  <dc:language>en-GB</dc:language>
  <cp:lastModifiedBy/>
  <dcterms:modified xsi:type="dcterms:W3CDTF">2026-03-29T05:07:26Z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4Kubntqg6vL_1">
    <vt:lpwstr>ZOTERO_BREF_04Kubntqg6vL_1</vt:lpwstr>
  </property>
  <property fmtid="{D5CDD505-2E9C-101B-9397-08002B2CF9AE}" pid="3" name="ZOTERO_BREF_080Hj6s9WShL_1">
    <vt:lpwstr>ZOTERO_ITEM CSL_CITATION {"citationID":"cbgAwXxo","properties":{"formattedCitation":"(Pebesma and Bivand, 2023)","plainCitation":"(Pebesma and Bivand, 2023)","noteIndex":0},"citationItems":[{"id":595,"uris":["http://zotero.org/users/9696131/items/V8FP963B</vt:lpwstr>
  </property>
  <property fmtid="{D5CDD505-2E9C-101B-9397-08002B2CF9AE}" pid="4" name="ZOTERO_BREF_080Hj6s9WShL_2">
    <vt:lpwstr>"],"itemData":{"id":595,"type":"book","DOI":"10.1201/9780429459016","edition":"1","ISBN":"978-0-429-45901-6","language":"en","publisher":"Chapman and Hall/CRC","publisher-place":"New York","source":"DOI.org (Crossref)","title":"Spatial Data Science: With</vt:lpwstr>
  </property>
  <property fmtid="{D5CDD505-2E9C-101B-9397-08002B2CF9AE}" pid="5" name="ZOTERO_BREF_080Hj6s9WShL_3">
    <vt:lpwstr>Applications in R","title-short":"Spatial Data Science","URL":"https://www.taylorfrancis.com/books/9780429459016","author":[{"family":"Pebesma","given":"Edzer"},{"family":"Bivand","given":"Roger"}],"accessed":{"date-parts":[["2026",1,31]]},"issued":{"date</vt:lpwstr>
  </property>
  <property fmtid="{D5CDD505-2E9C-101B-9397-08002B2CF9AE}" pid="6" name="ZOTERO_BREF_080Hj6s9WShL_4">
    <vt:lpwstr>-parts":[["2023",5,10]]}}}],"schema":"https://github.com/citation-style-language/schema/raw/master/csl-citation.json"}</vt:lpwstr>
  </property>
  <property fmtid="{D5CDD505-2E9C-101B-9397-08002B2CF9AE}" pid="7" name="ZOTERO_BREF_1eSGIJkzHeED_1">
    <vt:lpwstr>ZOTERO_ITEM CSL_CITATION {"citationID":"cbgAwXxo","properties":{"formattedCitation":"(Pebesma and Bivand, 2023)","plainCitation":"(Pebesma and Bivand, 2023)","noteIndex":0},"citationItems":[{"id":595,"uris":["http://zotero.org/users/9696131/items/V8FP963B</vt:lpwstr>
  </property>
  <property fmtid="{D5CDD505-2E9C-101B-9397-08002B2CF9AE}" pid="8" name="ZOTERO_BREF_1eSGIJkzHeED_2">
    <vt:lpwstr>"],"itemData":{"id":595,"type":"book","DOI":"10.1201/9780429459016","edition":"1","ISBN":"978-0-429-45901-6","language":"en","publisher":"Chapman and Hall/CRC","publisher-place":"New York","source":"DOI.org (Crossref)","title":"Spatial Data Science: With</vt:lpwstr>
  </property>
  <property fmtid="{D5CDD505-2E9C-101B-9397-08002B2CF9AE}" pid="9" name="ZOTERO_BREF_1eSGIJkzHeED_3">
    <vt:lpwstr>Applications in R","title-short":"Spatial Data Science","URL":"https://www.taylorfrancis.com/books/9780429459016","author":[{"family":"Pebesma","given":"Edzer"},{"family":"Bivand","given":"Roger"}],"accessed":{"date-parts":[["2026",1,31]]},"issued":{"date</vt:lpwstr>
  </property>
  <property fmtid="{D5CDD505-2E9C-101B-9397-08002B2CF9AE}" pid="10" name="ZOTERO_BREF_1eSGIJkzHeED_4">
    <vt:lpwstr>-parts":[["2023",5,10]]}}}],"schema":"https://github.com/citation-style-language/schema/raw/master/csl-citation.json"}</vt:lpwstr>
  </property>
  <property fmtid="{D5CDD505-2E9C-101B-9397-08002B2CF9AE}" pid="11" name="ZOTERO_BREF_2Lcek90Fh6nv_1">
    <vt:lpwstr>ZOTERO_ITEM CSL_CITATION {"citationID":"NmlVvAm2","properties":{"formattedCitation":"(Lotter, 2015)","plainCitation":"(Lotter, 2015)","noteIndex":0},"citationItems":[{"id":723,"uris":["http://zotero.org/users/9696131/items/7BVNPAFI"],"itemData":{"id":723,</vt:lpwstr>
  </property>
  <property fmtid="{D5CDD505-2E9C-101B-9397-08002B2CF9AE}" pid="12" name="ZOTERO_BREF_2Lcek90Fh6nv_10">
    <vt:lpwstr>pe ratios) to the assessed climate anomalies were measured in experimental studies at glasshouse and field scale. Specific adaptation mechanisms (increasing water use efficiency, developing a higher level of sclerophylly and altering the allocation of pla</vt:lpwstr>
  </property>
  <property fmtid="{D5CDD505-2E9C-101B-9397-08002B2CF9AE}" pid="13" name="ZOTERO_BREF_2Lcek90Fh6nv_11">
    <vt:lpwstr>nt reserves) which helped seedlings to survive short term drought in the glasshouse were not able to offset more severe conditions in field settings. Finally, a comparison of wild and cultivated tea has shown an apparent adaptive advantage of wild tea to</vt:lpwstr>
  </property>
  <property fmtid="{D5CDD505-2E9C-101B-9397-08002B2CF9AE}" pid="14" name="ZOTERO_BREF_2Lcek90Fh6nv_12">
    <vt:lpwstr>tolerate increased aridity with greater water economy, and more reliance on biological nitrogen fixation for N nutrition, indicating a potentially less severe scenario of range contraction for wild types than initially indicated. This study provides a mor</vt:lpwstr>
  </property>
  <property fmtid="{D5CDD505-2E9C-101B-9397-08002B2CF9AE}" pid="15" name="ZOTERO_BREF_2Lcek90Fh6nv_13">
    <vt:lpwstr>e robust prediction of rooibos plant responses to climate change factors to enable more effective adaptive planning and conservation management in a changing climate.","archive":"OpenUCT","publisher":"University of Cape Town","source":"University of Cape</vt:lpwstr>
  </property>
  <property fmtid="{D5CDD505-2E9C-101B-9397-08002B2CF9AE}" pid="16" name="ZOTERO_BREF_2Lcek90Fh6nv_14">
    <vt:lpwstr>Town","title":"Potential implications of climate change for Rooibos (A. linearis) production and distribution in the greater Cederberg region, South Africa","URL":"http://hdl.handle.net/11427/15585","author":[{"family":"Lotter","given":"Johanna Magdalena"</vt:lpwstr>
  </property>
  <property fmtid="{D5CDD505-2E9C-101B-9397-08002B2CF9AE}" pid="17" name="ZOTERO_BREF_2Lcek90Fh6nv_15">
    <vt:lpwstr>}],"issued":{"date-parts":[["2015"]]}}}],"schema":"https://github.com/citation-style-language/schema/raw/master/csl-citation.json"}</vt:lpwstr>
  </property>
  <property fmtid="{D5CDD505-2E9C-101B-9397-08002B2CF9AE}" pid="18" name="ZOTERO_BREF_2Lcek90Fh6nv_2">
    <vt:lpwstr>"type":"thesis","abstract":"Wild plants assist in supporting human livelihoods worldwide, both within traditional systems of medicine, and as economically useful plants. Indigenous to the Fynbos biome in the north-western part of the Western Cape, South A</vt:lpwstr>
  </property>
  <property fmtid="{D5CDD505-2E9C-101B-9397-08002B2CF9AE}" pid="19" name="ZOTERO_BREF_2Lcek90Fh6nv_3">
    <vt:lpwstr>Africa is the leguminous shrub, A. linearis (rooibos), which is extensively used as ethnomedicine by local communities, while also commercially grown and exported for the herbal tea market. Being a range-restricted species, climate change poses a threat to</vt:lpwstr>
  </property>
  <property fmtid="{D5CDD505-2E9C-101B-9397-08002B2CF9AE}" pid="20" name="ZOTERO_BREF_2Lcek90Fh6nv_4">
    <vt:lpwstr>wild plants and their dependent communities, as well as the sustainability of the rooibos industry. Climate mediated impacts on rooibos are mostly substantiated by anecdotal evidence from commercial growers and local communities and have traditionally be</vt:lpwstr>
  </property>
  <property fmtid="{D5CDD505-2E9C-101B-9397-08002B2CF9AE}" pid="21" name="ZOTERO_BREF_2Lcek90Fh6nv_5">
    <vt:lpwstr>en insufficiently addressed. This study integrates predictive modelling and empirical data to provide important insights into rooibos' plant physiological functioning in the presence of climatic and environmental constraints. The aim is to determine whether</vt:lpwstr>
  </property>
  <property fmtid="{D5CDD505-2E9C-101B-9397-08002B2CF9AE}" pid="22" name="ZOTERO_BREF_2Lcek90Fh6nv_6">
    <vt:lpwstr>er there is evidence of climate change over the rooibos distribution area, how these climate anomalies are expected to affect the species distribution and to perform experimental studies by testing plant physiological functioning of A. linearis under chan</vt:lpwstr>
  </property>
  <property fmtid="{D5CDD505-2E9C-101B-9397-08002B2CF9AE}" pid="23" name="ZOTERO_BREF_2Lcek90Fh6nv_7">
    <vt:lpwstr>ging climate conditions.  Analysis of climate parameters important for rooibos production (rainfall frequency and  intensity, temperature extremes and wind speed) have shown that plants will experience a  shorter period of water availability during winter</vt:lpwstr>
  </property>
  <property fmtid="{D5CDD505-2E9C-101B-9397-08002B2CF9AE}" pid="24" name="ZOTERO_BREF_2Lcek90Fh6nv_8">
    <vt:lpwstr>, and prolonged exposure to summer  conditions (high temperatures and water stress) in the coming decades. Under these conditions, climate envelope modelling suggests that wild and cultivated rooibos types are at risk to lose between 49.8% and 88.7% in th</vt:lpwstr>
  </property>
  <property fmtid="{D5CDD505-2E9C-101B-9397-08002B2CF9AE}" pid="25" name="ZOTERO_BREF_2Lcek90Fh6nv_9">
    <vt:lpwstr>e extent of the bio-climatically suitable localities, most notably along the western and northern periphery of the rooibos production area by 2070.  Plant physiological responses (growth analysis, gas exchange parameters and leaf carbon and nitrogen isotope</vt:lpwstr>
  </property>
  <property fmtid="{D5CDD505-2E9C-101B-9397-08002B2CF9AE}" pid="26" name="ZOTERO_BREF_2t5c5HDwjIKw_1">
    <vt:lpwstr>ZOTERO_ITEM CSL_CITATION {"citationID":"txKsPR7n","properties":{"formattedCitation":"(Ndozi, Gohole and Mapaure, 2025)","plainCitation":"(Ndozi, Gohole and Mapaure, 2025)","noteIndex":0},"citationItems":[{"id":604,"uris":["http://zotero.org/users/9696131/</vt:lpwstr>
  </property>
  <property fmtid="{D5CDD505-2E9C-101B-9397-08002B2CF9AE}" pid="27" name="ZOTERO_BREF_2t5c5HDwjIKw_10">
    <vt:lpwstr>sue":"6","journalAbbreviation":"Afr J Ecol","language":"en","page":"e70083","source":"DOI.org (Crossref)","title":"Seasonal Variations in Dung Beetle (Scarabaeidae: Scarabaeinae) Assemblage in Wildlife and Wildlife–Livestock Systems in North‐Eastern Namib</vt:lpwstr>
  </property>
  <property fmtid="{D5CDD505-2E9C-101B-9397-08002B2CF9AE}" pid="28" name="ZOTERO_BREF_2t5c5HDwjIKw_11">
    <vt:lpwstr>ia","title-short":"Seasonal Variations in Dung Beetle (Scarabaeidae","volume":"63","author":[{"family":"Ndozi","given":"Mukendwa Hosticks"},{"family":"Gohole","given":"Linnet"},{"family":"Mapaure","given":"Isaac"}],"issued":{"date-parts":[["2025",8]]}}}],</vt:lpwstr>
  </property>
  <property fmtid="{D5CDD505-2E9C-101B-9397-08002B2CF9AE}" pid="29" name="ZOTERO_BREF_2t5c5HDwjIKw_12">
    <vt:lpwstr>"schema":"https://github.com/citation-style-language/schema/raw/master/csl-citation.json"}</vt:lpwstr>
  </property>
  <property fmtid="{D5CDD505-2E9C-101B-9397-08002B2CF9AE}" pid="30" name="ZOTERO_BREF_2t5c5HDwjIKw_2">
    <vt:lpwstr>items/A73NHIQI"],"itemData":{"id":604,"type":"article-journal","abstract":"ABSTRACT\n            \n              The study emphasises the importance of understanding the seasonal variations in dung beetle assemblages for monitoring ecosystem changes. The</vt:lpwstr>
  </property>
  <property fmtid="{D5CDD505-2E9C-101B-9397-08002B2CF9AE}" pid="31" name="ZOTERO_BREF_2t5c5HDwjIKw_3">
    <vt:lpwstr>sampling of dung beetles was done on a monthly basis for 1 year over the four seasons of spring, summer, autumn and winter. Dung beetles were sampled using baited pitfall traps that were designed from 1 L white plastic containers placed at intervals of 10</vt:lpwstr>
  </property>
  <property fmtid="{D5CDD505-2E9C-101B-9397-08002B2CF9AE}" pid="32" name="ZOTERO_BREF_2t5c5HDwjIKw_4">
    <vt:lpwstr>0 m along a distance of 1.1 km. The NMDS ordination was used to visualise patterns of species composition and abundance of the dung beetles in the four seasons. A total of 47,818 individuals belonging to 44 species were collected in all four different sea</vt:lpwstr>
  </property>
  <property fmtid="{D5CDD505-2E9C-101B-9397-08002B2CF9AE}" pid="33" name="ZOTERO_BREF_2t5c5HDwjIKw_5">
    <vt:lpwstr>sons. The greatest abundance was obtained in summer (\n              n\n               = 33,496) in both wildlife and wildlife–livestock systems, and least abundance was reported in winter (\n              n\n               = 1180). In wildlife, summer ha</vt:lpwstr>
  </property>
  <property fmtid="{D5CDD505-2E9C-101B-9397-08002B2CF9AE}" pid="34" name="ZOTERO_BREF_2t5c5HDwjIKw_6">
    <vt:lpwstr>d the highest species diversity (\n              H\n              ′ = 3.538), autumn (\n              H\n              ′ = 2.752), spring (\n              H\n              ′ = 2.611) and winter (\n              H\n              ′ = 1.629). For the wildlife</vt:lpwstr>
  </property>
  <property fmtid="{D5CDD505-2E9C-101B-9397-08002B2CF9AE}" pid="35" name="ZOTERO_BREF_2t5c5HDwjIKw_7">
    <vt:lpwstr>e–livestock system, summer had the highest (\n              H\n              ′ = 3.084), autumn (\n              H\n              ′ = 2.544), spring (\n              H\n              ′ = 2.113) and winter recording the lowest diversity (\n              H\</vt:lpwstr>
  </property>
  <property fmtid="{D5CDD505-2E9C-101B-9397-08002B2CF9AE}" pid="36" name="ZOTERO_BREF_2t5c5HDwjIKw_8">
    <vt:lpwstr>n              ′ = 1.313). The NMDS ordination demonstrated that the species composition was dissimilar in all four seasons. This study contributed valuable insight to the knowledge gap on how different seasonal variations influence dung beetle assemblage</vt:lpwstr>
  </property>
  <property fmtid="{D5CDD505-2E9C-101B-9397-08002B2CF9AE}" pid="37" name="ZOTERO_BREF_2t5c5HDwjIKw_9">
    <vt:lpwstr>s and offered applied implications for conservation strategies and ecosystem management in both wildlife and wildlife–livestock systems of Namibia.","container-title":"African Journal of Ecology","DOI":"10.1111/aje.70083","ISSN":"0141-6707, 1365-2028","is</vt:lpwstr>
  </property>
  <property fmtid="{D5CDD505-2E9C-101B-9397-08002B2CF9AE}" pid="38" name="ZOTERO_BREF_3KTZoNMc39bU_1">
    <vt:lpwstr>ZOTERO_ITEM CSL_CITATION {"citationID":"7uZJzbkI","properties":{"formattedCitation":"(Hadfield, 2010)","plainCitation":"(Hadfield, 2010)","noteIndex":0},"citationItems":[{"id":596,"uris":["http://zotero.org/users/9696131/items/VVZHSNL3"],"itemData":{"id":</vt:lpwstr>
  </property>
  <property fmtid="{D5CDD505-2E9C-101B-9397-08002B2CF9AE}" pid="39" name="ZOTERO_BREF_3KTZoNMc39bU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40" name="ZOTERO_BREF_3KTZoNMc39bU_3">
    <vt:lpwstr>n":"Jarrod D."}],"issued":{"date-parts":[["2010"]]}}}],"schema":"https://github.com/citation-style-language/schema/raw/master/csl-citation.json"}</vt:lpwstr>
  </property>
  <property fmtid="{D5CDD505-2E9C-101B-9397-08002B2CF9AE}" pid="41" name="ZOTERO_BREF_3hPwgjjO6mnJ_1">
    <vt:lpwstr>ZOTERO_ITEM CSL_CITATION {"citationID":"KKlZPzOn","properties":{"formattedCitation":"(McCain and Garfinkel, 2021)","plainCitation":"(McCain and Garfinkel, 2021)","noteIndex":0},"citationItems":[{"id":38,"uris":["http://zotero.org/users/9696131/items/K226C</vt:lpwstr>
  </property>
  <property fmtid="{D5CDD505-2E9C-101B-9397-08002B2CF9AE}" pid="42" name="ZOTERO_BREF_3hPwgjjO6mnJ_2">
    <vt:lpwstr>JJE"],"itemData":{"id":38,"type":"article-journal","abstract":"On mountains, unique in their steep and rapid climatic gradients, many insects are shifting their elevational range limits to track recent temperature change. In a review of the range shift li</vt:lpwstr>
  </property>
  <property fmtid="{D5CDD505-2E9C-101B-9397-08002B2CF9AE}" pid="43" name="ZOTERO_BREF_3hPwgjjO6mnJ_3">
    <vt:lpwstr>literature to date, most of the 1478 montane insect populations tested so far are shifting to higher elevations, but there is conspicuous variation in the responses. We discuss the impact of study methodology as well as potential abiotic and biotic factors</vt:lpwstr>
  </property>
  <property fmtid="{D5CDD505-2E9C-101B-9397-08002B2CF9AE}" pid="44" name="ZOTERO_BREF_3hPwgjjO6mnJ_4">
    <vt:lpwstr>that may underlie this variation in climate change response. We encourage more empirical studies spanning greater insect biodiversity and directly testing how variation in species’ traits, biogeography, and abiotic–biotic context shapes variation in range</vt:lpwstr>
  </property>
  <property fmtid="{D5CDD505-2E9C-101B-9397-08002B2CF9AE}" pid="45" name="ZOTERO_BREF_3hPwgjjO6mnJ_5">
    <vt:lpwstr>shift responses.","collection-title":"Global change biology. Molecular physiology. October (2021)","container-title":"Current Opinion in Insect Science","DOI":"10.1016/j.cois.2021.06.003","ISSN":"2214-5745","journalAbbreviation":"Current Opinion in Insec</vt:lpwstr>
  </property>
  <property fmtid="{D5CDD505-2E9C-101B-9397-08002B2CF9AE}" pid="46" name="ZOTERO_BREF_3hPwgjjO6mnJ_6">
    <vt:lpwstr>t Science","page":"111-118","source":"ScienceDirect","title":"Climate change and elevational range shifts in insects","volume":"47","author":[{"family":"McCain","given":"Christy M"},{"family":"Garfinkel","given":"Chloe F"}],"issued":{"date-parts":[["2021"</vt:lpwstr>
  </property>
  <property fmtid="{D5CDD505-2E9C-101B-9397-08002B2CF9AE}" pid="47" name="ZOTERO_BREF_3hPwgjjO6mnJ_7">
    <vt:lpwstr>,10,1]]}}}],"schema":"https://github.com/citation-style-language/schema/raw/master/csl-citation.json"}</vt:lpwstr>
  </property>
  <property fmtid="{D5CDD505-2E9C-101B-9397-08002B2CF9AE}" pid="48" name="ZOTERO_BREF_4T1pQBC0hoG8_1">
    <vt:lpwstr>ZOTERO_ITEM CSL_CITATION {"citationID":"RjjFZhLs","properties":{"formattedCitation":"(Boutaud {\\i{}et al.}, 2022)","plainCitation":"(Boutaud et al., 2022)","noteIndex":0},"citationItems":[{"id":655,"uris":["http://zotero.org/users/9696131/items/NGN76IBG"</vt:lpwstr>
  </property>
  <property fmtid="{D5CDD505-2E9C-101B-9397-08002B2CF9AE}" pid="49" name="ZOTERO_BREF_4T1pQBC0hoG8_10">
    <vt:lpwstr>1469-1489","source":"DOI.org (Crossref)","title":"Conservation value of semi-open habitats for ground beetles (Coleoptera: Carabidae, Cicindelidae) in Central Europe","title-short":"Conservation value of semi-open habitats for ground beetles (Coleoptera",</vt:lpwstr>
  </property>
  <property fmtid="{D5CDD505-2E9C-101B-9397-08002B2CF9AE}" pid="50" name="ZOTERO_BREF_4T1pQBC0hoG8_11">
    <vt:lpwstr>"volume":"31","author":[{"family":"Boutaud","given":"Estève"},{"family":"Nolte","given":"Dorothea"},{"family":"Harry","given":"Ingmar"},{"family":"Assmann","given":"Thorsten"},{"family":"Drees","given":"Claudia"}],"issued":{"date-parts":[["2022",5]]}}}],"</vt:lpwstr>
  </property>
  <property fmtid="{D5CDD505-2E9C-101B-9397-08002B2CF9AE}" pid="51" name="ZOTERO_BREF_4T1pQBC0hoG8_12">
    <vt:lpwstr>schema":"https://github.com/citation-style-language/schema/raw/master/csl-citation.json"}</vt:lpwstr>
  </property>
  <property fmtid="{D5CDD505-2E9C-101B-9397-08002B2CF9AE}" pid="52" name="ZOTERO_BREF_4T1pQBC0hoG8_2">
    <vt:lpwstr>],"itemData":{"id":655,"type":"article-journal","abstract":"Abstract\n            \n              Reintroduction of grazing to counteract insect decline will lead to an increase of semi-open habitats. Semi-open habitats are highly heterogeneous, consisting</vt:lpwstr>
  </property>
  <property fmtid="{D5CDD505-2E9C-101B-9397-08002B2CF9AE}" pid="53" name="ZOTERO_BREF_4T1pQBC0hoG8_3">
    <vt:lpwstr>g of a mosaic of patches of trees or shrubs embedded in a matrix dominated by dwarf shrubs or grasses. Despite a lack of evidence, structural heterogeneity is expected to allow many species to co-occur, making semi-open habitats appear highly valuable for</vt:lpwstr>
  </property>
  <property fmtid="{D5CDD505-2E9C-101B-9397-08002B2CF9AE}" pid="54" name="ZOTERO_BREF_4T1pQBC0hoG8_4">
    <vt:lpwstr>invertebrate conservation. We studied ground beetles in eight sites in two landscapes of Central Europe each encompassing semi-open, open, and forest habitats. Rapid response to environmental change and limited dispersal abilities make ground beetles an</vt:lpwstr>
  </property>
  <property fmtid="{D5CDD505-2E9C-101B-9397-08002B2CF9AE}" pid="55" name="ZOTERO_BREF_4T1pQBC0hoG8_5">
    <vt:lpwstr>excellent model taxon to evaluate the effectiveness of such conservation measures. In both studied landscapes, ground beetle assemblages in semi-open habitats tended to be distinct and intermediate between those from the forest and open habitats. Species</vt:lpwstr>
  </property>
  <property fmtid="{D5CDD505-2E9C-101B-9397-08002B2CF9AE}" pid="56" name="ZOTERO_BREF_4T1pQBC0hoG8_6">
    <vt:lpwstr>richness and functional diversity in semi-open habitats were similar to open habitats at site level. The majority of species entered the semi-open habitats, except for most threatened species, yet, few species were exclusively associated with semi-open h</vt:lpwstr>
  </property>
  <property fmtid="{D5CDD505-2E9C-101B-9397-08002B2CF9AE}" pid="57" name="ZOTERO_BREF_4T1pQBC0hoG8_7">
    <vt:lpwstr>habitats. We conclude that the continuous presence of many species in semi-open habitats likely results from mass effects rather than habitat heterogeneity\n              per se\n              . Our findings underline the conservation value of the existing</vt:lpwstr>
  </property>
  <property fmtid="{D5CDD505-2E9C-101B-9397-08002B2CF9AE}" pid="58" name="ZOTERO_BREF_4T1pQBC0hoG8_8">
    <vt:lpwstr>forest, heathland, and grassland habitats over semi-open habitats which can, however, function as dispersal habitats and increase landscape connectivity. Strategies aiming at promoting semi-open habitats to counteract insect decline should target enhancing</vt:lpwstr>
  </property>
  <property fmtid="{D5CDD505-2E9C-101B-9397-08002B2CF9AE}" pid="59" name="ZOTERO_BREF_4T1pQBC0hoG8_9">
    <vt:lpwstr>ng connectivity rather than the creation of habitats only.","container-title":"Biodiversity and Conservation","DOI":"10.1007/s10531-022-02402-z","ISSN":"0960-3115, 1572-9710","issue":"5-6","journalAbbreviation":"Biodivers Conserv","language":"en","page":"</vt:lpwstr>
  </property>
  <property fmtid="{D5CDD505-2E9C-101B-9397-08002B2CF9AE}" pid="60" name="ZOTERO_BREF_4fCXmgR3y7Wq_1">
    <vt:lpwstr>ZOTERO_BREF_4fCXmgR3y7Wq_1</vt:lpwstr>
  </property>
  <property fmtid="{D5CDD505-2E9C-101B-9397-08002B2CF9AE}" pid="61" name="ZOTERO_BREF_6bV5RAoD2Kwu_1">
    <vt:lpwstr>ZOTERO_ITEM CSL_CITATION {"citationID":"lbZ4yrUf","properties":{"formattedCitation":"(Soh {\\i{}et al.}, 2019; Musthafa {\\i{}et al.}, 2021)","plainCitation":"(Soh et al., 2019; Musthafa et al., 2021)","noteIndex":0},"citationItems":[{"id":678,"uris":["ht</vt:lpwstr>
  </property>
  <property fmtid="{D5CDD505-2E9C-101B-9397-08002B2CF9AE}" pid="62" name="ZOTERO_BREF_6bV5RAoD2Kwu_10">
    <vt:lpwstr>associated with habitat conditions at Gunung Benoum and Gunung Inas mountains, according to INDVAL values. The beetle diversity of the sampled mountains showed multiple alpha and beta patterns according to type of mountain ecosystem and elevation, providing</vt:lpwstr>
  </property>
  <property fmtid="{D5CDD505-2E9C-101B-9397-08002B2CF9AE}" pid="63" name="ZOTERO_BREF_6bV5RAoD2Kwu_11">
    <vt:lpwstr>guidelines for the scientific community to underpin conservation efforts in Malaysia.","container-title":"Scientific Reports","DOI":"10.1038/s41598-021-84965-5","ISSN":"2045-2322","issue":"1","journalAbbreviation":"Sci Rep","language":"en","license":"202</vt:lpwstr>
  </property>
  <property fmtid="{D5CDD505-2E9C-101B-9397-08002B2CF9AE}" pid="64" name="ZOTERO_BREF_6bV5RAoD2Kwu_12">
    <vt:lpwstr>1 The Author(s)","page":"5791","publisher":"Nature Publishing Group","source":"www.nature.com","title":"How mountains and elevations shape the spatial distribution of beetles in Peninsular Malaysia","volume":"11","author":[{"family":"Musthafa","given":"Mu</vt:lpwstr>
  </property>
  <property fmtid="{D5CDD505-2E9C-101B-9397-08002B2CF9AE}" pid="65" name="ZOTERO_BREF_6bV5RAoD2Kwu_13">
    <vt:lpwstr>neeb M."},{"family":"Abdullah","given":"Fauziah"},{"family":"Martínez-Falcón","given":"Ana Paola"},{"family":"Bruyn","given":"Mark","non-dropping-particle":"de"}],"issued":{"date-parts":[["2021",3,11]]}}}],"schema":"https://github.com/citation-style-langu</vt:lpwstr>
  </property>
  <property fmtid="{D5CDD505-2E9C-101B-9397-08002B2CF9AE}" pid="66" name="ZOTERO_BREF_6bV5RAoD2Kwu_14">
    <vt:lpwstr>age/schema/raw/master/csl-citation.json"}</vt:lpwstr>
  </property>
  <property fmtid="{D5CDD505-2E9C-101B-9397-08002B2CF9AE}" pid="67" name="ZOTERO_BREF_6bV5RAoD2Kwu_2">
    <vt:lpwstr>tp://zotero.org/users/9696131/items/VUFJJU4W"],"itemData":{"id":678,"type":"article-journal","container-title":"Frontiers in Forests and Global Change","DOI":"10.3389/ffgc.2019.00083","ISSN":"2624-893X","journalAbbreviation":"Front. For. Glob. Change","pa</vt:lpwstr>
  </property>
  <property fmtid="{D5CDD505-2E9C-101B-9397-08002B2CF9AE}" pid="68" name="ZOTERO_BREF_6bV5RAoD2Kwu_3">
    <vt:lpwstr>ge":"83","source":"DOI.org (Crossref)","title":"Impacts of Habitat Degradation on Tropical Montane Biodiversity and Ecosystem Services: A Systematic Map for Identifying Future Research Priorities","title-short":"Impacts of Habitat Degradation on Tropical</vt:lpwstr>
  </property>
  <property fmtid="{D5CDD505-2E9C-101B-9397-08002B2CF9AE}" pid="69" name="ZOTERO_BREF_6bV5RAoD2Kwu_4">
    <vt:lpwstr>Montane Biodiversity and Ecosystem Services","volume":"2","author":[{"family":"Soh","given":"Malcolm C. K."},{"family":"Mitchell","given":"Nicola J."},{"family":"Ridley","given":"Amanda R."},{"family":"Butler","given":"Connor W."},{"family":"Puan","given"</vt:lpwstr>
  </property>
  <property fmtid="{D5CDD505-2E9C-101B-9397-08002B2CF9AE}" pid="70" name="ZOTERO_BREF_6bV5RAoD2Kwu_5">
    <vt:lpwstr>:"Chong Leong"},{"family":"Peh","given":"Kelvin S.-H."}],"issued":{"date-parts":[["2019",12,17]]}}},{"id":662,"uris":["http://zotero.org/users/9696131/items/KU77GCW2"],"itemData":{"id":662,"type":"article-journal","abstract":"This study was conducted to a</vt:lpwstr>
  </property>
  <property fmtid="{D5CDD505-2E9C-101B-9397-08002B2CF9AE}" pid="71" name="ZOTERO_BREF_6bV5RAoD2Kwu_6">
    <vt:lpwstr>assess the spatial distribution of beetles in mountain ecosystems and their elevational diversity. Malaise, pitfall and light traps were used to collect beetles from nine different mountains in Malaysia from September 2014 to September 2016, where from Gun</vt:lpwstr>
  </property>
  <property fmtid="{D5CDD505-2E9C-101B-9397-08002B2CF9AE}" pid="72" name="ZOTERO_BREF_6bV5RAoD2Kwu_7">
    <vt:lpwstr>ung Angsi, Gunung Belumut, Gunung Basor and Gunung Tebu samples were collected at 500 m and 1000 m (above sea level) elevations, while beetles were sampled at 500 m, 1000 m and 1500 masl from Gunung Benom, Gunung Inas, Cameron Highland, Gunung Besar Hantu</vt:lpwstr>
  </property>
  <property fmtid="{D5CDD505-2E9C-101B-9397-08002B2CF9AE}" pid="73" name="ZOTERO_BREF_6bV5RAoD2Kwu_8">
    <vt:lpwstr>and Gunung Basor. In this study, 9628 beetles belonging to 879 different species were collected with highest representation from the family Staphylinidae and Carabidae. Chamah Highland had the highest beetle diversity followed by Gunung Benom, Gunung Inas, C</vt:lpwstr>
  </property>
  <property fmtid="{D5CDD505-2E9C-101B-9397-08002B2CF9AE}" pid="74" name="ZOTERO_BREF_6bV5RAoD2Kwu_9">
    <vt:lpwstr>Cameron Highland, Gunung Belumut, and Gunung Basor. Chamah Highland was different from all mountains in abundance and species richness. The highest species richness was observed at 1000 m, followed by 500 m and 1500 m. We identified characteristic species as</vt:lpwstr>
  </property>
  <property fmtid="{D5CDD505-2E9C-101B-9397-08002B2CF9AE}" pid="75" name="ZOTERO_BREF_6fLr8aG6WGIo_1">
    <vt:lpwstr>ZOTERO_ITEM CSL_CITATION {"citationID":"7uZJzbkI","properties":{"formattedCitation":"(Hadfield, 2010)","plainCitation":"(Hadfield, 2010)","noteIndex":0},"citationItems":[{"id":596,"uris":["http://zotero.org/users/9696131/items/VVZHSNL3"],"itemData":{"id":</vt:lpwstr>
  </property>
  <property fmtid="{D5CDD505-2E9C-101B-9397-08002B2CF9AE}" pid="76" name="ZOTERO_BREF_6fLr8aG6WGIo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77" name="ZOTERO_BREF_6fLr8aG6WGIo_3">
    <vt:lpwstr>n":"Jarrod D."}],"issued":{"date-parts":[["2010"]]}}}],"schema":"https://github.com/citation-style-language/schema/raw/master/csl-citation.json"}</vt:lpwstr>
  </property>
  <property fmtid="{D5CDD505-2E9C-101B-9397-08002B2CF9AE}" pid="78" name="ZOTERO_BREF_7r6hZfsuk1Q0_1">
    <vt:lpwstr>ZOTERO_ITEM CSL_CITATION {"citationID":"lAKVCVhP","properties":{"formattedCitation":"(Tsafack {\\i{}et al.}, 2019)","plainCitation":"(Tsafack et al., 2019)","noteIndex":0},"citationItems":[{"id":649,"uris":["http://zotero.org/users/9696131/items/63ERUYBD"</vt:lpwstr>
  </property>
  <property fmtid="{D5CDD505-2E9C-101B-9397-08002B2CF9AE}" pid="79" name="ZOTERO_BREF_7r6hZfsuk1Q0_10">
    <vt:lpwstr>b.com/citation-style-language/schema/raw/master/csl-citation.json"}</vt:lpwstr>
  </property>
  <property fmtid="{D5CDD505-2E9C-101B-9397-08002B2CF9AE}" pid="80" name="ZOTERO_BREF_7r6hZfsuk1Q0_2">
    <vt:lpwstr>],"itemData":{"id":649,"type":"article-journal","abstract":"Carabids are an important insect group in grassland ecosystems and are involved in numerous ecosystem services. Steppes are the most widespread ecosystems in China, but they are under increasing</vt:lpwstr>
  </property>
  <property fmtid="{D5CDD505-2E9C-101B-9397-08002B2CF9AE}" pid="81" name="ZOTERO_BREF_7r6hZfsuk1Q0_3">
    <vt:lpwstr>degradation. Despite their importance, little is known about the relationships between environmental variables and carabid community structure in Chinese steppes. We studied the effects of fine-scale factors (soil and vegetation) and coarse-scale factors</vt:lpwstr>
  </property>
  <property fmtid="{D5CDD505-2E9C-101B-9397-08002B2CF9AE}" pid="82" name="ZOTERO_BREF_7r6hZfsuk1Q0_4">
    <vt:lpwstr>(climate) on carabid community parameters (abundance, richness, diversity, dominance, and evenness) in three types of steppes (desert, typical, and meadow steppes) in northern China. Carabid communities responded to environmental factors in different ways</vt:lpwstr>
  </property>
  <property fmtid="{D5CDD505-2E9C-101B-9397-08002B2CF9AE}" pid="83" name="ZOTERO_BREF_7r6hZfsuk1Q0_5">
    <vt:lpwstr>according to the type of steppe. Climate factors were the most important drivers of community structure, whereas the effects of soil and vegetation were less important. Desert steppe showed the lowest carabid abundance, richness, diversity, and evenness,</vt:lpwstr>
  </property>
  <property fmtid="{D5CDD505-2E9C-101B-9397-08002B2CF9AE}" pid="84" name="ZOTERO_BREF_7r6hZfsuk1Q0_6">
    <vt:lpwstr>and the highest dominance. This community is relatively simple and strongly dominated by a few species adapted to the severe conditions of this environment. Typical and meadow steppes showed carabid communities with a more complex structure. As expected</vt:lpwstr>
  </property>
  <property fmtid="{D5CDD505-2E9C-101B-9397-08002B2CF9AE}" pid="85" name="ZOTERO_BREF_7r6hZfsuk1Q0_7">
    <vt:lpwstr>on the basis of environmental severity, the most severe ecosystem (i.e., the desert) was only influenced by climatic factors, whereas a certain influence of biotic factors emerged in the other ecosystems.","container-title":"Insects","DOI":"10.3390/insect</vt:lpwstr>
  </property>
  <property fmtid="{D5CDD505-2E9C-101B-9397-08002B2CF9AE}" pid="86" name="ZOTERO_BREF_7r6hZfsuk1Q0_8">
    <vt:lpwstr>s11010019","ISSN":"2075-4450","issue":"1","journalAbbreviation":"Insects","language":"en","page":"19","source":"DOI.org (Crossref)","title":"Influence of Climate and Local Habitat Characteristics on Carabid Beetle Abundance and Diversity in Northern Chine</vt:lpwstr>
  </property>
  <property fmtid="{D5CDD505-2E9C-101B-9397-08002B2CF9AE}" pid="87" name="ZOTERO_BREF_7r6hZfsuk1Q0_9">
    <vt:lpwstr>se Steppes","volume":"11","author":[{"family":"Tsafack","given":"Noelline"},{"family":"Xie","given":"Yingzhong"},{"family":"Wang","given":"Xinpu"},{"family":"Fattorini","given":"Simone"}],"issued":{"date-parts":[["2019",12,24]]}}}],"schema":"https://githu</vt:lpwstr>
  </property>
  <property fmtid="{D5CDD505-2E9C-101B-9397-08002B2CF9AE}" pid="88" name="ZOTERO_BREF_8r6f2SXCaSHc_1">
    <vt:lpwstr>ZOTERO_ITEM CSL_CITATION {"citationID":"DoIUj1J8","properties":{"formattedCitation":"(Kremen and Chaplin-Kramer, 2007; Oberhauser and Guiney, 2009)","plainCitation":"(Kremen and Chaplin-Kramer, 2007; Oberhauser and Guiney, 2009)","noteIndex":0},"citationI</vt:lpwstr>
  </property>
  <property fmtid="{D5CDD505-2E9C-101B-9397-08002B2CF9AE}" pid="89" name="ZOTERO_BREF_8r6f2SXCaSHc_10">
    <vt:lpwstr>DOI.org (Crossref)","title":"Insects as flagship conservation species","volume":"1","author":[{"family":"Oberhauser","given":"Karen"},{"family":"Guiney","given":"Margaret"}],"issued":{"date-parts":[["2009"]]}}}],"schema":"https://github.com/citation-style</vt:lpwstr>
  </property>
  <property fmtid="{D5CDD505-2E9C-101B-9397-08002B2CF9AE}" pid="90" name="ZOTERO_BREF_8r6f2SXCaSHc_11">
    <vt:lpwstr>-language/schema/raw/master/csl-citation.json"}</vt:lpwstr>
  </property>
  <property fmtid="{D5CDD505-2E9C-101B-9397-08002B2CF9AE}" pid="91" name="ZOTERO_BREF_8r6f2SXCaSHc_2">
    <vt:lpwstr>tems":[{"id":42,"uris":["http://zotero.org/users/9696131/items/YVH8JF8K"],"itemData":{"id":42,"type":"chapter","container-title":"Insect Conservation Biology","ISBN":"978-1-84593-254-1","language":"en","note":"DOI: 10.1079/9781845932541.0000","page":"349-</vt:lpwstr>
  </property>
  <property fmtid="{D5CDD505-2E9C-101B-9397-08002B2CF9AE}" pid="92" name="ZOTERO_BREF_8r6f2SXCaSHc_3">
    <vt:lpwstr>382","publisher":"CAB International","publisher-place":"UK","source":"DOI.org (Crossref)","title":"Insects as Providers of Ecosystem Services: Crop Pollination and Pest Control","URL":"http://www.cabidigitallibrary.org/doi/book/10.1079/9781845932541.0000"</vt:lpwstr>
  </property>
  <property fmtid="{D5CDD505-2E9C-101B-9397-08002B2CF9AE}" pid="93" name="ZOTERO_BREF_8r6f2SXCaSHc_4">
    <vt:lpwstr>,"author":[{"family":"Kremen","given":"Claire"},{"family":"Chaplin-Kramer","given":"Rebecca"}],"accessed":{"date-parts":[["2023",6,18]]},"issued":{"date-parts":[["2007",6,27]]}}},{"id":49,"uris":["http://zotero.org/users/9696131/items/JBNZLHQ5"],"itemData</vt:lpwstr>
  </property>
  <property fmtid="{D5CDD505-2E9C-101B-9397-08002B2CF9AE}" pid="94" name="ZOTERO_BREF_8r6f2SXCaSHc_5">
    <vt:lpwstr>":{"id":49,"type":"article-journal","abstract":"Abstract\n              Insect conservation has generally received less public attention than vertebrate conservation. Less is known about threats to invertebrates, and invertebrates generally have less publ</vt:lpwstr>
  </property>
  <property fmtid="{D5CDD505-2E9C-101B-9397-08002B2CF9AE}" pid="95" name="ZOTERO_BREF_8r6f2SXCaSHc_6">
    <vt:lpwstr>ic charisma than vertebrates and thus engender less concern. We argue that an additional reason is that invertebrates are rarely used as flagship conservation species, and that increased focus on invertebrate conservation in public campaigns would benefit</vt:lpwstr>
  </property>
  <property fmtid="{D5CDD505-2E9C-101B-9397-08002B2CF9AE}" pid="96" name="ZOTERO_BREF_8r6f2SXCaSHc_7">
    <vt:lpwstr>this important group of species and conservation efforts in general. We describe conservation efforts focused on three groups: charismatic insects, endangered insects, and insects that provide important ecological services. In each of these cases, we pro</vt:lpwstr>
  </property>
  <property fmtid="{D5CDD505-2E9C-101B-9397-08002B2CF9AE}" pid="97" name="ZOTERO_BREF_8r6f2SXCaSHc_8">
    <vt:lpwstr>vide a case study that illustrates ways in which these efforts have wide-reaching conservation and education impacts. Our goals are to expand insect conservation efforts and to motivate entomologists and conservationists in general to utilize appropriate</vt:lpwstr>
  </property>
  <property fmtid="{D5CDD505-2E9C-101B-9397-08002B2CF9AE}" pid="98" name="ZOTERO_BREF_8r6f2SXCaSHc_9">
    <vt:lpwstr>insect species to garner support for conservation efforts.","container-title":"Terrestrial Arthropod Reviews","DOI":"10.1163/187498308X414733","ISSN":"1874-9828, 1874-9836","issue":"2","journalAbbreviation":"Terr Arthropod Rev","page":"111-123","source":"</vt:lpwstr>
  </property>
  <property fmtid="{D5CDD505-2E9C-101B-9397-08002B2CF9AE}" pid="99" name="ZOTERO_BREF_A5yL3rf86DLM_1">
    <vt:lpwstr>ZOTERO_ITEM CSL_CITATION {"citationID":"VZTq8YZN","properties":{"formattedCitation":"(Botes {\\i{}et al.}, 2006; Botes, McGeoch and Chown, 2007)","plainCitation":"(Botes et al., 2006; Botes, McGeoch and Chown, 2007)","noteIndex":0},"citationItems":[{"id":</vt:lpwstr>
  </property>
  <property fmtid="{D5CDD505-2E9C-101B-9397-08002B2CF9AE}" pid="100" name="ZOTERO_BREF_A5yL3rf86DLM_2">
    <vt:lpwstr>68,"uris":["http://zotero.org/users/9696131/items/56X8TY3Y"],"itemData":{"id":68,"type":"article-journal","container-title":"Journal of Biogeography","DOI":"10.1111/j.1365-2699.2005.01336.x","ISSN":"0305-0270, 1365-2699","issue":"1","journalAbbreviation":</vt:lpwstr>
  </property>
  <property fmtid="{D5CDD505-2E9C-101B-9397-08002B2CF9AE}" pid="101" name="ZOTERO_BREF_A5yL3rf86DLM_3">
    <vt:lpwstr>"J Biogeography","language":"en","page":"71-90","source":"DOI.org (Crossref)","title":"Ants, altitude and change in the northern Cape Floristic Region","volume":"33","author":[{"family":"Botes","given":"A."},{"family":"McGeoch","given":"M. A."},{"family":</vt:lpwstr>
  </property>
  <property fmtid="{D5CDD505-2E9C-101B-9397-08002B2CF9AE}" pid="102" name="ZOTERO_BREF_A5yL3rf86DLM_4">
    <vt:lpwstr>"Robertson","given":"H. G."},{"family":"Niekerk","given":"A."},{"family":"Davids","given":"H. P."},{"family":"Chown","given":"S. L."}],"issued":{"date-parts":[["2006",1]]}}},{"id":69,"uris":["http://zotero.org/users/9696131/items/MWTKGJP2"],"itemData":{"i</vt:lpwstr>
  </property>
  <property fmtid="{D5CDD505-2E9C-101B-9397-08002B2CF9AE}" pid="103" name="ZOTERO_BREF_A5yL3rf86DLM_5">
    <vt:lpwstr>d":69,"type":"article-journal","container-title":"Austral Ecology","DOI":"10.1111/j.1442-9993.2007.01681.x","ISSN":"1442-9985, 1442-9993","issue":"2","journalAbbreviation":"Austral Ecol","language":"en","page":"210-224","source":"DOI.org (Crossref)","titl</vt:lpwstr>
  </property>
  <property fmtid="{D5CDD505-2E9C-101B-9397-08002B2CF9AE}" pid="104" name="ZOTERO_BREF_A5yL3rf86DLM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105" name="ZOTERO_BREF_A5yL3rf86DLM_7">
    <vt:lpwstr>:"A."},{"family":"McGeoch","given":"M. A."},{"family":"Chown","given":"S. L."}],"issued":{"date-parts":[["2007",4]]}}}],"schema":"https://github.com/citation-style-language/schema/raw/master/csl-citation.json"}</vt:lpwstr>
  </property>
  <property fmtid="{D5CDD505-2E9C-101B-9397-08002B2CF9AE}" pid="106" name="ZOTERO_BREF_A8HLNNhHaBTW_1">
    <vt:lpwstr>ZOTERO_ITEM CSL_CITATION {"citationID":"RXNZw0fV","properties":{"formattedCitation":"(Harvey {\\i{}et al.}, 2023)","plainCitation":"(Harvey et al., 2023)","noteIndex":0},"citationItems":[{"id":698,"uris":["http://zotero.org/users/9696131/items/2USFA9VG"],</vt:lpwstr>
  </property>
  <property fmtid="{D5CDD505-2E9C-101B-9397-08002B2CF9AE}" pid="107" name="ZOTERO_BREF_A8HLNNhHaBTW_10">
    <vt:lpwstr>vey","given":"Jeffrey A."},{"family":"Tougeron","given":"Kévin"},{"family":"Gols","given":"Rieta"},{"family":"Heinen","given":"Robin"},{"family":"Abarca","given":"Mariana"},{"family":"Abram","given":"Paul K."},{"family":"Basset","given":"Yves"},{"family":</vt:lpwstr>
  </property>
  <property fmtid="{D5CDD505-2E9C-101B-9397-08002B2CF9AE}" pid="108" name="ZOTERO_BREF_A8HLNNhHaBTW_11">
    <vt:lpwstr>"Berg","given":"Matty"},{"family":"Boggs","given":"Carol"},{"family":"Brodeur","given":"Jacques"},{"family":"Cardoso","given":"Pedro"},{"family":"Boer","given":"Jetske G.","non-dropping-particle":"de"},{"family":"De Snoo","given":"Geert R."},{"family":"De</vt:lpwstr>
  </property>
  <property fmtid="{D5CDD505-2E9C-101B-9397-08002B2CF9AE}" pid="109" name="ZOTERO_BREF_A8HLNNhHaBTW_12">
    <vt:lpwstr>acon","given":"Charl"},{"family":"Dell","given":"Jane E."},{"family":"Desneux","given":"Nicolas"},{"family":"Dillon","given":"Michael E."},{"family":"Duffy","given":"Grant A."},{"family":"Dyer","given":"Lee A."},{"family":"Ellers","given":"Jacintha"},{"fa</vt:lpwstr>
  </property>
  <property fmtid="{D5CDD505-2E9C-101B-9397-08002B2CF9AE}" pid="110" name="ZOTERO_BREF_A8HLNNhHaBTW_13">
    <vt:lpwstr>mily":"Espíndola","given":"Anahí"},{"family":"Fordyce","given":"James"},{"family":"Forister","given":"Matthew L."},{"family":"Fukushima","given":"Caroline"},{"family":"Gage","given":"Matthew J. G."},{"family":"García-Robledo","given":"Carlos"},{"family":"</vt:lpwstr>
  </property>
  <property fmtid="{D5CDD505-2E9C-101B-9397-08002B2CF9AE}" pid="111" name="ZOTERO_BREF_A8HLNNhHaBTW_14">
    <vt:lpwstr>Gely","given":"Claire"},{"family":"Gobbi","given":"Mauro"},{"family":"Hallmann","given":"Caspar"},{"family":"Hance","given":"Thierry"},{"family":"Harte","given":"John"},{"family":"Hochkirch","given":"Axel"},{"family":"Hof","given":"Christian"},{"family":"</vt:lpwstr>
  </property>
  <property fmtid="{D5CDD505-2E9C-101B-9397-08002B2CF9AE}" pid="112" name="ZOTERO_BREF_A8HLNNhHaBTW_15">
    <vt:lpwstr>Hoffmann","given":"Ary A."},{"family":"Kingsolver","given":"Joel G."},{"family":"Lamarre","given":"Greg P. A."},{"family":"Laurance","given":"William F."},{"family":"Lavandero","given":"Blas"},{"family":"Leather","given":"Simon R."},{"family":"Lehmann","g</vt:lpwstr>
  </property>
  <property fmtid="{D5CDD505-2E9C-101B-9397-08002B2CF9AE}" pid="113" name="ZOTERO_BREF_A8HLNNhHaBTW_16">
    <vt:lpwstr>iven":"Philipp"},{"family":"Le Lann","given":"Cécile"},{"family":"López-Uribe","given":"Margarita M."},{"family":"Ma","given":"Chun-Sen"},{"family":"Ma","given":"Gang"},{"family":"Moiroux","given":"Joffrey"},{"family":"Monticelli","given":"Lucie"},{"famil</vt:lpwstr>
  </property>
  <property fmtid="{D5CDD505-2E9C-101B-9397-08002B2CF9AE}" pid="114" name="ZOTERO_BREF_A8HLNNhHaBTW_17">
    <vt:lpwstr>y":"Nice","given":"Chris"},{"family":"Ode","given":"Paul J."},{"family":"Pincebourde","given":"Sylvain"},{"family":"Ripple","given":"William J."},{"family":"Rowe","given":"Melissah"},{"family":"Samways","given":"Michael J."},{"family":"Sentis","given":"Ar</vt:lpwstr>
  </property>
  <property fmtid="{D5CDD505-2E9C-101B-9397-08002B2CF9AE}" pid="115" name="ZOTERO_BREF_A8HLNNhHaBTW_18">
    <vt:lpwstr>naud"},{"family":"Shah","given":"Alisha A."},{"family":"Stork","given":"Nigel"},{"family":"Terblanche","given":"John S."},{"family":"Thakur","given":"Madhav P."},{"family":"Thomas","given":"Matthew B."},{"family":"Tylianakis","given":"Jason M."},{"family"</vt:lpwstr>
  </property>
  <property fmtid="{D5CDD505-2E9C-101B-9397-08002B2CF9AE}" pid="116" name="ZOTERO_BREF_A8HLNNhHaBTW_19">
    <vt:lpwstr>:"Van Baaren","given":"Joan"},{"family":"Van de Pol","given":"Martijn"},{"family":"Van der Putten","given":"Wim H."},{"family":"Van Dyck","given":"Hans"},{"family":"Verberk","given":"Wilco C. E. P."},{"family":"Wagner","given":"David L."},{"family":"Weiss</vt:lpwstr>
  </property>
  <property fmtid="{D5CDD505-2E9C-101B-9397-08002B2CF9AE}" pid="117" name="ZOTERO_BREF_A8HLNNhHaBTW_2">
    <vt:lpwstr>"itemData":{"id":698,"type":"article-journal","abstract":"Climate warming is considered to be among the most serious of anthropogenic stresses to the environment, because it not only has direct effects on biodiversity, but it also exacerbates the harmful</vt:lpwstr>
  </property>
  <property fmtid="{D5CDD505-2E9C-101B-9397-08002B2CF9AE}" pid="118" name="ZOTERO_BREF_A8HLNNhHaBTW_20">
    <vt:lpwstr>er","given":"Wolfgang W."},{"family":"Wetzel","given":"William C."},{"family":"Woods","given":"H. Arthur"},{"family":"Wyckhuys","given":"Kris A. G."},{"family":"Chown","given":"Steven L."}],"issued":{"date-parts":[["2023"]]}}}],"schema":"https://github.co</vt:lpwstr>
  </property>
  <property fmtid="{D5CDD505-2E9C-101B-9397-08002B2CF9AE}" pid="119" name="ZOTERO_BREF_A8HLNNhHaBTW_21">
    <vt:lpwstr>m/citation-style-language/schema/raw/master/csl-citation.json"}</vt:lpwstr>
  </property>
  <property fmtid="{D5CDD505-2E9C-101B-9397-08002B2CF9AE}" pid="120" name="ZOTERO_BREF_A8HLNNhHaBTW_3">
    <vt:lpwstr>effects of other human-mediated threats. The associated consequences are potentially severe, particularly in terms of threats to species preservation, as well as in the preservation of an array of ecosystem services provided by biodiversity. Among the mos</vt:lpwstr>
  </property>
  <property fmtid="{D5CDD505-2E9C-101B-9397-08002B2CF9AE}" pid="121" name="ZOTERO_BREF_A8HLNNhHaBTW_4">
    <vt:lpwstr>t affected groups of animals are insects—central components of many ecosystems—for which climate change has pervasive effects from individuals to communities. In this contribution to the scientists' warning series, we summarize the effect of the gradual g</vt:lpwstr>
  </property>
  <property fmtid="{D5CDD505-2E9C-101B-9397-08002B2CF9AE}" pid="122" name="ZOTERO_BREF_A8HLNNhHaBTW_5">
    <vt:lpwstr>global surface temperature increase on insects, in terms of physiology, behavior, phenology, distribution, and species interactions, as well as the effect of increased frequency and duration of extreme events such as hot and cold spells, fires, droughts, a</vt:lpwstr>
  </property>
  <property fmtid="{D5CDD505-2E9C-101B-9397-08002B2CF9AE}" pid="123" name="ZOTERO_BREF_A8HLNNhHaBTW_6">
    <vt:lpwstr>and floods on these parameters. We warn that, if no action is taken to better understand and reduce the action of climate change on insects, we will drastically reduce our ability to build a sustainable future based on healthy, functional ecosystems. We di</vt:lpwstr>
  </property>
  <property fmtid="{D5CDD505-2E9C-101B-9397-08002B2CF9AE}" pid="124" name="ZOTERO_BREF_A8HLNNhHaBTW_7">
    <vt:lpwstr>discuss perspectives on relevant ways to conserve insects in the face of climate change, and we offer several key recommendations on management approaches that can be adopted, on policies that should be pursued, and on the involvement of the general public</vt:lpwstr>
  </property>
  <property fmtid="{D5CDD505-2E9C-101B-9397-08002B2CF9AE}" pid="125" name="ZOTERO_BREF_A8HLNNhHaBTW_8">
    <vt:lpwstr>in the protection effort.","container-title":"Ecological Monographs","DOI":"10.1002/ecm.1553","ISSN":"1557-7015","issue":"1","language":"en","license":"© 2022 The Authors. Ecological Monographs published by Wiley Periodicals LLC on behalf of The Ecological</vt:lpwstr>
  </property>
  <property fmtid="{D5CDD505-2E9C-101B-9397-08002B2CF9AE}" pid="126" name="ZOTERO_BREF_A8HLNNhHaBTW_9">
    <vt:lpwstr>l Society of America.","note":"_eprint: https://esajournals.onlinelibrary.wiley.com/doi/pdf/10.1002/ecm.1553","page":"e1553","source":"Wiley Online Library","title":"Scientists' warning on climate change and insects","volume":"93","author":[{"family":"Har</vt:lpwstr>
  </property>
  <property fmtid="{D5CDD505-2E9C-101B-9397-08002B2CF9AE}" pid="127" name="ZOTERO_BREF_BjQTsUHNJF7o_1">
    <vt:lpwstr>ZOTERO_ITEM CSL_CITATION {"citationID":"1Jvl9CZF","properties":{"formattedCitation":"(Men\\uc0\\u233{}ndez {\\i{}et al.}, 2014; Rutten {\\i{}et al.}, 2015)","plainCitation":"(Menéndez et al., 2014; Rutten et al., 2015)","noteIndex":0},"citationItems":[{"i</vt:lpwstr>
  </property>
  <property fmtid="{D5CDD505-2E9C-101B-9397-08002B2CF9AE}" pid="128" name="ZOTERO_BREF_BjQTsUHNJF7o_10">
    <vt:lpwstr>,"container-title":"Global Ecology and Biogeography","DOI":"10.1111/geb.12142","ISSN":"1466-8238","issue":"6","language":"en","license":"© 2013 John Wiley &amp; Sons Ltd","note":"_eprint: https://onlinelibrary.wiley.com/doi/pdf/10.1111/geb.12142","page":"646-</vt:lpwstr>
  </property>
  <property fmtid="{D5CDD505-2E9C-101B-9397-08002B2CF9AE}" pid="129" name="ZOTERO_BREF_BjQTsUHNJF7o_11">
    <vt:lpwstr>657","source":"Wiley Online Library","title":"Climate change and elevational range shifts: evidence from dung beetles in two European mountain ranges","title-short":"Climate change and elevational range shifts","volume":"23","author":[{"family":"Menéndez"</vt:lpwstr>
  </property>
  <property fmtid="{D5CDD505-2E9C-101B-9397-08002B2CF9AE}" pid="130" name="ZOTERO_BREF_BjQTsUHNJF7o_12">
    <vt:lpwstr>,"given":"Rosa"},{"family":"González-Megías","given":"Adela"},{"family":"Jay-Robert","given":"Pierre"},{"family":"Marquéz-Ferrando","given":"Rocío"}],"issued":{"date-parts":[["2014"]]}}},{"id":664,"uris":["http://zotero.org/users/9696131/items/2JBVIPI9"],</vt:lpwstr>
  </property>
  <property fmtid="{D5CDD505-2E9C-101B-9397-08002B2CF9AE}" pid="131" name="ZOTERO_BREF_BjQTsUHNJF7o_13">
    <vt:lpwstr>"itemData":{"id":664,"type":"article-journal","container-title":"PLOS ONE","DOI":"10.1371/journal.pone.0138822","ISSN":"1932-6203","issue":"9","journalAbbreviation":"PLoS ONE","language":"en","page":"e0138822","source":"DOI.org (Crossref)","title":"Vertic</vt:lpwstr>
  </property>
  <property fmtid="{D5CDD505-2E9C-101B-9397-08002B2CF9AE}" pid="132" name="ZOTERO_BREF_BjQTsUHNJF7o_14">
    <vt:lpwstr>al and Horizontal Vegetation Structure across Natural and Modified Habitat Types at Mount Kilimanjaro","volume":"10","author":[{"family":"Rutten","given":"Gemma"},{"family":"Ensslin","given":"Andreas"},{"family":"Hemp","given":"Andreas"},{"family":"Fische</vt:lpwstr>
  </property>
  <property fmtid="{D5CDD505-2E9C-101B-9397-08002B2CF9AE}" pid="133" name="ZOTERO_BREF_BjQTsUHNJF7o_15">
    <vt:lpwstr>r","given":"Markus"}],"editor":[{"family":"Silva","given":"Lucas C.R."}],"issued":{"date-parts":[["2015",9,25]]}}}],"schema":"https://github.com/citation-style-language/schema/raw/master/csl-citation.json"}</vt:lpwstr>
  </property>
  <property fmtid="{D5CDD505-2E9C-101B-9397-08002B2CF9AE}" pid="134" name="ZOTERO_BREF_BjQTsUHNJF7o_2">
    <vt:lpwstr>d":659,"uris":["http://zotero.org/users/9696131/items/Y9L7FFS2"],"itemData":{"id":659,"type":"article-journal","abstract":"Aim Mountain regions are particularly well-suited for investigating the impact of climate change on species ranges because they encode</vt:lpwstr>
  </property>
  <property fmtid="{D5CDD505-2E9C-101B-9397-08002B2CF9AE}" pid="135" name="ZOTERO_BREF_BjQTsUHNJF7o_3">
    <vt:lpwstr>pass both upper and lower limits of species distribution. Here, we investigate changes in the elevational distribution of dung beetle species (Coleoptera: Scarabaeoidea) in two separate mountain regions in Europe. Location South-western Alps (France) and</vt:lpwstr>
  </property>
  <property fmtid="{D5CDD505-2E9C-101B-9397-08002B2CF9AE}" pid="136" name="ZOTERO_BREF_BjQTsUHNJF7o_4">
    <vt:lpwstr>Sierra Nevada (Spain). Methods We compared historical and current data on dung beetle distributions along elevation gradients for 30 species in the SW Alps and 19 species in the Sierra Nevada. We tested for significant changes between survey periods in t</vt:lpwstr>
  </property>
  <property fmtid="{D5CDD505-2E9C-101B-9397-08002B2CF9AE}" pid="137" name="ZOTERO_BREF_BjQTsUHNJF7o_5">
    <vt:lpwstr>three parameters: mean elevation and upper and lower range limits. Results We found up-slope range shifts for 63% and 90% of the species in the SW Alps and Sierra Nevada, respectively. Up-slope range shifts resulted mainly from expansion of upper range lim</vt:lpwstr>
  </property>
  <property fmtid="{D5CDD505-2E9C-101B-9397-08002B2CF9AE}" pid="138" name="ZOTERO_BREF_BjQTsUHNJF7o_6">
    <vt:lpwstr>It is in the SW Alps and from changes of both range limits in the Sierra Nevada. The magnitudes of range shifts were consistent with the level of warming experienced in each region, but they also reflected the asymmetrical warming observed along the elevation</vt:lpwstr>
  </property>
  <property fmtid="{D5CDD505-2E9C-101B-9397-08002B2CF9AE}" pid="139" name="ZOTERO_BREF_BjQTsUHNJF7o_7">
    <vt:lpwstr>on gradients. Smaller changes were observed for species reaching their historical range limits at the higher elevations, associated with a non-significant increase in temperature between periods. Main conclusions The differences observed between regions a</vt:lpwstr>
  </property>
  <property fmtid="{D5CDD505-2E9C-101B-9397-08002B2CF9AE}" pid="140" name="ZOTERO_BREF_BjQTsUHNJF7o_8">
    <vt:lpwstr>are related to the geographical position of each mountain range, which determines the characteristics (including thermal tolerance) of the regional species pool, and the level of warming, which determines whether maximum thermal tolerance has been exceeded</vt:lpwstr>
  </property>
  <property fmtid="{D5CDD505-2E9C-101B-9397-08002B2CF9AE}" pid="141" name="ZOTERO_BREF_BjQTsUHNJF7o_9">
    <vt:lpwstr>for the majority of species in the region. Our results highlight the importance of considering both the biogeography of the mountain and the species pool under study when assessing the sensitivity of species to future climate change in mountain regions."</vt:lpwstr>
  </property>
  <property fmtid="{D5CDD505-2E9C-101B-9397-08002B2CF9AE}" pid="142" name="ZOTERO_BREF_Brqgmyq1pccX_1">
    <vt:lpwstr>ZOTERO_BREF_Brqgmyq1pccX_1</vt:lpwstr>
  </property>
  <property fmtid="{D5CDD505-2E9C-101B-9397-08002B2CF9AE}" pid="143" name="ZOTERO_BREF_CAd7rjPxLhiS_1">
    <vt:lpwstr>ZOTERO_ITEM CSL_CITATION {"citationID":"2uXABTjo","properties":{"formattedCitation":"(Liu {\\i{}et al.}, 2016; Cheli {\\i{}et al.}, 2021)","plainCitation":"(Liu et al., 2016; Cheli et al., 2021)","noteIndex":0},"citationItems":[{"id":39,"uris":["http://zo</vt:lpwstr>
  </property>
  <property fmtid="{D5CDD505-2E9C-101B-9397-08002B2CF9AE}" pid="144" name="ZOTERO_BREF_CAd7rjPxLhiS_10">
    <vt:lpwstr>90","source":"ScienceDirect","title":"Interactive effects of vegetation and soil determine the composition and diversity of carabid and tenebrionid functional groups in an arid ecosystem","volume":"128","author":[{"family":"Liu","given":"Ji-Liang"},{"fami</vt:lpwstr>
  </property>
  <property fmtid="{D5CDD505-2E9C-101B-9397-08002B2CF9AE}" pid="145" name="ZOTERO_BREF_CAd7rjPxLhiS_11">
    <vt:lpwstr>ly":"Li","given":"Feng-Rui"},{"family":"Sun","given":"Te-Sheng"},{"family":"Ma","given":"Ling-Fa"},{"family":"Liu","given":"Lu-Lu"},{"family":"Yang","given":"Kun"}],"issued":{"date-parts":[["2016",5,1]]}}},{"id":634,"uris":["http://zotero.org/users/969613</vt:lpwstr>
  </property>
  <property fmtid="{D5CDD505-2E9C-101B-9397-08002B2CF9AE}" pid="146" name="ZOTERO_BREF_CAd7rjPxLhiS_12">
    <vt:lpwstr>1/items/QCWW3C77"],"itemData":{"id":634,"type":"article-journal","container-title":"Anais da Academia Brasileira de Ciências","DOI":"10.1590/0001-3765202120201282","ISSN":"1678-2690, 0001-3765","issue":"3","journalAbbreviation":"An. Acad. Bras. Ciênc.","l</vt:lpwstr>
  </property>
  <property fmtid="{D5CDD505-2E9C-101B-9397-08002B2CF9AE}" pid="147" name="ZOTERO_BREF_CAd7rjPxLhiS_13">
    <vt:lpwstr>icense":"http://creativecommons.org/licenses/by/4.0/","page":"e20201282","source":"DOI.org (Crossref)","title":"Distribution and environmental determinants of darkling beetles assemblages (Coleoptera: Tenebrionidae) in Península Valdés (Argentinean Patago</vt:lpwstr>
  </property>
  <property fmtid="{D5CDD505-2E9C-101B-9397-08002B2CF9AE}" pid="148" name="ZOTERO_BREF_CAd7rjPxLhiS_14">
    <vt:lpwstr>nia)","title-short":"Distribution and environmental determinants of darkling beetles assemblages (Coleoptera","volume":"93","author":[{"family":"Cheli","given":"Germán H."},{"family":"Carrara","given":"Rodolfo"},{"family":"Bandieri","given":"Lucas"},{"fam</vt:lpwstr>
  </property>
  <property fmtid="{D5CDD505-2E9C-101B-9397-08002B2CF9AE}" pid="149" name="ZOTERO_BREF_CAd7rjPxLhiS_15">
    <vt:lpwstr>ily":"Flores","given":"Gustavo E."}],"issued":{"date-parts":[["2021"]]}}}],"schema":"https://github.com/citation-style-language/schema/raw/master/csl-citation.json"}</vt:lpwstr>
  </property>
  <property fmtid="{D5CDD505-2E9C-101B-9397-08002B2CF9AE}" pid="150" name="ZOTERO_BREF_CAd7rjPxLhiS_2">
    <vt:lpwstr>tero.org/users/9696131/items/E9S6BHXL"],"itemData":{"id":39,"type":"article-journal","abstract":"The community dynamics of ground beetles as a dominant group in arid ecosystems are strongly affected by land-use change associated alterations in vegetation</vt:lpwstr>
  </property>
  <property fmtid="{D5CDD505-2E9C-101B-9397-08002B2CF9AE}" pid="151" name="ZOTERO_BREF_CAd7rjPxLhiS_3">
    <vt:lpwstr>and soil conditions. However, little is known about the relative effects of altered vegetation and soil, or their interactions, on the composition and diversity of beetle functional groups. To address this question, we collected data on the species richness</vt:lpwstr>
  </property>
  <property fmtid="{D5CDD505-2E9C-101B-9397-08002B2CF9AE}" pid="152" name="ZOTERO_BREF_CAd7rjPxLhiS_4">
    <vt:lpwstr>ss and activity abundance of ground carabid and tenebrionid beetle functional groups (predators, herbivores, and detritivores), along a gradient of land-use conversion from natural grassland to pure and mixed plantations of two shrub species (Haloxylon am</vt:lpwstr>
  </property>
  <property fmtid="{D5CDD505-2E9C-101B-9397-08002B2CF9AE}" pid="153" name="ZOTERO_BREF_CAd7rjPxLhiS_5">
    <vt:lpwstr>modendron and Tamarix ramosissima) in an arid region of northwestern China. Additionally, we collected key variables related to the vegetation (shrub cover, height, herbaceous plant biomass, and species richness) and soil (soil pH, texture, and salinity).</vt:lpwstr>
  </property>
  <property fmtid="{D5CDD505-2E9C-101B-9397-08002B2CF9AE}" pid="154" name="ZOTERO_BREF_CAd7rjPxLhiS_6">
    <vt:lpwstr>Variation partitioning showed that vegetation changes had stronger effects on the functional group composition than changes in the soil did. However, vegetation–soil interactions explained more of the composition variation in the beetle functional groups</vt:lpwstr>
  </property>
  <property fmtid="{D5CDD505-2E9C-101B-9397-08002B2CF9AE}" pid="155" name="ZOTERO_BREF_CAd7rjPxLhiS_7">
    <vt:lpwstr>than vegetation or soil alone. Shrub cover and herbaceous species richness were the best predictors of species composition of detritivores and herbivores. For predator species composition, shrub height and cover were the best predictors. Structural equation</vt:lpwstr>
  </property>
  <property fmtid="{D5CDD505-2E9C-101B-9397-08002B2CF9AE}" pid="156" name="ZOTERO_BREF_CAd7rjPxLhiS_8">
    <vt:lpwstr>ion models showed that changes in vegetation and soil influenced beetle abundance and diversity through both direct and indirect effects, and the strength of this influence varied among the functional groups. Overall, we conclude that vegetation and vegetation</vt:lpwstr>
  </property>
  <property fmtid="{D5CDD505-2E9C-101B-9397-08002B2CF9AE}" pid="157" name="ZOTERO_BREF_CAd7rjPxLhiS_9">
    <vt:lpwstr>ation–soil interactions are important determinants of beetle community assemblies.","container-title":"Journal of Arid Environments","DOI":"10.1016/j.jaridenv.2016.01.009","ISSN":"0140-1963","journalAbbreviation":"Journal of Arid Environments","page":"80-</vt:lpwstr>
  </property>
  <property fmtid="{D5CDD505-2E9C-101B-9397-08002B2CF9AE}" pid="158" name="ZOTERO_BREF_CR1DarynQlr2_1">
    <vt:lpwstr>ZOTERO_ITEM CSL_CITATION {"citationID":"ra89Unxf","properties":{"formattedCitation":"(Liu {\\i{}et al.}, 2016)","plainCitation":"(Liu et al., 2016)","noteIndex":0},"citationItems":[{"id":39,"uris":["http://zotero.org/users/9696131/items/E9S6BHXL"],"itemDa</vt:lpwstr>
  </property>
  <property fmtid="{D5CDD505-2E9C-101B-9397-08002B2CF9AE}" pid="159" name="ZOTERO_BREF_CR1DarynQlr2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160" name="ZOTERO_BREF_CR1DarynQlr2_11">
    <vt:lpwstr>iven":"Te-Sheng"},{"family":"Ma","given":"Ling-Fa"},{"family":"Liu","given":"Lu-Lu"},{"family":"Yang","given":"Kun"}],"issued":{"date-parts":[["2016",5,1]]}}}],"schema":"https://github.com/citation-style-language/schema/raw/master/csl-citation.json"}</vt:lpwstr>
  </property>
  <property fmtid="{D5CDD505-2E9C-101B-9397-08002B2CF9AE}" pid="161" name="ZOTERO_BREF_CR1DarynQlr2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162" name="ZOTERO_BREF_CR1DarynQlr2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163" name="ZOTERO_BREF_CR1DarynQlr2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164" name="ZOTERO_BREF_CR1DarynQlr2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165" name="ZOTERO_BREF_CR1DarynQlr2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166" name="ZOTERO_BREF_CR1DarynQlr2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167" name="ZOTERO_BREF_CR1DarynQlr2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168" name="ZOTERO_BREF_CR1DarynQlr2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169" name="ZOTERO_BREF_CTjfuFXpFulH_1">
    <vt:lpwstr>ZOTERO_ITEM CSL_CITATION {"citationID":"KXxbZZQt","properties":{"formattedCitation":"(Cai {\\i{}et al.}, 2023)","plainCitation":"(Cai et al., 2023)","noteIndex":0},"citationItems":[{"id":713,"uris":["http://zotero.org/users/9696131/items/J8EFNVVZ"],"itemD</vt:lpwstr>
  </property>
  <property fmtid="{D5CDD505-2E9C-101B-9397-08002B2CF9AE}" pid="170" name="ZOTERO_BREF_CTjfuFXpFulH_2">
    <vt:lpwstr>ata":{"id":713,"type":"article-journal","container-title":"Nature Reviews Earth &amp; Environment","DOI":"10.1038/s43017-023-00427-8","ISSN":"2662-138X","issue":"6","journalAbbreviation":"Nat Rev Earth Environ","language":"en","page":"407-418","source":"DOI.o</vt:lpwstr>
  </property>
  <property fmtid="{D5CDD505-2E9C-101B-9397-08002B2CF9AE}" pid="171" name="ZOTERO_BREF_CTjfuFXpFulH_3">
    <vt:lpwstr>rg (Crossref)","title":"Anthropogenic impacts on twentieth-century ENSO variability changes","volume":"4","author":[{"family":"Cai","given":"Wenju"},{"family":"Ng","given":"Benjamin"},{"family":"Geng","given":"Tao"},{"family":"Jia","given":"Fan"},{"family</vt:lpwstr>
  </property>
  <property fmtid="{D5CDD505-2E9C-101B-9397-08002B2CF9AE}" pid="172" name="ZOTERO_BREF_CTjfuFXpFulH_4">
    <vt:lpwstr>":"Wu","given":"Lixin"},{"family":"Wang","given":"Guojian"},{"family":"Liu","given":"Yu"},{"family":"Gan","given":"Bolan"},{"family":"Yang","given":"Kai"},{"family":"Santoso","given":"Agus"},{"family":"Lin","given":"Xiaopei"},{"family":"Li","given":"Zigua</vt:lpwstr>
  </property>
  <property fmtid="{D5CDD505-2E9C-101B-9397-08002B2CF9AE}" pid="173" name="ZOTERO_BREF_CTjfuFXpFulH_5">
    <vt:lpwstr>ng"},{"family":"Liu","given":"Yi"},{"family":"Yang","given":"Yun"},{"family":"Jin","given":"Fei-Fei"},{"family":"Collins","given":"Mat"},{"family":"McPhaden","given":"Michael J."}],"issued":{"date-parts":[["2023",5,18]]}}}],"schema":"https://github.com/ci</vt:lpwstr>
  </property>
  <property fmtid="{D5CDD505-2E9C-101B-9397-08002B2CF9AE}" pid="174" name="ZOTERO_BREF_CTjfuFXpFulH_6">
    <vt:lpwstr>tation-style-language/schema/raw/master/csl-citation.json"}</vt:lpwstr>
  </property>
  <property fmtid="{D5CDD505-2E9C-101B-9397-08002B2CF9AE}" pid="175" name="ZOTERO_BREF_DkKQjcqYNcrn_1">
    <vt:lpwstr>ZOTERO_ITEM CSL_CITATION {"citationID":"j9Mi5OXO","properties":{"formattedCitation":"(Botes, McGeoch and Chown, 2007; Ram\\uc0\\u237{}rez-Hern\\uc0\\u225{}ndez, Mic\\uc0\\u243{} and Galante, 2014)","plainCitation":"(Botes, McGeoch and Chown, 2007; Ramírez</vt:lpwstr>
  </property>
  <property fmtid="{D5CDD505-2E9C-101B-9397-08002B2CF9AE}" pid="176" name="ZOTERO_BREF_DkKQjcqYNcrn_2">
    <vt:lpwstr>-Hernández, Micó and Galante, 2014)","noteIndex":0},"citationItems":[{"id":69,"uris":["http://zotero.org/users/9696131/items/MWTKGJP2"],"itemData":{"id":69,"type":"article-journal","container-title":"Austral Ecology","DOI":"10.1111/j.1442-9993.2007.01681.</vt:lpwstr>
  </property>
  <property fmtid="{D5CDD505-2E9C-101B-9397-08002B2CF9AE}" pid="177" name="ZOTERO_BREF_DkKQjcqYNcrn_3">
    <vt:lpwstr>x","ISSN":"1442-9985, 1442-9993","issue":"2","journalAbbreviation":"Austral Ecol","language":"en","page":"210-224","source":"DOI.org (Crossref)","title":"Ground-dwelling beetle assemblages in the northern Cape Floristic Region: Patterns, correlates and im</vt:lpwstr>
  </property>
  <property fmtid="{D5CDD505-2E9C-101B-9397-08002B2CF9AE}" pid="178" name="ZOTERO_BREF_DkKQjcqYNcrn_4">
    <vt:lpwstr>plications","title-short":"Ground-dwelling beetle assemblages in the northern Cape Floristic Region","volume":"32","author":[{"family":"Botes","given":"A."},{"family":"McGeoch","given":"M. A."},{"family":"Chown","given":"S. L."}],"issued":{"date-parts":[[</vt:lpwstr>
  </property>
  <property fmtid="{D5CDD505-2E9C-101B-9397-08002B2CF9AE}" pid="179" name="ZOTERO_BREF_DkKQjcqYNcrn_5">
    <vt:lpwstr>"2007",4]]}}},{"id":611,"uris":["http://zotero.org/users/9696131/items/24EPLWQF"],"itemData":{"id":611,"type":"article-journal","container-title":"Journal of Insect Conservation","DOI":"10.1007/s10841-014-9706-9","ISSN":"1366-638X, 1572-9753","issue":"5",</vt:lpwstr>
  </property>
  <property fmtid="{D5CDD505-2E9C-101B-9397-08002B2CF9AE}" pid="180" name="ZOTERO_BREF_DkKQjcqYNcrn_6">
    <vt:lpwstr>"journalAbbreviation":"J Insect Conserv","language":"en","page":"993-1007","source":"DOI.org (Crossref)","title":"Temporal variation in saproxylic beetle assemblages in a Mediterranean ecosystem","volume":"18","author":[{"family":"Ramírez-Hernández","give</vt:lpwstr>
  </property>
  <property fmtid="{D5CDD505-2E9C-101B-9397-08002B2CF9AE}" pid="181" name="ZOTERO_BREF_DkKQjcqYNcrn_7">
    <vt:lpwstr>n":"Alfredo"},{"family":"Micó","given":"Estefanía"},{"family":"Galante","given":"Eduardo"}],"issued":{"date-parts":[["2014",10]]}}}],"schema":"https://github.com/citation-style-language/schema/raw/master/csl-citation.json"}</vt:lpwstr>
  </property>
  <property fmtid="{D5CDD505-2E9C-101B-9397-08002B2CF9AE}" pid="182" name="ZOTERO_BREF_FbYs5SgVxVGn_1">
    <vt:lpwstr>ZOTERO_ITEM CSL_CITATION {"citationID":"tPdGu10k","properties":{"formattedCitation":"(Lenoir {\\i{}et al.}, 2008)","plainCitation":"(Lenoir et al., 2008)","noteIndex":0},"citationItems":[{"id":696,"uris":["http://zotero.org/users/9696131/items/XI5XW6TJ"],</vt:lpwstr>
  </property>
  <property fmtid="{D5CDD505-2E9C-101B-9397-08002B2CF9AE}" pid="183" name="ZOTERO_BREF_FbYs5SgVxVGn_2">
    <vt:lpwstr>"itemData":{"id":696,"type":"article-journal","abstract":"Spatial fingerprints of climate change on biotic communities are usually associated with changes in the distribution of species at their latitudinal or altitudinal extremes. By comparing the altitude</vt:lpwstr>
  </property>
  <property fmtid="{D5CDD505-2E9C-101B-9397-08002B2CF9AE}" pid="184" name="ZOTERO_BREF_FbYs5SgVxVGn_3">
    <vt:lpwstr>final distribution of 171 forest plant species between 1905 and 1985 and 1986 and 2005 along the entire elevation range (0 to 2600 meters above sea level) in west Europe, we show that climate warming has resulted in a significant upward shift in species o</vt:lpwstr>
  </property>
  <property fmtid="{D5CDD505-2E9C-101B-9397-08002B2CF9AE}" pid="185" name="ZOTERO_BREF_FbYs5SgVxVGn_4">
    <vt:lpwstr>optimum elevation averaging 29 meters per decade. The shift is larger for species restricted to mountain habitats and for grassy species, which are characterized by faster population turnover. Our study shows that climate change affects the spatial core of</vt:lpwstr>
  </property>
  <property fmtid="{D5CDD505-2E9C-101B-9397-08002B2CF9AE}" pid="186" name="ZOTERO_BREF_FbYs5SgVxVGn_5">
    <vt:lpwstr>the distributional range of plant species, in addition to their distributional margins, as previously reported.","container-title":"Science","DOI":"10.1126/science.1156831","issue":"5884","page":"1768-1771","publisher":"American Association for the Advan</vt:lpwstr>
  </property>
  <property fmtid="{D5CDD505-2E9C-101B-9397-08002B2CF9AE}" pid="187" name="ZOTERO_BREF_FbYs5SgVxVGn_6">
    <vt:lpwstr>cement of Science","source":"science.org (Atypon)","title":"A Significant Upward Shift in Plant Species Optimum Elevation During the 20th Century","volume":"320","author":[{"family":"Lenoir","given":"J."},{"family":"Gégout","given":"J. C."},{"family":"Mar</vt:lpwstr>
  </property>
  <property fmtid="{D5CDD505-2E9C-101B-9397-08002B2CF9AE}" pid="188" name="ZOTERO_BREF_FbYs5SgVxVGn_7">
    <vt:lpwstr>quet","given":"P. A."},{"family":"Ruffray","given":"P.","non-dropping-particle":"de"},{"family":"Brisse","given":"H."}],"issued":{"date-parts":[["2008",6,27]]}}}],"schema":"https://github.com/citation-style-language/schema/raw/master/csl-citation.json"}</vt:lpwstr>
  </property>
  <property fmtid="{D5CDD505-2E9C-101B-9397-08002B2CF9AE}" pid="189" name="ZOTERO_BREF_GLKYb1ozK117_1">
    <vt:lpwstr>ZOTERO_ITEM CSL_CITATION {"citationID":"cbT4bMZF","properties":{"formattedCitation":"(Grimbacher and Stork, 2009)","plainCitation":"(Grimbacher and Stork, 2009)","noteIndex":0},"citationItems":[{"id":608,"uris":["http://zotero.org/users/9696131/items/4Y3I</vt:lpwstr>
  </property>
  <property fmtid="{D5CDD505-2E9C-101B-9397-08002B2CF9AE}" pid="190" name="ZOTERO_BREF_GLKYb1ozK117_10">
    <vt:lpwstr>Assemblage Inhabiting Lowland Tropical Rain Forest in Australia","volume":"41","author":[{"family":"Grimbacher","given":"Peter S."},{"family":"Stork","given":"Nigel E."}],"issued":{"date-parts":[["2009",5]]}}}],"schema":"https://github.com/citation-style</vt:lpwstr>
  </property>
  <property fmtid="{D5CDD505-2E9C-101B-9397-08002B2CF9AE}" pid="191" name="ZOTERO_BREF_GLKYb1ozK117_11">
    <vt:lpwstr>-language/schema/raw/master/csl-citation.json"}</vt:lpwstr>
  </property>
  <property fmtid="{D5CDD505-2E9C-101B-9397-08002B2CF9AE}" pid="192" name="ZOTERO_BREF_GLKYb1ozK117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193" name="ZOTERO_BREF_GLKYb1ozK117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194" name="ZOTERO_BREF_GLKYb1ozK117_4">
    <vt:lpwstr>re used to sample adult beetles at five locations at both ground and canopy levels. Beetles were caught throughout the year, but individual species were patchy in their temporal distribution, with the 124 more abundant species on average being present only</vt:lpwstr>
  </property>
  <property fmtid="{D5CDD505-2E9C-101B-9397-08002B2CF9AE}" pid="195" name="ZOTERO_BREF_GLKYb1ozK117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196" name="ZOTERO_BREF_GLKYb1ozK117_6">
    <vt:lpwstr>ber–November) did not correspond to any climatic maxima or minima; or (3) responses were nonlinear owing to the existence of thresholds or developmental time‐lags. Our results do not concur with the majority of tropical insect seasonality studies suggesting</vt:lpwstr>
  </property>
  <property fmtid="{D5CDD505-2E9C-101B-9397-08002B2CF9AE}" pid="197" name="ZOTERO_BREF_GLKYb1ozK117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198" name="ZOTERO_BREF_GLKYb1ozK117_8">
    <vt:lpwstr>copy‐caught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199" name="ZOTERO_BREF_GLKYb1ozK117_9">
    <vt:lpwstr>.","container-title":"Biotropica","DOI":"10.1111/j.1744-7429.2008.00477.x","ISSN":"0006-3606, 1744-7429","issue":"3","journalAbbreviation":"Biotropica","language":"en","page":"328-337","source":"DOI.org (Crossref)","title":"Seasonality of a Diverse Beetle</vt:lpwstr>
  </property>
  <property fmtid="{D5CDD505-2E9C-101B-9397-08002B2CF9AE}" pid="200" name="ZOTERO_BREF_GZaWCDPpY941_1">
    <vt:lpwstr>ZOTERO_ITEM CSL_CITATION {"citationID":"Dc2MM6sq","properties":{"formattedCitation":"(Klinges {\\i{}et al.}, 2022)","plainCitation":"(Klinges et al., 2022)","noteIndex":0},"citationItems":[{"id":2,"uris":["http://zotero.org/users/9696131/items/NHCQZ7JU"],</vt:lpwstr>
  </property>
  <property fmtid="{D5CDD505-2E9C-101B-9397-08002B2CF9AE}" pid="201" name="ZOTERO_BREF_GZaWCDPpY941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202" name="ZOTERO_BREF_GZaWCDPpY941_11">
    <vt:lpwstr>DOI":"10.1111/2041-210X.13877","ISSN":"2041-210X, 2041-210X","issue":"7","journalAbbreviation":"Methods Ecol Evol","language":"en","page":"1402-1411","source":"DOI.org (Crossref)","title":"&lt;span style=\"font-variant:small-caps;\"&gt;mcera5&lt;/span&gt; : Driving m</vt:lpwstr>
  </property>
  <property fmtid="{D5CDD505-2E9C-101B-9397-08002B2CF9AE}" pid="203" name="ZOTERO_BREF_GZaWCDPpY941_12">
    <vt:lpwstr>icroclimate models with ERA5 global gridded climate data","title-short":"&lt;span style=\"font-variant","volume":"13","author":[{"family":"Klinges","given":"David H."},{"family":"Duffy","given":"James P."},{"family":"Kearney","given":"Michael R."},{"family":</vt:lpwstr>
  </property>
  <property fmtid="{D5CDD505-2E9C-101B-9397-08002B2CF9AE}" pid="204" name="ZOTERO_BREF_GZaWCDPpY941_13">
    <vt:lpwstr>"Maclean","given":"Ilya M. D."}],"issued":{"date-parts":[["2022",7]]}}}],"schema":"https://github.com/citation-style-language/schema/raw/master/csl-citation.json"}</vt:lpwstr>
  </property>
  <property fmtid="{D5CDD505-2E9C-101B-9397-08002B2CF9AE}" pid="205" name="ZOTERO_BREF_GZaWCDPpY941_2">
    <vt:lpwstr>"itemData":{"id":2,"type":"article-journal","abstract":"Abstract\n            \n              \n                \n                  Microclimate models predict temperature and other meteorological variables at scales relevant to individual organisms. The</vt:lpwstr>
  </property>
  <property fmtid="{D5CDD505-2E9C-101B-9397-08002B2CF9AE}" pid="206" name="ZOTERO_BREF_GZaWCDPpY941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207" name="ZOTERO_BREF_GZaWCDPpY941_4">
    <vt:lpwstr>curacy, the ERA5 reanalysis dataset is emerging as the favoured resource for global historical weather and climate data and has great potential for aiding microclimate modelling.\n                \n                \n                  \n</vt:lpwstr>
  </property>
  <property fmtid="{D5CDD505-2E9C-101B-9397-08002B2CF9AE}" pid="208" name="ZOTERO_BREF_GZaWCDPpY941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209" name="ZOTERO_BREF_GZaWCDPpY941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210" name="ZOTERO_BREF_GZaWCDPpY941_7">
    <vt:lpwstr>\n                  \n                    By validating with empirical observations from multiple biomes globally, we demonstrate that the use of ERA5 climate forcing via\n                    mcera5\n                    improves the prediction ac</vt:lpwstr>
  </property>
  <property fmtid="{D5CDD505-2E9C-101B-9397-08002B2CF9AE}" pid="211" name="ZOTERO_BREF_GZaWCDPpY941_8">
    <vt:lpwstr>curacy of soil moisture, air temperature and relative humidity as compared to forcing with other globally available data and offers comparable performance when predicting soil temperatures.\n                  \n                \n                \n</vt:lpwstr>
  </property>
  <property fmtid="{D5CDD505-2E9C-101B-9397-08002B2CF9AE}" pid="212" name="ZOTERO_BREF_GZaWCDPpY941_9">
    <vt:lpwstr>\n                    Through the provision of fine‐resolution ERA5 data, the\n                    mcera5\n                    package fits into an ecosystem of tools for modelling microclimate in a spatio‐temporally explicit fashion, advancing</vt:lpwstr>
  </property>
  <property fmtid="{D5CDD505-2E9C-101B-9397-08002B2CF9AE}" pid="213" name="ZOTERO_BREF_GoavFQcskMEA_1">
    <vt:lpwstr>ZOTERO_BREF_GoavFQcskMEA_1</vt:lpwstr>
  </property>
  <property fmtid="{D5CDD505-2E9C-101B-9397-08002B2CF9AE}" pid="214" name="ZOTERO_BREF_HDRBDsx4XUy8_1">
    <vt:lpwstr>ZOTERO_ITEM CSL_CITATION {"citationID":"lJKhMG9k","properties":{"formattedCitation":"(Botes, McGeoch and Chown, 2007)","plainCitation":"(Botes, McGeoch and Chown, 2007)","noteIndex":0},"citationItems":[{"id":69,"uris":["http://zotero.org/users/9696131/ite</vt:lpwstr>
  </property>
  <property fmtid="{D5CDD505-2E9C-101B-9397-08002B2CF9AE}" pid="215" name="ZOTERO_BREF_HDRBDsx4XUy8_2">
    <vt:lpwstr>ms/MWTKGJP2"],"itemData":{"id":69,"type":"article-journal","container-title":"Austral Ecology","DOI":"10.1111/j.1442-9993.2007.01681.x","ISSN":"1442-9985, 1442-9993","issue":"2","journalAbbreviation":"Austral Ecol","language":"en","page":"210-224","source</vt:lpwstr>
  </property>
  <property fmtid="{D5CDD505-2E9C-101B-9397-08002B2CF9AE}" pid="216" name="ZOTERO_BREF_HDRBDsx4XUy8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217" name="ZOTERO_BREF_HDRBDsx4XUy8_4">
    <vt:lpwstr>":[{"family":"Botes","given":"A."},{"family":"McGeoch","given":"M. A."},{"family":"Chown","given":"S. L."}],"issued":{"date-parts":[["2007",4]]}}}],"schema":"https://github.com/citation-style-language/schema/raw/master/csl-citation.json"}</vt:lpwstr>
  </property>
  <property fmtid="{D5CDD505-2E9C-101B-9397-08002B2CF9AE}" pid="218" name="ZOTERO_BREF_IOOd2FqZhDzN_1">
    <vt:lpwstr>ZOTERO_ITEM CSL_CITATION {"citationID":"xm4VBBP6","properties":{"formattedCitation":"(Hodkinson, 2005)","plainCitation":"(Hodkinson, 2005)","noteIndex":0},"citationItems":[{"id":35,"uris":["http://zotero.org/users/9696131/items/KU3XKWZC"],"itemData":{"id"</vt:lpwstr>
  </property>
  <property fmtid="{D5CDD505-2E9C-101B-9397-08002B2CF9AE}" pid="219" name="ZOTERO_BREF_IOOd2FqZhDzN_10">
    <vt:lpwstr>ng elevation gradients: species and community responses to altitude","title-short":"Terrestrial insects along elevation gradients","volume":"80","author":[{"family":"Hodkinson","given":"Ian D."}],"issued":{"date-parts":[["2005",8]]}}}],"schema":"https://g</vt:lpwstr>
  </property>
  <property fmtid="{D5CDD505-2E9C-101B-9397-08002B2CF9AE}" pid="220" name="ZOTERO_BREF_IOOd2FqZhDzN_11">
    <vt:lpwstr>ithub.com/citation-style-language/schema/raw/master/csl-citation.json"}</vt:lpwstr>
  </property>
  <property fmtid="{D5CDD505-2E9C-101B-9397-08002B2CF9AE}" pid="221" name="ZOTERO_BREF_IOOd2FqZhDzN_2">
    <vt:lpwstr>:35,"type":"article-journal","abstract":"ABSTRACT\n            \n              The literature on the response of insect species to the changing environments experienced along altitudinal gradients is diverse and widely dispersed. There is a growing awareness</vt:lpwstr>
  </property>
  <property fmtid="{D5CDD505-2E9C-101B-9397-08002B2CF9AE}" pid="222" name="ZOTERO_BREF_IOOd2FqZhDzN_3">
    <vt:lpwstr>ess that such responses may serve as analogues for climate warming effects occurring at a particular fixed altitude or latitude over time. This review seeks, therefore, to synthesise information on the responses of insects and allied groups to increasing</vt:lpwstr>
  </property>
  <property fmtid="{D5CDD505-2E9C-101B-9397-08002B2CF9AE}" pid="223" name="ZOTERO_BREF_IOOd2FqZhDzN_4">
    <vt:lpwstr>altitude and provide a platform for future research. It focuses on those functional aspects of insect biology that show positive or negative reaction to altitudinal changes but avoids emphasising adaptation to high altitude\n              per se\n</vt:lpwstr>
  </property>
  <property fmtid="{D5CDD505-2E9C-101B-9397-08002B2CF9AE}" pid="224" name="ZOTERO_BREF_IOOd2FqZhDzN_5">
    <vt:lpwstr>.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225" name="ZOTERO_BREF_IOOd2FqZhDzN_6">
    <vt:lpwstr>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226" name="ZOTERO_BREF_IOOd2FqZhDzN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227" name="ZOTERO_BREF_IOOd2FqZhDzN_8">
    <vt:lpwstr>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228" name="ZOTERO_BREF_IOOd2FqZhDzN_9">
    <vt:lpwstr>","container-title":"Biological Reviews","DOI":"10.1017/S1464793105006767","ISSN":"1464-7931, 1469-185X","issue":"3","journalAbbreviation":"Biological Reviews","language":"en","page":"489-513","source":"DOI.org (Crossref)","title":"Terrestrial insects alo</vt:lpwstr>
  </property>
  <property fmtid="{D5CDD505-2E9C-101B-9397-08002B2CF9AE}" pid="229" name="ZOTERO_BREF_J28OKYObOfFw_1">
    <vt:lpwstr>ZOTERO_ITEM CSL_CITATION {"citationID":"Bbi0nenn","properties":{"formattedCitation":"(S\\uc0\\u225{}nchez-Bayo and Wyckhuys, 2019)","plainCitation":"(Sánchez-Bayo and Wyckhuys, 2019)","noteIndex":0},"citationItems":[{"id":63,"uris":["http://zotero.org/use</vt:lpwstr>
  </property>
  <property fmtid="{D5CDD505-2E9C-101B-9397-08002B2CF9AE}" pid="230" name="ZOTERO_BREF_J28OKYObOfFw_10">
    <vt:lpwstr>iation technologies should be applied to clean polluted waters in both agricultural and urban environments.","container-title":"Biological Conservation","DOI":"10.1016/j.biocon.2019.01.020","ISSN":"0006-3207","journalAbbreviation":"Biological Conservation</vt:lpwstr>
  </property>
  <property fmtid="{D5CDD505-2E9C-101B-9397-08002B2CF9AE}" pid="231" name="ZOTERO_BREF_J28OKYObOfFw_11">
    <vt:lpwstr>","language":"en","page":"8-27","source":"ScienceDirect","title":"Worldwide decline of the entomofauna: A review of its drivers","title-short":"Worldwide decline of the entomofauna","volume":"232","author":[{"family":"Sánchez-Bayo","given":"Francisco"},{"</vt:lpwstr>
  </property>
  <property fmtid="{D5CDD505-2E9C-101B-9397-08002B2CF9AE}" pid="232" name="ZOTERO_BREF_J28OKYObOfFw_12">
    <vt:lpwstr>family":"Wyckhuys","given":"Kris A. G."}],"issued":{"date-parts":[["2019",4,1]]}}}],"schema":"https://github.com/citation-style-language/schema/raw/master/csl-citation.json"}</vt:lpwstr>
  </property>
  <property fmtid="{D5CDD505-2E9C-101B-9397-08002B2CF9AE}" pid="233" name="ZOTERO_BREF_J28OKYObOfFw_2">
    <vt:lpwstr>rs/9696131/items/WP8JKUMY"],"itemData":{"id":63,"type":"article-journal","abstract":"Biodiversity of insects is threatened worldwide. Here, we present a comprehensive review of 73 historical reports of insect declines from across the globe, and systematic</vt:lpwstr>
  </property>
  <property fmtid="{D5CDD505-2E9C-101B-9397-08002B2CF9AE}" pid="234" name="ZOTERO_BREF_J28OKYObOfFw_3">
    <vt:lpwstr>ally assess the underlying drivers. Our work reveals dramatic rates of decline that may lead to the extinction of 40% of the world's insect species over the next few decades. In terrestrial ecosystems, Lepidoptera, Hymenoptera and dung beetles (Coleoptera</vt:lpwstr>
  </property>
  <property fmtid="{D5CDD505-2E9C-101B-9397-08002B2CF9AE}" pid="235" name="ZOTERO_BREF_J28OKYObOfFw_4">
    <vt:lpwstr>) appear to be the taxa most affected, whereas four major aquatic taxa (Odonata, Plecoptera, Trichoptera and Ephemeroptera) have already lost a considerable proportion of species. Affected insect groups not only include specialists that occupy particular</vt:lpwstr>
  </property>
  <property fmtid="{D5CDD505-2E9C-101B-9397-08002B2CF9AE}" pid="236" name="ZOTERO_BREF_J28OKYObOfFw_5">
    <vt:lpwstr>ecological niches, but also many common and generalist species. Concurrently, the abundance of a small number of species is increasing; these are all adaptable, generalist species that are occupying the vacant niches left by the ones declining. Among aqua</vt:lpwstr>
  </property>
  <property fmtid="{D5CDD505-2E9C-101B-9397-08002B2CF9AE}" pid="237" name="ZOTERO_BREF_J28OKYObOfFw_6">
    <vt:lpwstr>tick insects, habitat and dietary generalists, and pollutant-tolerant species are replacing the large biodiversity losses experienced in waters within agricultural and urban settings. The main drivers of species declines appear to be in order of importance</vt:lpwstr>
  </property>
  <property fmtid="{D5CDD505-2E9C-101B-9397-08002B2CF9AE}" pid="238" name="ZOTERO_BREF_J28OKYObOfFw_7">
    <vt:lpwstr>: i) habitat loss and conversion to intensive agriculture and urbanisation; ii) pollution, mainly that by synthetic pesticides and fertilisers; iii) biological factors, including pathogens and introduced species; and iv) climate change. The latter factor</vt:lpwstr>
  </property>
  <property fmtid="{D5CDD505-2E9C-101B-9397-08002B2CF9AE}" pid="239" name="ZOTERO_BREF_J28OKYObOfFw_8">
    <vt:lpwstr>is particularly important in tropical regions, but only affects a minority of species in colder climes and mountain settings of temperate zones. A rethinking of current agricultural practices, in particular a serious reduction in pesticide usage and its s</vt:lpwstr>
  </property>
  <property fmtid="{D5CDD505-2E9C-101B-9397-08002B2CF9AE}" pid="240" name="ZOTERO_BREF_J28OKYObOfFw_9">
    <vt:lpwstr>Substitution with more sustainable, ecologically-based practices is urgently needed to slow or reverse current trends, allow the recovery of declining insect populations and safeguard the vital ecosystem services they provide. In addition, effective remedy</vt:lpwstr>
  </property>
  <property fmtid="{D5CDD505-2E9C-101B-9397-08002B2CF9AE}" pid="241" name="ZOTERO_BREF_KBvnrgsRjJcv_1">
    <vt:lpwstr>ZOTERO_ITEM CSL_CITATION {"citationID":"OfC6A0RQ","properties":{"formattedCitation":"(Holland and Luff, 2000; Duan {\\i{}et al.}, 2016; Cheli {\\i{}et al.}, 2021; Liu, Wang, Wang, {\\i{}et al.}, 2021)","plainCitation":"(Holland and Luff, 2000; Duan et al.</vt:lpwstr>
  </property>
  <property fmtid="{D5CDD505-2E9C-101B-9397-08002B2CF9AE}" pid="242" name="ZOTERO_BREF_KBvnrgsRjJcv_10">
    <vt:lpwstr>ptera: Tenebrionidae) in Península Valdés (Argentinean Patagonia)","title-short":"Distribution and environmental determinants of darkling beetles assemblages (Coleoptera","volume":"93","author":[{"family":"Cheli","given":"Germán H."},{"family":"Carrara","</vt:lpwstr>
  </property>
  <property fmtid="{D5CDD505-2E9C-101B-9397-08002B2CF9AE}" pid="243" name="ZOTERO_BREF_KBvnrgsRjJcv_11">
    <vt:lpwstr>given":"Rodolfo"},{"family":"Bandieri","given":"Lucas"},{"family":"Flores","given":"Gustavo E."}],"issued":{"date-parts":[["2021"]]}}},{"id":652,"uris":["http://zotero.org/users/9696131/items/4J6QWYA3"],"itemData":{"id":652,"type":"article-journal","conta</vt:lpwstr>
  </property>
  <property fmtid="{D5CDD505-2E9C-101B-9397-08002B2CF9AE}" pid="244" name="ZOTERO_BREF_KBvnrgsRjJcv_12">
    <vt:lpwstr>iner-title":"Ecological Indicators","DOI":"10.1016/j.ecolind.2021.108393","ISSN":"1470160X","journalAbbreviation":"Ecological Indicators","language":"en","page":"108393","source":"DOI.org (Crossref)","title":"Driving factors and their interactions of cara</vt:lpwstr>
  </property>
  <property fmtid="{D5CDD505-2E9C-101B-9397-08002B2CF9AE}" pid="245" name="ZOTERO_BREF_KBvnrgsRjJcv_13">
    <vt:lpwstr>bid beetle distribution based on the geographical detector method","volume":"133","author":[{"family":"Liu","given":"Xueqin"},{"family":"Wang","given":"Hui"},{"family":"Wang","given":"Xinpu"},{"family":"Bai","given":"Ming"},{"family":"He","given":"Dahan"}</vt:lpwstr>
  </property>
  <property fmtid="{D5CDD505-2E9C-101B-9397-08002B2CF9AE}" pid="246" name="ZOTERO_BREF_KBvnrgsRjJcv_14">
    <vt:lpwstr>],"issued":{"date-parts":[["2021",12]]}}}],"schema":"https://github.com/citation-style-language/schema/raw/master/csl-citation.json"}</vt:lpwstr>
  </property>
  <property fmtid="{D5CDD505-2E9C-101B-9397-08002B2CF9AE}" pid="247" name="ZOTERO_BREF_KBvnrgsRjJcv_15">
    <vt:lpwstr>ZOTERO_BREF_KBvnrgsRjJcv_15</vt:lpwstr>
  </property>
  <property fmtid="{D5CDD505-2E9C-101B-9397-08002B2CF9AE}" pid="248" name="ZOTERO_BREF_KBvnrgsRjJcv_16">
    <vt:lpwstr>ZOTERO_BREF_KBvnrgsRjJcv_16</vt:lpwstr>
  </property>
  <property fmtid="{D5CDD505-2E9C-101B-9397-08002B2CF9AE}" pid="249" name="ZOTERO_BREF_KBvnrgsRjJcv_17">
    <vt:lpwstr>ZOTERO_BREF_KBvnrgsRjJcv_17</vt:lpwstr>
  </property>
  <property fmtid="{D5CDD505-2E9C-101B-9397-08002B2CF9AE}" pid="250" name="ZOTERO_BREF_KBvnrgsRjJcv_18">
    <vt:lpwstr>ZOTERO_BREF_KBvnrgsRjJcv_18</vt:lpwstr>
  </property>
  <property fmtid="{D5CDD505-2E9C-101B-9397-08002B2CF9AE}" pid="251" name="ZOTERO_BREF_KBvnrgsRjJcv_19">
    <vt:lpwstr>ZOTERO_BREF_KBvnrgsRjJcv_19</vt:lpwstr>
  </property>
  <property fmtid="{D5CDD505-2E9C-101B-9397-08002B2CF9AE}" pid="252" name="ZOTERO_BREF_KBvnrgsRjJcv_2">
    <vt:lpwstr>, 2016; Cheli et al., 2021; Liu, Wang, Wang, et al., 2021)","noteIndex":0},"citationItems":[{"id":643,"uris":["http://zotero.org/users/9696131/items/3RPYA8BI"],"itemData":{"id":643,"type":"article-journal","container-title":"Integrated Pest Management Rev</vt:lpwstr>
  </property>
  <property fmtid="{D5CDD505-2E9C-101B-9397-08002B2CF9AE}" pid="253" name="ZOTERO_BREF_KBvnrgsRjJcv_20">
    <vt:lpwstr>ZOTERO_BREF_KBvnrgsRjJcv_20</vt:lpwstr>
  </property>
  <property fmtid="{D5CDD505-2E9C-101B-9397-08002B2CF9AE}" pid="254" name="ZOTERO_BREF_KBvnrgsRjJcv_21">
    <vt:lpwstr>ZOTERO_BREF_KBvnrgsRjJcv_21</vt:lpwstr>
  </property>
  <property fmtid="{D5CDD505-2E9C-101B-9397-08002B2CF9AE}" pid="255" name="ZOTERO_BREF_KBvnrgsRjJcv_22">
    <vt:lpwstr>ZOTERO_BREF_KBvnrgsRjJcv_22</vt:lpwstr>
  </property>
  <property fmtid="{D5CDD505-2E9C-101B-9397-08002B2CF9AE}" pid="256" name="ZOTERO_BREF_KBvnrgsRjJcv_23">
    <vt:lpwstr>ZOTERO_BREF_KBvnrgsRjJcv_23</vt:lpwstr>
  </property>
  <property fmtid="{D5CDD505-2E9C-101B-9397-08002B2CF9AE}" pid="257" name="ZOTERO_BREF_KBvnrgsRjJcv_24">
    <vt:lpwstr>ZOTERO_BREF_KBvnrgsRjJcv_24</vt:lpwstr>
  </property>
  <property fmtid="{D5CDD505-2E9C-101B-9397-08002B2CF9AE}" pid="258" name="ZOTERO_BREF_KBvnrgsRjJcv_25">
    <vt:lpwstr>ZOTERO_BREF_KBvnrgsRjJcv_25</vt:lpwstr>
  </property>
  <property fmtid="{D5CDD505-2E9C-101B-9397-08002B2CF9AE}" pid="259" name="ZOTERO_BREF_KBvnrgsRjJcv_26">
    <vt:lpwstr>ZOTERO_BREF_KBvnrgsRjJcv_26</vt:lpwstr>
  </property>
  <property fmtid="{D5CDD505-2E9C-101B-9397-08002B2CF9AE}" pid="260" name="ZOTERO_BREF_KBvnrgsRjJcv_27">
    <vt:lpwstr>ZOTERO_BREF_KBvnrgsRjJcv_27</vt:lpwstr>
  </property>
  <property fmtid="{D5CDD505-2E9C-101B-9397-08002B2CF9AE}" pid="261" name="ZOTERO_BREF_KBvnrgsRjJcv_28">
    <vt:lpwstr>ZOTERO_BREF_KBvnrgsRjJcv_28</vt:lpwstr>
  </property>
  <property fmtid="{D5CDD505-2E9C-101B-9397-08002B2CF9AE}" pid="262" name="ZOTERO_BREF_KBvnrgsRjJcv_29">
    <vt:lpwstr>ZOTERO_BREF_KBvnrgsRjJcv_29</vt:lpwstr>
  </property>
  <property fmtid="{D5CDD505-2E9C-101B-9397-08002B2CF9AE}" pid="263" name="ZOTERO_BREF_KBvnrgsRjJcv_3">
    <vt:lpwstr>iews","DOI":"10.1023/A:1009619309424","ISSN":"1353-5226, 1572-9745","issue":"2","journalAbbreviation":"Integrated Pest Management Reviews","language":"en","license":"https://www.springernature.com/gp/researchers/text-and-data-mining","page":"109-129","sou</vt:lpwstr>
  </property>
  <property fmtid="{D5CDD505-2E9C-101B-9397-08002B2CF9AE}" pid="264" name="ZOTERO_BREF_KBvnrgsRjJcv_30">
    <vt:lpwstr>ZOTERO_BREF_KBvnrgsRjJcv_30</vt:lpwstr>
  </property>
  <property fmtid="{D5CDD505-2E9C-101B-9397-08002B2CF9AE}" pid="265" name="ZOTERO_BREF_KBvnrgsRjJcv_4">
    <vt:lpwstr>rce":"DOI.org (Crossref)","title":"The Effects of Agricultural Practices on Carabidae in Temperate Agroecosystems","volume":"5","author":[{"family":"Holland","given":"J.M."},{"family":"Luff","given":"M.L."}],"issued":{"date-parts":[["2000",6]]}}},{"id":63</vt:lpwstr>
  </property>
  <property fmtid="{D5CDD505-2E9C-101B-9397-08002B2CF9AE}" pid="266" name="ZOTERO_BREF_KBvnrgsRjJcv_5">
    <vt:lpwstr>2,"uris":["http://zotero.org/users/9696131/items/4B4BGSZH"],"itemData":{"id":632,"type":"article-journal","container-title":"Agriculture, Ecosystems &amp; Environment","DOI":"10.1016/j.agee.2016.03.025","ISSN":"01678809","journalAbbreviation":"Agriculture, Ec</vt:lpwstr>
  </property>
  <property fmtid="{D5CDD505-2E9C-101B-9397-08002B2CF9AE}" pid="267" name="ZOTERO_BREF_KBvnrgsRjJcv_6">
    <vt:lpwstr>osystems &amp; Environment","language":"en","page":"86-94","source":"DOI.org (Crossref)","title":"Environmental factors acting at multiple scales determine assemblages of insects and plants in agricultural mountain landscapes of northern China","volume":"224"</vt:lpwstr>
  </property>
  <property fmtid="{D5CDD505-2E9C-101B-9397-08002B2CF9AE}" pid="268" name="ZOTERO_BREF_KBvnrgsRjJcv_7">
    <vt:lpwstr>,"author":[{"family":"Duan","given":"Meichun"},{"family":"Liu","given":"Yunhui"},{"family":"Yu","given":"Zhenrong"},{"family":"Li","given":"Liangtao"},{"family":"Wang","given":"Changliu"},{"family":"Axmacher","given":"Jan C."}],"issued":{"date-parts":[["2</vt:lpwstr>
  </property>
  <property fmtid="{D5CDD505-2E9C-101B-9397-08002B2CF9AE}" pid="269" name="ZOTERO_BREF_KBvnrgsRjJcv_8">
    <vt:lpwstr>016",5]]}}},{"id":634,"uris":["http://zotero.org/users/9696131/items/QCWW3C77"],"itemData":{"id":634,"type":"article-journal","container-title":"Anais da Academia Brasileira de Ciências","DOI":"10.1590/0001-3765202120201282","ISSN":"1678-2690, 0001-3765",</vt:lpwstr>
  </property>
  <property fmtid="{D5CDD505-2E9C-101B-9397-08002B2CF9AE}" pid="270" name="ZOTERO_BREF_KBvnrgsRjJcv_9">
    <vt:lpwstr>"issue":"3","journalAbbreviation":"An. Acad. Bras. Ciênc.","license":"http://creativecommons.org/licenses/by/4.0/","page":"e20201282","source":"DOI.org (Crossref)","title":"Distribution and environmental determinants of darkling beetles assemblages (Coleo</vt:lpwstr>
  </property>
  <property fmtid="{D5CDD505-2E9C-101B-9397-08002B2CF9AE}" pid="271" name="ZOTERO_BREF_LMNsk3ER1OvX_1">
    <vt:lpwstr>ZOTERO_ITEM CSL_CITATION {"citationID":"D1l6Kjj3","properties":{"formattedCitation":"(R\\uc0\\u246{}der {\\i{}et al.}, 2017; Vetaas, 2021)","plainCitation":"(Röder et al., 2017; Vetaas, 2021)","noteIndex":0},"citationItems":[{"id":666,"uris":["http://zote</vt:lpwstr>
  </property>
  <property fmtid="{D5CDD505-2E9C-101B-9397-08002B2CF9AE}" pid="272" name="ZOTERO_BREF_LMNsk3ER1OvX_10">
    <vt:lpwstr>kawaida ilivyoripotiwa katika makala ya hivi karibuni ya utafiti wa ikolojia. Mifumo ya ikolojia, hata hivyo, inaendeshwa na viumbe binafsi. Wingi wa athropoda, licha ya udogo wa maumbo yao huwafanya kuwa watendaji muhimu katika mfumo wa chakula. Uelewa w</vt:lpwstr>
  </property>
  <property fmtid="{D5CDD505-2E9C-101B-9397-08002B2CF9AE}" pid="273" name="ZOTERO_BREF_LMNsk3ER1OvX_11">
    <vt:lpwstr>a tofauti katika wingi wa wanyama katika tabia nchi tofauti ni muhimu kwa ajili ya utabiri wa mabadiliko ya utendaji kazi wa mifumo\n              ikolojia\n              kutokana na ongezeko la joto duniani. Licha ya hili, data kuhusu mgawanyo wa wingi w</vt:lpwstr>
  </property>
  <property fmtid="{D5CDD505-2E9C-101B-9397-08002B2CF9AE}" pid="274" name="ZOTERO_BREF_LMNsk3ER1OvX_12">
    <vt:lpwstr>a arthopoda katika tabia nchi tofauti bado ni chache. Tulikusanya sampuli za athropoda kutoka kwenye maeneo yasio na uoto wa asili na yale yenye uoto wa asili katika\n              mwinuko wa\n              kati ya mita 860 hadi mita 4550\n              U</vt:lpwstr>
  </property>
  <property fmtid="{D5CDD505-2E9C-101B-9397-08002B2CF9AE}" pid="275" name="ZOTERO_BREF_LMNsk3ER1OvX_13">
    <vt:lpwstr>B\n              kwenye mteremko wa upande kusini wa Mlima Kilimanjaro huko Tanzania. Katika uchambuzi wetu, sisi tulilenga katika aina 13 tofauti za athropoda zinazowakilisha makundi matatu makuu ya kazi: wawindaji, wala mimea na waozeshaji. Aina nyingi</vt:lpwstr>
  </property>
  <property fmtid="{D5CDD505-2E9C-101B-9397-08002B2CF9AE}" pid="276" name="ZOTERO_BREF_LMNsk3ER1OvX_14">
    <vt:lpwstr>zilionyesha mtindo wa aina moja wa wingi, kilele kikiwa katika maeneo ya mwinuko wa chini. Wakati aina zilipopangwa katika makundi ya kazi, wawindaji na waozeshaji walionyesha kilele kidogo katika au chini ya mwinuko wa mita 1500\n              UB\n</vt:lpwstr>
  </property>
  <property fmtid="{D5CDD505-2E9C-101B-9397-08002B2CF9AE}" pid="277" name="ZOTERO_BREF_LMNsk3ER1OvX_15">
    <vt:lpwstr>na kupungua katika wingi kwenye miinuko ya juu. Waozeshaji walionyesha kilele tofauti kwenye mita 1500\n              UB\n              . Tulipowapanga mende‐kibyongo kwenye makundi ya kazi, hata hivyo, waozeshaji walipungua kimstari, na wawindaji</vt:lpwstr>
  </property>
  <property fmtid="{D5CDD505-2E9C-101B-9397-08002B2CF9AE}" pid="278" name="ZOTERO_BREF_LMNsk3ER1OvX_16">
    <vt:lpwstr>(mita 2400\n              UB\n              ) na wala mimea (mita 3000\n              UB\n              , uoto wa asili) walionyesha mtawanyiko wa aina moja, na vilele zaidi juu ya mwinuko. Joto, na si tija msingi, ndio lilikuwa mbashiri bora wa wingi wa</vt:lpwstr>
  </property>
  <property fmtid="{D5CDD505-2E9C-101B-9397-08002B2CF9AE}" pid="279" name="ZOTERO_BREF_LMNsk3ER1OvX_17">
    <vt:lpwstr>aina na makundi. Usumbufu ulikuwa na umuhimu kidogo. Kwa kumalizia, tumeona tofauti katika mwenendo wa wingi wa athropoda katika mwinuko unategemea aina pamoja na kundi la kazi. Hii inaonyesha haja ya kulinganisha zaidi aina mbalimbali kwenye haya mazing</vt:lpwstr>
  </property>
  <property fmtid="{D5CDD505-2E9C-101B-9397-08002B2CF9AE}" pid="280" name="ZOTERO_BREF_LMNsk3ER1OvX_18">
    <vt:lpwstr>ira.","container-title":"Biotropica","DOI":"10.1111/btp.12403","ISSN":"0006-3606, 1744-7429","issue":"2","journalAbbreviation":"Biotropica","language":"en","page":"217-228","source":"DOI.org (Crossref)","title":"Heterogeneous patterns of abundance of epig</vt:lpwstr>
  </property>
  <property fmtid="{D5CDD505-2E9C-101B-9397-08002B2CF9AE}" pid="281" name="ZOTERO_BREF_LMNsk3ER1OvX_19">
    <vt:lpwstr>eic arthropod taxa along a major elevation gradient","volume":"49","author":[{"family":"Röder","given":"Juliane"},{"family":"Detsch","given":"Florian"},{"family":"Otte","given":"Insa"},{"family":"Appelhans","given":"Tim"},{"family":"Nauss","given":"Thomas</vt:lpwstr>
  </property>
  <property fmtid="{D5CDD505-2E9C-101B-9397-08002B2CF9AE}" pid="282" name="ZOTERO_BREF_LMNsk3ER1OvX_2">
    <vt:lpwstr>ro.org/users/9696131/items/X4EQ4NEP"],"itemData":{"id":666,"type":"article-journal","abstract":"Abstract\n            \n              Species diversity is the variable most commonly studied in recent ecological research. Ecological processes, however, are</vt:lpwstr>
  </property>
  <property fmtid="{D5CDD505-2E9C-101B-9397-08002B2CF9AE}" pid="283" name="ZOTERO_BREF_LMNsk3ER1OvX_20">
    <vt:lpwstr>"},{"family":"Peters","given":"Marcell K."},{"family":"Brandl","given":"Roland"}],"issued":{"date-parts":[["2017",3]]}}},{"id":686,"uris":["http://zotero.org/users/9696131/items/9DCS3MG7"],"itemData":{"id":686,"type":"article-journal","container-title":"F</vt:lpwstr>
  </property>
  <property fmtid="{D5CDD505-2E9C-101B-9397-08002B2CF9AE}" pid="284" name="ZOTERO_BREF_LMNsk3ER1OvX_21">
    <vt:lpwstr>rontiers of Biogeography","DOI":"10.21425/F5FBG54146","ISSN":"1948-6596","issue":"3","journalAbbreviation":"Frontiers of Biogeography","source":"DOI.org (Crossref)","title":"Mountain biodiversity and elevational gradients","URL":"https://escholarship.org/</vt:lpwstr>
  </property>
  <property fmtid="{D5CDD505-2E9C-101B-9397-08002B2CF9AE}" pid="285" name="ZOTERO_BREF_LMNsk3ER1OvX_22">
    <vt:lpwstr>uc/item/5fs9s640","volume":"13","author":[{"family":"Vetaas","given":"Ole R."}],"accessed":{"date-parts":[["2026",3,16]]},"issued":{"date-parts":[["2021",9,2]]}}}],"schema":"https://github.com/citation-style-language/schema/raw/master/csl-citation.json"}</vt:lpwstr>
  </property>
  <property fmtid="{D5CDD505-2E9C-101B-9397-08002B2CF9AE}" pid="286" name="ZOTERO_BREF_LMNsk3ER1OvX_3">
    <vt:lpwstr>driven by individuals and affected by their abundances. Understanding the variation in animal abundances along climatic gradients is important for predicting changes in ecosystem processes under global warming. High abundances make arthropods, despite th</vt:lpwstr>
  </property>
  <property fmtid="{D5CDD505-2E9C-101B-9397-08002B2CF9AE}" pid="287" name="ZOTERO_BREF_LMNsk3ER1OvX_4">
    <vt:lpwstr>Their small body sizes, important actors in food webs, yet abundance distributions of major arthropod taxa along climatic gradients remain poorly documented. We sampled arthropod assemblages in disturbed and undisturbed vegetation types along an elevational</vt:lpwstr>
  </property>
  <property fmtid="{D5CDD505-2E9C-101B-9397-08002B2CF9AE}" pid="288" name="ZOTERO_BREF_LMNsk3ER1OvX_5">
    <vt:lpwstr>gradient of 860–4550 m asl on the southern slopes of Mt. Kilimanjaro, Tanzania. In our analysis, we focused on 13 taxa of arthropods that represented three major functional groups: predators, herbivores, and decomposers. Abundance patterns were unimodal</vt:lpwstr>
  </property>
  <property fmtid="{D5CDD505-2E9C-101B-9397-08002B2CF9AE}" pid="289" name="ZOTERO_BREF_LMNsk3ER1OvX_6">
    <vt:lpwstr>for most of the taxa and functional groups, including decomposer arthropods, and most of them peaked at low elevations in lower montane forest. When we assigned beetles to functional groups, however, decomposer beetle abundances declined almost linearly,</vt:lpwstr>
  </property>
  <property fmtid="{D5CDD505-2E9C-101B-9397-08002B2CF9AE}" pid="290" name="ZOTERO_BREF_LMNsk3ER1OvX_7">
    <vt:lpwstr>and abundances of predator beetles (\n              ca\n              . 2400 m asl) and herbivore beetles (\n              ca\n              . 3000 m asl, undisturbed vegetation) peaked at higher elevations and exhibited unimodal patterns. Temperature, no</vt:lpwstr>
  </property>
  <property fmtid="{D5CDD505-2E9C-101B-9397-08002B2CF9AE}" pid="291" name="ZOTERO_BREF_LMNsk3ER1OvX_8">
    <vt:lpwstr>t primary productivity, was the best predictor of abundance for most of the taxa and groups. Disturbance was only of minor importance. Our results revealed different trends in the response of arthropod abundance along the elevational gradient that depends</vt:lpwstr>
  </property>
  <property fmtid="{D5CDD505-2E9C-101B-9397-08002B2CF9AE}" pid="292" name="ZOTERO_BREF_LMNsk3ER1OvX_9">
    <vt:lpwstr>d on the level of taxonomic and functional resolution. This highlights the need for more comparisons of different taxa along the same climatic gradients.\n            \n          , \n            Ufupisho\n            \n              Utofauti wa spishi ni</vt:lpwstr>
  </property>
  <property fmtid="{D5CDD505-2E9C-101B-9397-08002B2CF9AE}" pid="293" name="ZOTERO_BREF_LxvZcd6go3Mi_1">
    <vt:lpwstr>ZOTERO_ITEM CSL_CITATION {"citationID":"1HJa7KC4","properties":{"formattedCitation":"(Gouws, 2007)","plainCitation":"(Gouws, 2007)","noteIndex":0},"citationItems":[{"id":70,"uris":["http://zotero.org/users/9696131/items/R5TEURNE"],"itemData":{"id":70,"typ</vt:lpwstr>
  </property>
  <property fmtid="{D5CDD505-2E9C-101B-9397-08002B2CF9AE}" pid="294" name="ZOTERO_BREF_LxvZcd6go3Mi_10">
    <vt:lpwstr>the latter two species to several environmental variables along the altitudinal gradient, including mean annual temperature and some vegetation variables indicated that the size variation is subject to the combined effects of temperature, resource av</vt:lpwstr>
  </property>
  <property fmtid="{D5CDD505-2E9C-101B-9397-08002B2CF9AE}" pid="295" name="ZOTERO_BREF_LxvZcd6go3Mi_11">
    <vt:lpwstr>availability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296" name="ZOTERO_BREF_LxvZcd6go3Mi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297" name="ZOTERO_BREF_LxvZcd6go3Mi_13">
    <vt:lpwstr>:[{"family":"Gouws","given":"Emeline Jeanne"}],"accessed":{"date-parts":[["2023",4,5]]},"issued":{"date-parts":[["2007",3]]}}}],"schema":"https://github.com/citation-style-language/schema/raw/master/csl-citation.json"}</vt:lpwstr>
  </property>
  <property fmtid="{D5CDD505-2E9C-101B-9397-08002B2CF9AE}" pid="298" name="ZOTERO_BREF_LxvZcd6go3Mi_2">
    <vt:lpwstr>e":"thesis","abstract":"This thesis investigates several aspects of intraspecific variation in the body sizes of \ninsects. More specifically, it concerns how body size is distributed within populations of \na species and how body size within populations</vt:lpwstr>
  </property>
  <property fmtid="{D5CDD505-2E9C-101B-9397-08002B2CF9AE}" pid="299" name="ZOTERO_BREF_LxvZcd6go3Mi_3">
    <vt:lpwstr>varies over space and time. The \nmotivation for this study is the relative paucity of information in the literature pertaining \nto how body size varies at the intraspecific level for insects, and what mechanisms might underlie this variation. In parti</vt:lpwstr>
  </property>
  <property fmtid="{D5CDD505-2E9C-101B-9397-08002B2CF9AE}" pid="300" name="ZOTERO_BREF_LxvZcd6go3Mi_4">
    <vt:lpwstr>It is shown that although a lognormal frequency \ndistribution in body size is expected at all taxonomic levels, there is great variation in these body size frequency distribution patterns at the intraspecific level for insects. This \nstudy also</vt:lpwstr>
  </property>
  <property fmtid="{D5CDD505-2E9C-101B-9397-08002B2CF9AE}" pid="301" name="ZOTERO_BREF_LxvZcd6go3Mi_5">
    <vt:lpwstr>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302" name="ZOTERO_BREF_LxvZcd6go3Mi_6">
    <vt:lpwstr>. \nFurthermore, if a better understanding of these patterns is sought, especially with regard \nto the mechanisms underlying how body size of a population is distributed, factors affecting the life history, physiological and ecological responses of ind</vt:lpwstr>
  </property>
  <property fmtid="{D5CDD505-2E9C-101B-9397-08002B2CF9AE}" pid="303" name="ZOTERO_BREF_LxvZcd6go3Mi_7">
    <vt:lpwstr>individuals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304" name="ZOTERO_BREF_LxvZcd6go3Mi_8">
    <vt:lpwstr>igation of the possible mechanisms \nunderlying clinal patterns in body size. Variation was found in the patterns observed for \nthe beetle species considered in this study. Although one species (Sternocara dentata) did \n' not vary significantly in mean</vt:lpwstr>
  </property>
  <property fmtid="{D5CDD505-2E9C-101B-9397-08002B2CF9AE}" pid="305" name="ZOTERO_BREF_LxvZcd6go3Mi_9">
    <vt:lpwstr>size along the altitudinal gradient, Thermophilum \ndecemguttatum and Zophosis gracilicornis both showed a decrease in size with altitude, \ncontrary to what is expected from the temperature-size rule for ectotherms. The responses \nin the body sizes of</vt:lpwstr>
  </property>
  <property fmtid="{D5CDD505-2E9C-101B-9397-08002B2CF9AE}" pid="306" name="ZOTERO_BREF_McrO8DGeIIu1_1">
    <vt:lpwstr>ZOTERO_ITEM CSL_CITATION {"citationID":"7bZNqrBT","properties":{"formattedCitation":"(Van der Walt and Fitchett, 2021)","plainCitation":"(Van der Walt and Fitchett, 2021)","noteIndex":0},"citationItems":[{"id":718,"uris":["http://zotero.org/users/9696131/</vt:lpwstr>
  </property>
  <property fmtid="{D5CDD505-2E9C-101B-9397-08002B2CF9AE}" pid="307" name="ZOTERO_BREF_McrO8DGeIIu1_2">
    <vt:lpwstr>items/YBQAJF54"],"itemData":{"id":718,"type":"article-journal","container-title":"Theoretical and Applied Climatology","DOI":"10.1007/s00704-020-03479-8","ISSN":"0177-798X, 1434-4483","issue":"3-4","journalAbbreviation":"Theor Appl Climatol","language":"e</vt:lpwstr>
  </property>
  <property fmtid="{D5CDD505-2E9C-101B-9397-08002B2CF9AE}" pid="308" name="ZOTERO_BREF_McrO8DGeIIu1_3">
    <vt:lpwstr>n","page":"1341-1360","source":"DOI.org (Crossref)","title":"Exploring extreme warm temperature trends in South Africa: 1960–2016","title-short":"Exploring extreme warm temperature trends in South Africa","volume":"143","author":[{"family":"Van der Walt",</vt:lpwstr>
  </property>
  <property fmtid="{D5CDD505-2E9C-101B-9397-08002B2CF9AE}" pid="309" name="ZOTERO_BREF_McrO8DGeIIu1_4">
    <vt:lpwstr>"given":"Adriaan J."},{"family":"Fitchett","given":"Jennifer M."}],"issued":{"date-parts":[["2021",2]]}}}],"schema":"https://github.com/citation-style-language/schema/raw/master/csl-citation.json"}</vt:lpwstr>
  </property>
  <property fmtid="{D5CDD505-2E9C-101B-9397-08002B2CF9AE}" pid="310" name="ZOTERO_BREF_O4hquhOziuCw_1">
    <vt:lpwstr>ZOTERO_ITEM CSL_CITATION {"citationID":"y8QBMzNE","properties":{"formattedCitation":"(Wilson {\\i{}et al.}, 2005)","plainCitation":"(Wilson et al., 2005)","noteIndex":0},"citationItems":[{"id":690,"uris":["http://zotero.org/users/9696131/items/9YMA7LRS"],</vt:lpwstr>
  </property>
  <property fmtid="{D5CDD505-2E9C-101B-9397-08002B2CF9AE}" pid="311" name="ZOTERO_BREF_O4hquhOziuCw_2">
    <vt:lpwstr>"itemData":{"id":690,"type":"article-journal","abstract":"The first expected symptoms of a climate change-generated biodiversity crisis are range contractions and extinctions at lower elevational and latitudinal limits to species distributions. However, w</vt:lpwstr>
  </property>
  <property fmtid="{D5CDD505-2E9C-101B-9397-08002B2CF9AE}" pid="312" name="ZOTERO_BREF_O4hquhOziuCw_3">
    <vt:lpwstr>While range expansions at high elevations and latitudes have been widely documented, there has been surprisingly little evidence for contractions at warm margins. We show that lower elevational limits for 16 butterfly species in central Spain have risen o</vt:lpwstr>
  </property>
  <property fmtid="{D5CDD505-2E9C-101B-9397-08002B2CF9AE}" pid="313" name="ZOTERO_BREF_O4hquhOziuCw_4">
    <vt:lpwstr>an average of 212 m (± SE 60) in 30 years, accompanying a 1.3 °C rise (equivalent to c. 225 m) in mean annual temperature. These elevational shifts signify an average reduction in habitable area by one-third, with losses of 50–80% projected for the coming</vt:lpwstr>
  </property>
  <property fmtid="{D5CDD505-2E9C-101B-9397-08002B2CF9AE}" pid="314" name="ZOTERO_BREF_O4hquhOziuCw_5">
    <vt:lpwstr>century, given maintenance of the species thermal associations. The results suggest that many species have already suffered climate-mediated habitat losses that may threaten their long-term chances of survival.","container-title":"Ecology Letters","DOI":"</vt:lpwstr>
  </property>
  <property fmtid="{D5CDD505-2E9C-101B-9397-08002B2CF9AE}" pid="315" name="ZOTERO_BREF_O4hquhOziuCw_6">
    <vt:lpwstr>10.1111/j.1461-0248.2005.00824.x","ISSN":"1461-0248","issue":"11","language":"en","note":"_eprint: https://onlinelibrary.wiley.com/doi/pdf/10.1111/j.1461-0248.2005.00824.x","page":"1138-1146","source":"Wiley Online Library","title":"Changes to the elevati</vt:lpwstr>
  </property>
  <property fmtid="{D5CDD505-2E9C-101B-9397-08002B2CF9AE}" pid="316" name="ZOTERO_BREF_O4hquhOziuCw_7">
    <vt:lpwstr>onal limits and extent of species ranges associated with climate change","volume":"8","author":[{"family":"Wilson","given":"Robert J."},{"family":"Gutiérrez","given":"David"},{"family":"Gutiérrez","given":"Javier"},{"family":"Martínez","given":"David"},{"</vt:lpwstr>
  </property>
  <property fmtid="{D5CDD505-2E9C-101B-9397-08002B2CF9AE}" pid="317" name="ZOTERO_BREF_O4hquhOziuCw_8">
    <vt:lpwstr>family":"Agudo","given":"Rosa"},{"family":"Monserrat","given":"Víctor J."}],"issued":{"date-parts":[["2005"]]}}}],"schema":"https://github.com/citation-style-language/schema/raw/master/csl-citation.json"}</vt:lpwstr>
  </property>
  <property fmtid="{D5CDD505-2E9C-101B-9397-08002B2CF9AE}" pid="318" name="ZOTERO_BREF_ObwCSffpRUjA_1">
    <vt:lpwstr>ZOTERO_ITEM CSL_CITATION {"citationID":"1HJa7KC4","properties":{"formattedCitation":"(Gouws, 2007)","plainCitation":"(Gouws, 2007)","noteIndex":0},"citationItems":[{"id":70,"uris":["http://zotero.org/users/9696131/items/R5TEURNE"],"itemData":{"id":70,"typ</vt:lpwstr>
  </property>
  <property fmtid="{D5CDD505-2E9C-101B-9397-08002B2CF9AE}" pid="319" name="ZOTERO_BREF_ObwCSffpRUjA_10">
    <vt:lpwstr>the latter two species to several environmental variables along the altitudinal gradient, including mean annual temperature and some vegetation variables indicated that the size variation is subject to the combined effects of temperature, resource av</vt:lpwstr>
  </property>
  <property fmtid="{D5CDD505-2E9C-101B-9397-08002B2CF9AE}" pid="320" name="ZOTERO_BREF_ObwCSffpRUjA_11">
    <vt:lpwstr>availability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321" name="ZOTERO_BREF_ObwCSffpRUjA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322" name="ZOTERO_BREF_ObwCSffpRUjA_13">
    <vt:lpwstr>:[{"family":"Gouws","given":"Emeline Jeanne"}],"accessed":{"date-parts":[["2023",4,5]]},"issued":{"date-parts":[["2007",3]]}}}],"schema":"https://github.com/citation-style-language/schema/raw/master/csl-citation.json"}</vt:lpwstr>
  </property>
  <property fmtid="{D5CDD505-2E9C-101B-9397-08002B2CF9AE}" pid="323" name="ZOTERO_BREF_ObwCSffpRUjA_2">
    <vt:lpwstr>e":"thesis","abstract":"This thesis investigates several aspects of intraspecific variation in the body sizes of \ninsects. More specifically, it concerns how body size is distributed within populations of \na species and how body size within populations</vt:lpwstr>
  </property>
  <property fmtid="{D5CDD505-2E9C-101B-9397-08002B2CF9AE}" pid="324" name="ZOTERO_BREF_ObwCSffpRUjA_3">
    <vt:lpwstr>varies over space and time. The \nmotivation for this study is the relative paucity of information in the literature pertaining \nto how body size varies at the intraspecific level for insects, and what mechanisms might underlie this variation. In parti</vt:lpwstr>
  </property>
  <property fmtid="{D5CDD505-2E9C-101B-9397-08002B2CF9AE}" pid="325" name="ZOTERO_BREF_ObwCSffpRUjA_4">
    <vt:lpwstr>It is shown that although a lognormal frequency \ndistribution in body size is expected at all taxonomic levels, there is great variation in these body size frequency distribution patterns at the intraspecific level for insects. This \nstudy also</vt:lpwstr>
  </property>
  <property fmtid="{D5CDD505-2E9C-101B-9397-08002B2CF9AE}" pid="326" name="ZOTERO_BREF_ObwCSffpRUjA_5">
    <vt:lpwstr>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327" name="ZOTERO_BREF_ObwCSffpRUjA_6">
    <vt:lpwstr>. \nFurthermore, if a better understanding of these patterns is sought, especially with regard \nto the mechanisms underlying how body size of a population is distributed, factors affecting the life history, physiological and ecological responses of ind</vt:lpwstr>
  </property>
  <property fmtid="{D5CDD505-2E9C-101B-9397-08002B2CF9AE}" pid="328" name="ZOTERO_BREF_ObwCSffpRUjA_7">
    <vt:lpwstr>individuals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329" name="ZOTERO_BREF_ObwCSffpRUjA_8">
    <vt:lpwstr>igation of the possible mechanisms \nunderlying clinal patterns in body size. Variation was found in the patterns observed for \nthe beetle species considered in this study. Although one species (Sternocara dentata) did \n' not vary significantly in mean</vt:lpwstr>
  </property>
  <property fmtid="{D5CDD505-2E9C-101B-9397-08002B2CF9AE}" pid="330" name="ZOTERO_BREF_ObwCSffpRUjA_9">
    <vt:lpwstr>size along the altitudinal gradient, Thermophilum \ndecemguttatum and Zophosis gracilicornis both showed a decrease in size with altitude, \ncontrary to what is expected from the temperature-size rule for ectotherms. The responses \nin the body sizes of</vt:lpwstr>
  </property>
  <property fmtid="{D5CDD505-2E9C-101B-9397-08002B2CF9AE}" pid="331" name="ZOTERO_BREF_PQzKDmLTrVpH_1">
    <vt:lpwstr>ZOTERO_ITEM CSL_CITATION {"citationID":"Zg6uPN4B","properties":{"formattedCitation":"(Chen {\\i{}et al.}, 2011)","plainCitation":"(Chen et al., 2011)","noteIndex":0},"citationItems":[{"id":689,"uris":["http://zotero.org/users/9696131/items/U5G2ZMPJ"],"ite</vt:lpwstr>
  </property>
  <property fmtid="{D5CDD505-2E9C-101B-9397-08002B2CF9AE}" pid="332" name="ZOTERO_BREF_PQzKDmLTrVpH_2">
    <vt:lpwstr>mData":{"id":689,"type":"article-journal","abstract":"Aim To estimate whether species have shifted at equal rates at their leading edges (cool boundaries) and trailing edges (warm boundaries) in response to climate change. We provide the ﬁrst such evidence</vt:lpwstr>
  </property>
  <property fmtid="{D5CDD505-2E9C-101B-9397-08002B2CF9AE}" pid="333" name="ZOTERO_BREF_PQzKDmLTrVpH_3">
    <vt:lpwstr>e for tropical insects, here examining elevation shifts for the upper and lower boundaries shifts of montane moths. Threats to species on tropical mountains are considered.","container-title":"Global Ecology and Biogeography","DOI":"10.1111/j.1466-8238.20</vt:lpwstr>
  </property>
  <property fmtid="{D5CDD505-2E9C-101B-9397-08002B2CF9AE}" pid="334" name="ZOTERO_BREF_PQzKDmLTrVpH_4">
    <vt:lpwstr>10.00594.x","ISSN":"1466-822X, 1466-8238","issue":"1","journalAbbreviation":"Global Ecology and Biogeography","language":"en","license":"http://onlinelibrary.wiley.com/termsAndConditions#vor","page":"34-45","source":"DOI.org (Crossref)","title":"Asymmetri</vt:lpwstr>
  </property>
  <property fmtid="{D5CDD505-2E9C-101B-9397-08002B2CF9AE}" pid="335" name="ZOTERO_BREF_PQzKDmLTrVpH_5">
    <vt:lpwstr>c boundary shifts of tropical montane Lepidoptera over four decades of climate warming","volume":"20","author":[{"family":"Chen","given":"I‐Ching"},{"family":"Hill","given":"Jane K."},{"family":"Shiu","given":"Hau‐Jie"},{"family":"Holloway","given":"Jerem</vt:lpwstr>
  </property>
  <property fmtid="{D5CDD505-2E9C-101B-9397-08002B2CF9AE}" pid="336" name="ZOTERO_BREF_PQzKDmLTrVpH_6">
    <vt:lpwstr>y D."},{"family":"Benedick","given":"Suzan"},{"family":"Chey","given":"Vun Khen"},{"family":"Barlow","given":"Henry S."},{"family":"Thomas","given":"Chris D."}],"issued":{"date-parts":[["2011",1]]}}}],"schema":"https://github.com/citation-style-language/s</vt:lpwstr>
  </property>
  <property fmtid="{D5CDD505-2E9C-101B-9397-08002B2CF9AE}" pid="337" name="ZOTERO_BREF_PQzKDmLTrVpH_7">
    <vt:lpwstr>chema/raw/master/csl-citation.json"}</vt:lpwstr>
  </property>
  <property fmtid="{D5CDD505-2E9C-101B-9397-08002B2CF9AE}" pid="338" name="ZOTERO_BREF_PqL3u5SHNVZ0_1">
    <vt:lpwstr>ZOTERO_ITEM CSL_CITATION {"citationID":"RoHNVFFI","properties":{"formattedCitation":"(NASA JPL, 2013)","plainCitation":"(NASA JPL, 2013)","noteIndex":0},"citationItems":[{"id":594,"uris":["http://zotero.org/users/9696131/items/7C6Y3UI8"],"itemData":{"id":</vt:lpwstr>
  </property>
  <property fmtid="{D5CDD505-2E9C-101B-9397-08002B2CF9AE}" pid="339" name="ZOTERO_BREF_PqL3u5SHNVZ0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340" name="ZOTERO_BREF_PqL3u5SHNVZ0_3">
    <vt:lpwstr>ta.nasa.gov/data/catalog/lpcloud-srtmgl1-003","author":[{"literal":"NASA JPL"}],"accessed":{"date-parts":[["2026",1,29]]},"issued":{"date-parts":[["2013"]]}}}],"schema":"https://github.com/citation-style-language/schema/raw/master/csl-citation.json"}</vt:lpwstr>
  </property>
  <property fmtid="{D5CDD505-2E9C-101B-9397-08002B2CF9AE}" pid="341" name="ZOTERO_BREF_Q6vMp7iCDAk0_1">
    <vt:lpwstr>ZOTERO_BREF_Q6vMp7iCDAk0_1</vt:lpwstr>
  </property>
  <property fmtid="{D5CDD505-2E9C-101B-9397-08002B2CF9AE}" pid="342" name="ZOTERO_BREF_R3wT30miZZqu_1">
    <vt:lpwstr>ZOTERO_BREF_R3wT30miZZqu_1</vt:lpwstr>
  </property>
  <property fmtid="{D5CDD505-2E9C-101B-9397-08002B2CF9AE}" pid="343" name="ZOTERO_BREF_Rtp8wEP4RE3m_1">
    <vt:lpwstr>ZOTERO_ITEM CSL_CITATION {"citationID":"RRVgeBbZ","properties":{"formattedCitation":"(Liu, Wang, He, {\\i{}et al.}, 2021; Liu, Wang, Wang, {\\i{}et al.}, 2021)","plainCitation":"(Liu, Wang, He, et al., 2021; Liu, Wang, Wang, et al., 2021)","noteIndex":0},</vt:lpwstr>
  </property>
  <property fmtid="{D5CDD505-2E9C-101B-9397-08002B2CF9AE}" pid="344" name="ZOTERO_BREF_Rtp8wEP4RE3m_10">
    <vt:lpwstr>rossref)","title":"Driving factors and their interactions of carabid beetle distribution based on the geographical detector method","volume":"133","author":[{"family":"Liu","given":"Xueqin"},{"family":"Wang","given":"Hui"},{"family":"Wang","given":"Xinpu"</vt:lpwstr>
  </property>
  <property fmtid="{D5CDD505-2E9C-101B-9397-08002B2CF9AE}" pid="345" name="ZOTERO_BREF_Rtp8wEP4RE3m_11">
    <vt:lpwstr>},{"family":"Bai","given":"Ming"},{"family":"He","given":"Dahan"}],"issued":{"date-parts":[["2021",12]]}}}],"schema":"https://github.com/citation-style-language/schema/raw/master/csl-citation.json"}</vt:lpwstr>
  </property>
  <property fmtid="{D5CDD505-2E9C-101B-9397-08002B2CF9AE}" pid="346" name="ZOTERO_BREF_Rtp8wEP4RE3m_2">
    <vt:lpwstr>"citationItems":[{"id":653,"uris":["http://zotero.org/users/9696131/items/I9FVP22K"],"itemData":{"id":653,"type":"article-journal","abstract":"Beetles are key insect species in global biodiversity and play a significant role in steppe ecosystems. In the t</vt:lpwstr>
  </property>
  <property fmtid="{D5CDD505-2E9C-101B-9397-08002B2CF9AE}" pid="347" name="ZOTERO_BREF_Rtp8wEP4RE3m_3">
    <vt:lpwstr>The temperate steppe of China, the increasing degeneration of the grasslands threatens beetle species and their habitat. Using Generalized Additive Models (GAMs), we aimed to predict and map beetle richness patterns within the temperate steppe of Ningxia (Chin</vt:lpwstr>
  </property>
  <property fmtid="{D5CDD505-2E9C-101B-9397-08002B2CF9AE}" pid="348" name="ZOTERO_BREF_Rtp8wEP4RE3m_4">
    <vt:lpwstr>a). We tested 19 environmental predictors including climate, topography, soil moisture and space as well as vegetation. Climatic variables (temperature, precipitation, soil temperature) consistently appeared among the most important predictors for beetle</vt:lpwstr>
  </property>
  <property fmtid="{D5CDD505-2E9C-101B-9397-08002B2CF9AE}" pid="349" name="ZOTERO_BREF_Rtp8wEP4RE3m_5">
    <vt:lpwstr>groups modeled. GAM generated predictive cartography for the study area. Our models explained a significant percentage of the variation in carabid beetle richness (79.8%), carabid beetle richness distribution seems to be mainly influenced by temperature a</vt:lpwstr>
  </property>
  <property fmtid="{D5CDD505-2E9C-101B-9397-08002B2CF9AE}" pid="350" name="ZOTERO_BREF_Rtp8wEP4RE3m_6">
    <vt:lpwstr>and precipitation. The results have important implications for management and conservation strategies and also provides evidence for assessing and making predictions of beetle diversity across the steppe.","container-title":"Insects","DOI":"10.3390/insects</vt:lpwstr>
  </property>
  <property fmtid="{D5CDD505-2E9C-101B-9397-08002B2CF9AE}" pid="351" name="ZOTERO_BREF_Rtp8wEP4RE3m_7">
    <vt:lpwstr>12020168","ISSN":"2075-4450","issue":"2","journalAbbreviation":"Insects","language":"en","page":"168","source":"DOI.org (Crossref)","title":"The Modeling and Forecasting of Carabid Beetle Distribution in Northwestern China","volume":"12","author":[{"famil</vt:lpwstr>
  </property>
  <property fmtid="{D5CDD505-2E9C-101B-9397-08002B2CF9AE}" pid="352" name="ZOTERO_BREF_Rtp8wEP4RE3m_8">
    <vt:lpwstr>y":"Liu","given":"Xueqin"},{"family":"Wang","given":"Hui"},{"family":"He","given":"Dahan"},{"family":"Wang","given":"Xinpu"},{"family":"Bai","given":"Ming"}],"issued":{"date-parts":[["2021",2,16]]}}},{"id":652,"uris":["http://zotero.org/users/9696131/item</vt:lpwstr>
  </property>
  <property fmtid="{D5CDD505-2E9C-101B-9397-08002B2CF9AE}" pid="353" name="ZOTERO_BREF_Rtp8wEP4RE3m_9">
    <vt:lpwstr>s/4J6QWYA3"],"itemData":{"id":652,"type":"article-journal","container-title":"Ecological Indicators","DOI":"10.1016/j.ecolind.2021.108393","ISSN":"1470160X","journalAbbreviation":"Ecological Indicators","language":"en","page":"108393","source":"DOI.org (C</vt:lpwstr>
  </property>
  <property fmtid="{D5CDD505-2E9C-101B-9397-08002B2CF9AE}" pid="354" name="ZOTERO_BREF_Rv0YrI5DKqxs_1">
    <vt:lpwstr>ZOTERO_BREF_Rv0YrI5DKqxs_1</vt:lpwstr>
  </property>
  <property fmtid="{D5CDD505-2E9C-101B-9397-08002B2CF9AE}" pid="355" name="ZOTERO_BREF_SAuGbHvqKa9N_1">
    <vt:lpwstr>ZOTERO_ITEM CSL_CITATION {"citationID":"aM3CePf4","properties":{"formattedCitation":"(Botes, McGeoch and Chown, 2007)","plainCitation":"(Botes, McGeoch and Chown, 2007)","noteIndex":0},"citationItems":[{"id":69,"uris":["http://zotero.org/users/9696131/ite</vt:lpwstr>
  </property>
  <property fmtid="{D5CDD505-2E9C-101B-9397-08002B2CF9AE}" pid="356" name="ZOTERO_BREF_SAuGbHvqKa9N_2">
    <vt:lpwstr>ms/MWTKGJP2"],"itemData":{"id":69,"type":"article-journal","container-title":"Austral Ecology","DOI":"10.1111/j.1442-9993.2007.01681.x","ISSN":"1442-9985, 1442-9993","issue":"2","journalAbbreviation":"Austral Ecol","language":"en","page":"210-224","source</vt:lpwstr>
  </property>
  <property fmtid="{D5CDD505-2E9C-101B-9397-08002B2CF9AE}" pid="357" name="ZOTERO_BREF_SAuGbHvqKa9N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358" name="ZOTERO_BREF_SAuGbHvqKa9N_4">
    <vt:lpwstr>":[{"family":"Botes","given":"A."},{"family":"McGeoch","given":"M. A."},{"family":"Chown","given":"S. L."}],"issued":{"date-parts":[["2007",4]]}}}],"schema":"https://github.com/citation-style-language/schema/raw/master/csl-citation.json"}</vt:lpwstr>
  </property>
  <property fmtid="{D5CDD505-2E9C-101B-9397-08002B2CF9AE}" pid="359" name="ZOTERO_BREF_SLVRcwmCjch7_1">
    <vt:lpwstr>ZOTERO_ITEM CSL_CITATION {"citationID":"APgSFyzK","properties":{"formattedCitation":"(Liu {\\i{}et al.}, 2016)","plainCitation":"(Liu et al., 2016)","noteIndex":0},"citationItems":[{"id":39,"uris":["http://zotero.org/users/9696131/items/E9S6BHXL"],"itemDa</vt:lpwstr>
  </property>
  <property fmtid="{D5CDD505-2E9C-101B-9397-08002B2CF9AE}" pid="360" name="ZOTERO_BREF_SLVRcwmCjch7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361" name="ZOTERO_BREF_SLVRcwmCjch7_11">
    <vt:lpwstr>iven":"Te-Sheng"},{"family":"Ma","given":"Ling-Fa"},{"family":"Liu","given":"Lu-Lu"},{"family":"Yang","given":"Kun"}],"issued":{"date-parts":[["2016",5,1]]}}}],"schema":"https://github.com/citation-style-language/schema/raw/master/csl-citation.json"}</vt:lpwstr>
  </property>
  <property fmtid="{D5CDD505-2E9C-101B-9397-08002B2CF9AE}" pid="362" name="ZOTERO_BREF_SLVRcwmCjch7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363" name="ZOTERO_BREF_SLVRcwmCjch7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364" name="ZOTERO_BREF_SLVRcwmCjch7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365" name="ZOTERO_BREF_SLVRcwmCjch7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366" name="ZOTERO_BREF_SLVRcwmCjch7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367" name="ZOTERO_BREF_SLVRcwmCjch7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368" name="ZOTERO_BREF_SLVRcwmCjch7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369" name="ZOTERO_BREF_SLVRcwmCjch7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370" name="ZOTERO_BREF_TqIiH40R3U0H_1">
    <vt:lpwstr>ZOTERO_ITEM CSL_CITATION {"citationID":"6JGt5W0Z","properties":{"formattedCitation":"(Mordkovich and Afanas\\uc0\\u8217{}ev, 1980)","plainCitation":"(Mordkovich and Afanas’ev, 1980)","noteIndex":0},"citationItems":[{"id":21,"uris":["http://zotero.org/user</vt:lpwstr>
  </property>
  <property fmtid="{D5CDD505-2E9C-101B-9397-08002B2CF9AE}" pid="371" name="ZOTERO_BREF_TqIiH40R3U0H_2">
    <vt:lpwstr>s/9696131/items/VTIDNQA3"],"itemData":{"id":21,"type":"article-journal","container-title":"Ekologiya","ISSN":"0096-7807","issue":"3","page":"175-180","title":"Transformation of steppe litter by darkling-beetles (Coleoptera, Tenebrionidae).","volume":"11",</vt:lpwstr>
  </property>
  <property fmtid="{D5CDD505-2E9C-101B-9397-08002B2CF9AE}" pid="372" name="ZOTERO_BREF_TqIiH40R3U0H_3">
    <vt:lpwstr>"author":[{"family":"Mordkovich","given":"Vyacheslav G."},{"family":"Afanas'ev","given":"N. A."}],"issued":{"date-parts":[["1980",5]]}}}],"schema":"https://github.com/citation-style-language/schema/raw/master/csl-citation.json"}</vt:lpwstr>
  </property>
  <property fmtid="{D5CDD505-2E9C-101B-9397-08002B2CF9AE}" pid="373" name="ZOTERO_BREF_UmLnyyi8C2qR_1">
    <vt:lpwstr>ZOTERO_ITEM CSL_CITATION {"citationID":"4cSca4SI","properties":{"formattedCitation":"(Liu {\\i{}et al.}, 2016)","plainCitation":"(Liu et al., 2016)","noteIndex":0},"citationItems":[{"id":39,"uris":["http://zotero.org/users/9696131/items/E9S6BHXL"],"itemDa</vt:lpwstr>
  </property>
  <property fmtid="{D5CDD505-2E9C-101B-9397-08002B2CF9AE}" pid="374" name="ZOTERO_BREF_UmLnyyi8C2qR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375" name="ZOTERO_BREF_UmLnyyi8C2qR_11">
    <vt:lpwstr>iven":"Te-Sheng"},{"family":"Ma","given":"Ling-Fa"},{"family":"Liu","given":"Lu-Lu"},{"family":"Yang","given":"Kun"}],"issued":{"date-parts":[["2016",5,1]]}}}],"schema":"https://github.com/citation-style-language/schema/raw/master/csl-citation.json"}</vt:lpwstr>
  </property>
  <property fmtid="{D5CDD505-2E9C-101B-9397-08002B2CF9AE}" pid="376" name="ZOTERO_BREF_UmLnyyi8C2qR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377" name="ZOTERO_BREF_UmLnyyi8C2qR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378" name="ZOTERO_BREF_UmLnyyi8C2qR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379" name="ZOTERO_BREF_UmLnyyi8C2qR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380" name="ZOTERO_BREF_UmLnyyi8C2qR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381" name="ZOTERO_BREF_UmLnyyi8C2qR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382" name="ZOTERO_BREF_UmLnyyi8C2qR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383" name="ZOTERO_BREF_UmLnyyi8C2qR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384" name="ZOTERO_BREF_UrlLWkp2nnsj_1">
    <vt:lpwstr>ZOTERO_ITEM CSL_CITATION {"citationID":"VDgmdQwK","properties":{"formattedCitation":"(Dokumentov and Hyndman, 2022)","plainCitation":"(Dokumentov and Hyndman, 2022)","noteIndex":0},"citationItems":[{"id":590,"uris":["http://zotero.org/users/9696131/items/</vt:lpwstr>
  </property>
  <property fmtid="{D5CDD505-2E9C-101B-9397-08002B2CF9AE}" pid="385" name="ZOTERO_BREF_UrlLWkp2nnsj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386" name="ZOTERO_BREF_UrlLWkp2nnsj_3">
    <vt:lpwstr>lic components, covariates, seasonal patterns that may have noninteger periods, and seasonality with complex topology. It can be used for time series with any regular time index, including hourly, daily, weekly, monthly, or quarterly data. It is competitive</vt:lpwstr>
  </property>
  <property fmtid="{D5CDD505-2E9C-101B-9397-08002B2CF9AE}" pid="387" name="ZOTERO_BREF_UrlLWkp2nnsj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388" name="ZOTERO_BREF_UrlLWkp2nnsj_5">
    <vt:lpwstr>easily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389" name="ZOTERO_BREF_UrlLWkp2nnsj_6">
    <vt:lpwstr>it can be applied by anyone to their own data.","container-title":"INFORMS Journal on Data Science","DOI":"10.1287/ijds.2021.0004","ISSN":"2694-4022, 2694-4030","issue":"1","journalAbbreviation":"INFORMS Journal on Data Science","language":"en","page":"5</vt:lpwstr>
  </property>
  <property fmtid="{D5CDD505-2E9C-101B-9397-08002B2CF9AE}" pid="390" name="ZOTERO_BREF_UrlLWkp2nnsj_7">
    <vt:lpwstr>0-62","source":"DOI.org (Crossref)","title":"STR: Seasonal-Trend Decomposition Using Regression","title-short":"STR","volume":"1","author":[{"family":"Dokumentov","given":"Alexander"},{"family":"Hyndman","given":"Rob J."}],"issued":{"date-parts":[["2022",</vt:lpwstr>
  </property>
  <property fmtid="{D5CDD505-2E9C-101B-9397-08002B2CF9AE}" pid="391" name="ZOTERO_BREF_UrlLWkp2nnsj_8">
    <vt:lpwstr>4]]}}}],"schema":"https://github.com/citation-style-language/schema/raw/master/csl-citation.json"}</vt:lpwstr>
  </property>
  <property fmtid="{D5CDD505-2E9C-101B-9397-08002B2CF9AE}" pid="392" name="ZOTERO_BREF_VVNeZoEFX5sk_1">
    <vt:lpwstr>ZOTERO_BREF_VVNeZoEFX5sk_1</vt:lpwstr>
  </property>
  <property fmtid="{D5CDD505-2E9C-101B-9397-08002B2CF9AE}" pid="393" name="ZOTERO_BREF_VgISol7fgkR5_1">
    <vt:lpwstr>ZOTERO_ITEM CSL_CITATION {"citationID":"Y9alOaDZ","properties":{"formattedCitation":"(Barratt {\\i{}et al.}, 2003)","plainCitation":"(Barratt et al., 2003)","noteIndex":0},"citationItems":[{"id":676,"uris":["http://zotero.org/users/9696131/items/KHXSCTLZ"</vt:lpwstr>
  </property>
  <property fmtid="{D5CDD505-2E9C-101B-9397-08002B2CF9AE}" pid="394" name="ZOTERO_BREF_VgISol7fgkR5_10">
    <vt:lpwstr>,"volume":"33","author":[{"family":"Barratt","given":"B. I. P."},{"family":"Derraik","given":"J. G. B."},{"family":"Rufaut","given":"C. G."},{"family":"Goodman","given":"A. J."},{"family":"Dickinson","given":"K. J. M."}],"issued":{"date-parts":[["2003",6]</vt:lpwstr>
  </property>
  <property fmtid="{D5CDD505-2E9C-101B-9397-08002B2CF9AE}" pid="395" name="ZOTERO_BREF_VgISol7fgkR5_11">
    <vt:lpwstr>]}}}],"schema":"https://github.com/citation-style-language/schema/raw/master/csl-citation.json"}</vt:lpwstr>
  </property>
  <property fmtid="{D5CDD505-2E9C-101B-9397-08002B2CF9AE}" pid="396" name="ZOTERO_BREF_VgISol7fgkR5_2">
    <vt:lpwstr>],"itemData":{"id":676,"type":"article-journal","abstract":"Abstract\n            Biodiversity studies are often limited by unavailability or inaccessibility of taxonomic expertise; in New Zealand, taxonomic revisions and keys to many invertebrate groups</vt:lpwstr>
  </property>
  <property fmtid="{D5CDD505-2E9C-101B-9397-08002B2CF9AE}" pid="397" name="ZOTERO_BREF_VgISol7fgkR5_3">
    <vt:lpwstr>are far from complete. To make progress with ecological and biodiversity studies, the separation of organisms into recognisable taxonomic units or morphospecies has sometimes been adopted. Coleoptera are speciose, trophically diverse, and taxonomically we</vt:lpwstr>
  </property>
  <property fmtid="{D5CDD505-2E9C-101B-9397-08002B2CF9AE}" pid="398" name="ZOTERO_BREF_VgISol7fgkR5_4">
    <vt:lpwstr>ll known compared with other large trophically diverse groups and so they are useful to include in biodiversity studies. This study opportunistically examined the accuracy of Coleoptera species separation using morphologically recognisable features of spe</vt:lpwstr>
  </property>
  <property fmtid="{D5CDD505-2E9C-101B-9397-08002B2CF9AE}" pid="399" name="ZOTERO_BREF_VgISol7fgkR5_5">
    <vt:lpwstr>cimens collected from three different vegetation communities, by three student researchers with different levels of training and previous expertise. Their morphospecies were examined by a single researcher with experience in taxonomy of Coleoptera. In tot</vt:lpwstr>
  </property>
  <property fmtid="{D5CDD505-2E9C-101B-9397-08002B2CF9AE}" pid="400" name="ZOTERO_BREF_VgISol7fgkR5_6">
    <vt:lpwstr>al, 155 morphospecies were separated by the three students, compared with 151 determined by the specialist, which included representatives from 23 families of Coleoptera. All three students identified a total number of morphospecies within about 10% of th</vt:lpwstr>
  </property>
  <property fmtid="{D5CDD505-2E9C-101B-9397-08002B2CF9AE}" pid="401" name="ZOTERO_BREF_VgISol7fgkR5_7">
    <vt:lpwstr>e actual number, irrespective of previous training. However, the proportion of correct species separation increased from 63 to 87% in accordance with the level of previous experience. Common errors in species separation made by parataxonomists in relation</vt:lpwstr>
  </property>
  <property fmtid="{D5CDD505-2E9C-101B-9397-08002B2CF9AE}" pid="402" name="ZOTERO_BREF_VgISol7fgkR5_8">
    <vt:lpwstr>to coleopteran families are discussed.","container-title":"Journal of the Royal Society of New Zealand","DOI":"10.1080/03014223.2003.9517746","ISSN":"0303-6758, 1175-8899","issue":"2","journalAbbreviation":"Journal of the Royal Society of New Zealand","l</vt:lpwstr>
  </property>
  <property fmtid="{D5CDD505-2E9C-101B-9397-08002B2CF9AE}" pid="403" name="ZOTERO_BREF_VgISol7fgkR5_9">
    <vt:lpwstr>anguage":"en","license":"http://onlinelibrary.wiley.com/termsAndConditions#vor","page":"583-590","source":"DOI.org (Crossref)","title":"Morphospecies as a substitute for Coleoptera species identification, and the value of experience in improving accuracy"</vt:lpwstr>
  </property>
  <property fmtid="{D5CDD505-2E9C-101B-9397-08002B2CF9AE}" pid="404" name="ZOTERO_BREF_YK5sAy3wuPxr_1">
    <vt:lpwstr>ZOTERO_ITEM CSL_CITATION {"citationID":"Y9pGWJ4y","properties":{"formattedCitation":"(Zhu {\\i{}et al.}, 2025)","plainCitation":"(Zhu et al., 2025)","noteIndex":0},"citationItems":[{"id":657,"uris":["http://zotero.org/users/9696131/items/CCMMP5N5"],"itemD</vt:lpwstr>
  </property>
  <property fmtid="{D5CDD505-2E9C-101B-9397-08002B2CF9AE}" pid="405" name="ZOTERO_BREF_YK5sAy3wuPxr_10">
    <vt:lpwstr>journalAbbreviation":"Ecology and Evolution","language":"en","page":"e71707","source":"DOI.org (Crossref)","title":"Comparative and Phylogenetic Analyses of Mitochondrial Genomes in Carabidae (Coleoptera: Adephaga)","title-short":"Comparative and Phylogen</vt:lpwstr>
  </property>
  <property fmtid="{D5CDD505-2E9C-101B-9397-08002B2CF9AE}" pid="406" name="ZOTERO_BREF_YK5sAy3wuPxr_11">
    <vt:lpwstr>etic Analyses of Mitochondrial Genomes in Carabidae (Coleoptera","volume":"15","author":[{"family":"Zhu","given":"Pingzhou"},{"family":"Zhao","given":"Tianyou"},{"family":"Meng","given":"Yufang"},{"family":"Shi","given":"Hongliang"},{"family":"Liang","giv</vt:lpwstr>
  </property>
  <property fmtid="{D5CDD505-2E9C-101B-9397-08002B2CF9AE}" pid="407" name="ZOTERO_BREF_YK5sAy3wuPxr_12">
    <vt:lpwstr>en":"Hongbin"},{"family":"Yang","given":"Chunyan"},{"family":"Song","given":"Fan"},{"family":"Zhou","given":"Jinhong"},{"family":"Huang","given":"Weidong"}],"issued":{"date-parts":[["2025",7]]}}}],"schema":"https://github.com/citation-style-language/schem</vt:lpwstr>
  </property>
  <property fmtid="{D5CDD505-2E9C-101B-9397-08002B2CF9AE}" pid="408" name="ZOTERO_BREF_YK5sAy3wuPxr_13">
    <vt:lpwstr>a/raw/master/csl-citation.json"}</vt:lpwstr>
  </property>
  <property fmtid="{D5CDD505-2E9C-101B-9397-08002B2CF9AE}" pid="409" name="ZOTERO_BREF_YK5sAy3wuPxr_2">
    <vt:lpwstr>ata":{"id":657,"type":"article-journal","abstract":"ABSTRACT\n            \n              The ground beetle represents one of the largest families in Coleoptera and is the main object of various ecological studies. However, the phylogeny of Carabidae rema</vt:lpwstr>
  </property>
  <property fmtid="{D5CDD505-2E9C-101B-9397-08002B2CF9AE}" pid="410" name="ZOTERO_BREF_YK5sAy3wuPxr_3">
    <vt:lpwstr>is unresolved, with insufficient publicly available mitogenomic data and persistent issues of misidentifications. In this study, six complete mitochondrial genomes (mitogenomes) from the genus\n              Harpalus\n              are reported, ranging</vt:lpwstr>
  </property>
  <property fmtid="{D5CDD505-2E9C-101B-9397-08002B2CF9AE}" pid="411" name="ZOTERO_BREF_YK5sAy3wuPxr_4">
    <vt:lpwstr>from 16,066 to 16,948 bp in length and containing 37 typical genes and a control region. Combined with previously reported mitogenomic data, we found all protein‐coding genes (PCGs) initiated with standard start codons ATN or TTG and ended with TAN or an</vt:lpwstr>
  </property>
  <property fmtid="{D5CDD505-2E9C-101B-9397-08002B2CF9AE}" pid="412" name="ZOTERO_BREF_YK5sAy3wuPxr_5">
    <vt:lpwstr>incomplete stop codon single T. Evolutionary rate analysis (Ka/Ks) revealed\n              atp8\n              was the fastest‐evolving gene, whereas\n              cox1\n              was the slowest. Additionally, 13 cases of suspected misidentification</vt:lpwstr>
  </property>
  <property fmtid="{D5CDD505-2E9C-101B-9397-08002B2CF9AE}" pid="413" name="ZOTERO_BREF_YK5sAy3wuPxr_6">
    <vt:lpwstr>s in public Carabidae mitogenomes from GenBank were identified, with potential corrections suggested. Bayesian inference and maximum likelihood approaches were used to infer the phylogenetic relationships within Carabidae based on 121 mitogenomes and vari</vt:lpwstr>
  </property>
  <property fmtid="{D5CDD505-2E9C-101B-9397-08002B2CF9AE}" pid="414" name="ZOTERO_BREF_YK5sAy3wuPxr_7">
    <vt:lpwstr>ous datasets. The results confirmed the distinct separation of Cicindelidae from Carabidae. Within Carabidae, most subfamilies were supported as monophyletic, except Licininae and Platyninae. However, inter‐subfamily relationships remain poorly resolved,</vt:lpwstr>
  </property>
  <property fmtid="{D5CDD505-2E9C-101B-9397-08002B2CF9AE}" pid="415" name="ZOTERO_BREF_YK5sAy3wuPxr_8">
    <vt:lpwstr>with Carabinae and Nebriinae consistently occupying basal positions and Harpalinae s. l. positioned terminally across different topologies. Our results provided more insights into the phylogenetic relationships within Carabidae, while expanding mitogenomic</vt:lpwstr>
  </property>
  <property fmtid="{D5CDD505-2E9C-101B-9397-08002B2CF9AE}" pid="416" name="ZOTERO_BREF_YK5sAy3wuPxr_9">
    <vt:lpwstr>c and genomic data across carabid lineages is crucial to resolve the uncertain phylogenetic relationships within this important beetle clade.","container-title":"Ecology and Evolution","DOI":"10.1002/ece3.71707","ISSN":"2045-7758, 2045-7758","issue":"7","</vt:lpwstr>
  </property>
  <property fmtid="{D5CDD505-2E9C-101B-9397-08002B2CF9AE}" pid="417" name="ZOTERO_BREF_YNp5h9tDHuAM_1">
    <vt:lpwstr>ZOTERO_ITEM CSL_CITATION {"citationID":"rTqqMF41","properties":{"formattedCitation":"(Maclean, 2025)","plainCitation":"(Maclean, 2025)","noteIndex":0},"citationItems":[{"id":592,"uris":["http://zotero.org/users/9696131/items/EPYBV4IT"],"itemData":{"id":59</vt:lpwstr>
  </property>
  <property fmtid="{D5CDD505-2E9C-101B-9397-08002B2CF9AE}" pid="418" name="ZOTERO_BREF_YNp5h9tDHuAM_2">
    <vt:lpwstr>2,"type":"book","title":"micropoint: Below or within canopy point microclimate modelling with R","URL":"https://github.com/ilyamaclean/micropoint","author":[{"family":"Maclean","given":"Ilya"}],"issued":{"date-parts":[["2025"]]}}}],"schema":"https://githu</vt:lpwstr>
  </property>
  <property fmtid="{D5CDD505-2E9C-101B-9397-08002B2CF9AE}" pid="419" name="ZOTERO_BREF_YNp5h9tDHuAM_3">
    <vt:lpwstr>b.com/citation-style-language/schema/raw/master/csl-citation.json"}</vt:lpwstr>
  </property>
  <property fmtid="{D5CDD505-2E9C-101B-9397-08002B2CF9AE}" pid="420" name="ZOTERO_BREF_ZbcYRNmAmbqe_1">
    <vt:lpwstr>ZOTERO_ITEM CSL_CITATION {"citationID":"21kXrSY4","properties":{"formattedCitation":"(L\\uc0\\u246{}vei and Sunderland, 1996; Gon\\uc0\\u231{}alves {\\i{}et al.}, 2021)","plainCitation":"(Lövei and Sunderland, 1996; Gonçalves et al., 2021)","noteIndex":0}</vt:lpwstr>
  </property>
  <property fmtid="{D5CDD505-2E9C-101B-9397-08002B2CF9AE}" pid="421" name="ZOTERO_BREF_ZbcYRNmAmbqe_10">
    <vt:lpwstr>ty issues. Recognizing the key role of soil quality in environmentally and economically sustainable viticulture makes it essential to understand better soil arthropod communities, given their crucial functions in maintaining soil quality and health. The ‘</vt:lpwstr>
  </property>
  <property fmtid="{D5CDD505-2E9C-101B-9397-08002B2CF9AE}" pid="422" name="ZOTERO_BREF_ZbcYRNmAmbqe_11">
    <vt:lpwstr>Douro Demarcated Region’ (DDR) in northern Portugal offers good potential, in regards to biodiversity, due to its significant areas of non-crop habitats. This work aims to compile information on soil arthropod communities (both soil surface and soil-living</vt:lpwstr>
  </property>
  <property fmtid="{D5CDD505-2E9C-101B-9397-08002B2CF9AE}" pid="423" name="ZOTERO_BREF_ZbcYRNmAmbqe_12">
    <vt:lpwstr>g) collected in the DDR vineyard agroecosystems. A description of the ecosystem services provided by them, as a basis for the development and implementation of sustainable viticulture systems, is also an objective of this work. An important set of soil ar</vt:lpwstr>
  </property>
  <property fmtid="{D5CDD505-2E9C-101B-9397-08002B2CF9AE}" pid="424" name="ZOTERO_BREF_ZbcYRNmAmbqe_13">
    <vt:lpwstr>theropods necessary for the delivery of vital ecosystem services for viticulture, with particular reference to supporting and regulating services, occurred in this ecosystem. Eight classes were chiefly represented in a sample of about 167,000 arthropod spe</vt:lpwstr>
  </property>
  <property fmtid="{D5CDD505-2E9C-101B-9397-08002B2CF9AE}" pid="425" name="ZOTERO_BREF_ZbcYRNmAmbqe_14">
    <vt:lpwstr>cimens: Arachnida, Chilopoda, Diplopoda, Entognatha, Insecta, Malacostraca, Pauropoda, and Symphyla. The most representative were Entognatha and Insecta in soil-surface arthropods, and Arachnida and Entognatha in soil-living arthropods. The presence of re</vt:lpwstr>
  </property>
  <property fmtid="{D5CDD505-2E9C-101B-9397-08002B2CF9AE}" pid="426" name="ZOTERO_BREF_ZbcYRNmAmbqe_15">
    <vt:lpwstr>cognized groups as bioindicators in agroecosystems, such as soil quality indicators, is also revealed. This knowledge is expected to contribute to a more efficient and sustainable management of the viticultural ecosystem.","container-title":"Sustainabilit</vt:lpwstr>
  </property>
  <property fmtid="{D5CDD505-2E9C-101B-9397-08002B2CF9AE}" pid="427" name="ZOTERO_BREF_ZbcYRNmAmbqe_16">
    <vt:lpwstr>y","DOI":"10.3390/su13147837","ISSN":"2071-1050","issue":"14","journalAbbreviation":"Sustainability","language":"en","page":"7837","source":"DOI.org (Crossref)","title":"Soil Arthropods in the Douro Demarcated Region Vineyards: General Characteristics and</vt:lpwstr>
  </property>
  <property fmtid="{D5CDD505-2E9C-101B-9397-08002B2CF9AE}" pid="428" name="ZOTERO_BREF_ZbcYRNmAmbqe_17">
    <vt:lpwstr>Ecosystem Services Provided","title-short":"Soil Arthropods in the Douro Demarcated Region Vineyards","volume":"13","author":[{"family":"Gonçalves","given":"Fátima"},{"family":"Carlos","given":"Cristina"},{"family":"Crespo","given":"Luís"},{"family":"Zin</vt:lpwstr>
  </property>
  <property fmtid="{D5CDD505-2E9C-101B-9397-08002B2CF9AE}" pid="429" name="ZOTERO_BREF_ZbcYRNmAmbqe_18">
    <vt:lpwstr>a","given":"Vera"},{"family":"Oliveira","given":"Amália"},{"family":"Salvação","given":"Juliana"},{"family":"Pereira","given":"José Alberto"},{"family":"Torres","given":"Laura"}],"issued":{"date-parts":[["2021",7,13]]}}}],"schema":"https://github.com/cita</vt:lpwstr>
  </property>
  <property fmtid="{D5CDD505-2E9C-101B-9397-08002B2CF9AE}" pid="430" name="ZOTERO_BREF_ZbcYRNmAmbqe_19">
    <vt:lpwstr>tion-style-language/schema/raw/master/csl-citation.json"}</vt:lpwstr>
  </property>
  <property fmtid="{D5CDD505-2E9C-101B-9397-08002B2CF9AE}" pid="431" name="ZOTERO_BREF_ZbcYRNmAmbqe_2">
    <vt:lpwstr>,"citationItems":[{"id":628,"uris":["http://zotero.org/users/9696131/items/2QSNMRNK"],"itemData":{"id":628,"type":"article-journal","abstract":"The ground beetles form the speciose beetle family Carabidae and, since their emergence in the Tertiary, have p</vt:lpwstr>
  </property>
  <property fmtid="{D5CDD505-2E9C-101B-9397-08002B2CF9AE}" pid="432" name="ZOTERO_BREF_ZbcYRNmAmbqe_3">
    <vt:lpwstr>populated all habitats except deserts. Our knowledge about carabids is biased toward species living in north-temperate regions. Most carabids are predatory, consume a wide range of food types, and experience food shortages in the field. Feeding on both plant</vt:lpwstr>
  </property>
  <property fmtid="{D5CDD505-2E9C-101B-9397-08002B2CF9AE}" pid="433" name="ZOTERO_BREF_ZbcYRNmAmbqe_4">
    <vt:lpwstr>nt and animal material and scavenging are probably more significant than currently acknowledged. The most important mortality sources are abiotic factors and predators; pathogens and parasites can be important for some developmental stages. Although complex</vt:lpwstr>
  </property>
  <property fmtid="{D5CDD505-2E9C-101B-9397-08002B2CF9AE}" pid="434" name="ZOTERO_BREF_ZbcYRNmAmbqe_5">
    <vt:lpwstr>tition among larvae and adults does occur, the importance of competition as a community organization is not proven. Carabids are abundant in agricultural fields all over the world and may be important natural enemies of agricultural pests.","container-tit</vt:lpwstr>
  </property>
  <property fmtid="{D5CDD505-2E9C-101B-9397-08002B2CF9AE}" pid="435" name="ZOTERO_BREF_ZbcYRNmAmbqe_6">
    <vt:lpwstr>le":"Annual Review of Entomology","DOI":"10.1146/annurev.en.41.010196.001311","ISSN":"0066-4170, 1545-4487","issue":"1","journalAbbreviation":"Annu. Rev. Entomol.","language":"en","page":"231-256","source":"DOI.org (Crossref)","title":"Ecology and Behavio</vt:lpwstr>
  </property>
  <property fmtid="{D5CDD505-2E9C-101B-9397-08002B2CF9AE}" pid="436" name="ZOTERO_BREF_ZbcYRNmAmbqe_7">
    <vt:lpwstr>r of Ground Beetles (Coleoptera: Carabidae)","title-short":"Ecology and Behavior of Ground Beetles (Coleoptera","volume":"41","author":[{"family":"Lövei","given":"Gábor L."},{"family":"Sunderland","given":"Keith D."}],"issued":{"date-parts":[["1996",1]]}}</vt:lpwstr>
  </property>
  <property fmtid="{D5CDD505-2E9C-101B-9397-08002B2CF9AE}" pid="437" name="ZOTERO_BREF_ZbcYRNmAmbqe_8">
    <vt:lpwstr>},{"id":622,"uris":["http://zotero.org/users/9696131/items/3RZWZMUJ"],"itemData":{"id":622,"type":"article-journal","abstract":"Viticulture is one of the oldest and most profitable forms of agriculture; it is also one of the most intensive farming systems</vt:lpwstr>
  </property>
  <property fmtid="{D5CDD505-2E9C-101B-9397-08002B2CF9AE}" pid="438" name="ZOTERO_BREF_ZbcYRNmAmbqe_9">
    <vt:lpwstr>. As intensive cultivation threatens the environment, there is increasing interest in the concept of sustainability within the wine industry, as well as new business opportunities, as customers begin to pay more attention to environmental and sustainability</vt:lpwstr>
  </property>
  <property fmtid="{D5CDD505-2E9C-101B-9397-08002B2CF9AE}" pid="439" name="ZOTERO_BREF_ZoeIHwW95QY9_1">
    <vt:lpwstr>ZOTERO_ITEM CSL_CITATION {"citationID":"nB92F3gj","properties":{"formattedCitation":"(Liu {\\i{}et al.}, 2016; Cheli {\\i{}et al.}, 2021; Gon\\uc0\\u231{}alves {\\i{}et al.}, 2021)","plainCitation":"(Liu et al., 2016; Cheli et al., 2021; Gonçalves et al.,</vt:lpwstr>
  </property>
  <property fmtid="{D5CDD505-2E9C-101B-9397-08002B2CF9AE}" pid="440" name="ZOTERO_BREF_ZoeIHwW95QY9_10">
    <vt:lpwstr>3","journalAbbreviation":"Journal of Arid Environments","page":"80-90","source":"ScienceDirect","title":"Interactive effects of vegetation and soil determine the composition and diversity of carabid and tenebrionid functional groups in an arid ecosystem",</vt:lpwstr>
  </property>
  <property fmtid="{D5CDD505-2E9C-101B-9397-08002B2CF9AE}" pid="441" name="ZOTERO_BREF_ZoeIHwW95QY9_11">
    <vt:lpwstr>"volume":"128","author":[{"family":"Liu","given":"Ji-Liang"},{"family":"Li","given":"Feng-Rui"},{"family":"Sun","given":"Te-Sheng"},{"family":"Ma","given":"Ling-Fa"},{"family":"Liu","given":"Lu-Lu"},{"family":"Yang","given":"Kun"}],"issued":{"date-parts":</vt:lpwstr>
  </property>
  <property fmtid="{D5CDD505-2E9C-101B-9397-08002B2CF9AE}" pid="442" name="ZOTERO_BREF_ZoeIHwW95QY9_12">
    <vt:lpwstr>[["2016",5,1]]}}},{"id":634,"uris":["http://zotero.org/users/9696131/items/QCWW3C77"],"itemData":{"id":634,"type":"article-journal","container-title":"Anais da Academia Brasileira de Ciências","DOI":"10.1590/0001-3765202120201282","ISSN":"1678-2690, 0001-</vt:lpwstr>
  </property>
  <property fmtid="{D5CDD505-2E9C-101B-9397-08002B2CF9AE}" pid="443" name="ZOTERO_BREF_ZoeIHwW95QY9_13">
    <vt:lpwstr>3765","issue":"3","journalAbbreviation":"An. Acad. Bras. Ciênc.","license":"http://creativecommons.org/licenses/by/4.0/","page":"e20201282","source":"DOI.org (Crossref)","title":"Distribution and environmental determinants of darkling beetles assemblages</vt:lpwstr>
  </property>
  <property fmtid="{D5CDD505-2E9C-101B-9397-08002B2CF9AE}" pid="444" name="ZOTERO_BREF_ZoeIHwW95QY9_14">
    <vt:lpwstr>(Coleoptera: Tenebrionidae) in Península Valdés (Argentinean Patagonia)","title-short":"Distribution and environmental determinants of darkling beetles assemblages (Coleoptera","volume":"93","author":[{"family":"Cheli","given":"Germán H."},{"family":"Carr</vt:lpwstr>
  </property>
  <property fmtid="{D5CDD505-2E9C-101B-9397-08002B2CF9AE}" pid="445" name="ZOTERO_BREF_ZoeIHwW95QY9_15">
    <vt:lpwstr>ara","given":"Rodolfo"},{"family":"Bandieri","given":"Lucas"},{"family":"Flores","given":"Gustavo E."}],"issued":{"date-parts":[["2021"]]}}},{"id":622,"uris":["http://zotero.org/users/9696131/items/3RZWZMUJ"],"itemData":{"id":622,"type":"article-journal",</vt:lpwstr>
  </property>
  <property fmtid="{D5CDD505-2E9C-101B-9397-08002B2CF9AE}" pid="446" name="ZOTERO_BREF_ZoeIHwW95QY9_16">
    <vt:lpwstr>"abstract":"Viticulture is one of the oldest and most profitable forms of agriculture; it is also one of the most intensive farming systems. As intensive cultivation threatens the environment, there is increasing interest in the concept of sustainability</vt:lpwstr>
  </property>
  <property fmtid="{D5CDD505-2E9C-101B-9397-08002B2CF9AE}" pid="447" name="ZOTERO_BREF_ZoeIHwW95QY9_17">
    <vt:lpwstr>within the wine industry, as well as new business opportunities, as customers begin to pay more attention to environmental and sustainability issues. Recognizing the key role of soil quality in environmentally and economically sustainable viticulture make</vt:lpwstr>
  </property>
  <property fmtid="{D5CDD505-2E9C-101B-9397-08002B2CF9AE}" pid="448" name="ZOTERO_BREF_ZoeIHwW95QY9_18">
    <vt:lpwstr>Is it essential to understand better soil arthropod communities, given their crucial functions in maintaining soil quality and health. The ‘Douro Demarcated Region’ (DDR) in northern Portugal offers good potential, in regards to biodiversity, due to its si</vt:lpwstr>
  </property>
  <property fmtid="{D5CDD505-2E9C-101B-9397-08002B2CF9AE}" pid="449" name="ZOTERO_BREF_ZoeIHwW95QY9_19">
    <vt:lpwstr>significant areas of non-crop habitats. This work aims to compile information on soil arthropod communities (both soil surface and soil-living) collected in the DDR vineyard agroecosystems. A description of the ecosystem services provided by them, as a basis</vt:lpwstr>
  </property>
  <property fmtid="{D5CDD505-2E9C-101B-9397-08002B2CF9AE}" pid="450" name="ZOTERO_BREF_ZoeIHwW95QY9_2">
    <vt:lpwstr>2021)","noteIndex":0},"citationItems":[{"id":39,"uris":["http://zotero.org/users/9696131/items/E9S6BHXL"],"itemData":{"id":39,"type":"article-journal","abstract":"The community dynamics of ground beetles as a dominant group in arid ecosystems are strongly</vt:lpwstr>
  </property>
  <property fmtid="{D5CDD505-2E9C-101B-9397-08002B2CF9AE}" pid="451" name="ZOTERO_BREF_ZoeIHwW95QY9_20">
    <vt:lpwstr>s for the development and implementation of sustainable viticulture systems, is also an objective of this work. An important set of soil arthropods necessary for the delivery of vital ecosystem services for viticulture, with particular reference to support</vt:lpwstr>
  </property>
  <property fmtid="{D5CDD505-2E9C-101B-9397-08002B2CF9AE}" pid="452" name="ZOTERO_BREF_ZoeIHwW95QY9_21">
    <vt:lpwstr>ting and regulating services, occurred in this ecosystem. Eight classes were chiefly represented in a sample of about 167,000 arthropod specimens: Arachnida, Chilopoda, Diplopoda, Entognatha, Insecta, Malacostraca, Pauropoda, and Symphyla. The most repressed</vt:lpwstr>
  </property>
  <property fmtid="{D5CDD505-2E9C-101B-9397-08002B2CF9AE}" pid="453" name="ZOTERO_BREF_ZoeIHwW95QY9_22">
    <vt:lpwstr>tentative were Entognatha and Insecta in soil-surface arthropods, and Arachnida and Entognatha in soil-living arthropods. The presence of recognized groups as bioindicators in agroecosystems, such as soil quality indicators, is also revealed. This knowledg</vt:lpwstr>
  </property>
  <property fmtid="{D5CDD505-2E9C-101B-9397-08002B2CF9AE}" pid="454" name="ZOTERO_BREF_ZoeIHwW95QY9_23">
    <vt:lpwstr>e is expected to contribute to a more efficient and sustainable management of the viticultural ecosystem.","container-title":"Sustainability","DOI":"10.3390/su13147837","ISSN":"2071-1050","issue":"14","journalAbbreviation":"Sustainability","language":"en"</vt:lpwstr>
  </property>
  <property fmtid="{D5CDD505-2E9C-101B-9397-08002B2CF9AE}" pid="455" name="ZOTERO_BREF_ZoeIHwW95QY9_24">
    <vt:lpwstr>,"page":"7837","source":"DOI.org (Crossref)","title":"Soil Arthropods in the Douro Demarcated Region Vineyards: General Characteristics and Ecosystem Services Provided","title-short":"Soil Arthropods in the Douro Demarcated Region Vineyards","volume":"13"</vt:lpwstr>
  </property>
  <property fmtid="{D5CDD505-2E9C-101B-9397-08002B2CF9AE}" pid="456" name="ZOTERO_BREF_ZoeIHwW95QY9_25">
    <vt:lpwstr>,"author":[{"family":"Gonçalves","given":"Fátima"},{"family":"Carlos","given":"Cristina"},{"family":"Crespo","given":"Luís"},{"family":"Zina","given":"Vera"},{"family":"Oliveira","given":"Amália"},{"family":"Salvação","given":"Juliana"},{"family":"Pereira</vt:lpwstr>
  </property>
  <property fmtid="{D5CDD505-2E9C-101B-9397-08002B2CF9AE}" pid="457" name="ZOTERO_BREF_ZoeIHwW95QY9_26">
    <vt:lpwstr>","given":"José Alberto"},{"family":"Torres","given":"Laura"}],"issued":{"date-parts":[["2021",7,13]]}}}],"schema":"https://github.com/citation-style-language/schema/raw/master/csl-citation.json"}</vt:lpwstr>
  </property>
  <property fmtid="{D5CDD505-2E9C-101B-9397-08002B2CF9AE}" pid="458" name="ZOTERO_BREF_ZoeIHwW95QY9_3">
    <vt:lpwstr>y affected by land-use change associated alterations in vegetation and soil conditions. However, little is known about the relative effects of altered vegetation and soil, or their interactions, on the composition and diversity of beetle functional groups</vt:lpwstr>
  </property>
  <property fmtid="{D5CDD505-2E9C-101B-9397-08002B2CF9AE}" pid="459" name="ZOTERO_BREF_ZoeIHwW95QY9_4">
    <vt:lpwstr>. To address this question, we collected data on the species richness and activity abundance of ground carabid and tenebrionid beetle functional groups (predators, herbivores, and detritivores), along a gradient of land-use conversion from natural grassland</vt:lpwstr>
  </property>
  <property fmtid="{D5CDD505-2E9C-101B-9397-08002B2CF9AE}" pid="460" name="ZOTERO_BREF_ZoeIHwW95QY9_5">
    <vt:lpwstr>and to pure and mixed plantations of two shrub species (Haloxylon ammodendron and Tamarix ramosissima) in an arid region of northwestern China. Additionally, we collected key variables related to the vegetation (shrub cover, height, herbaceous plant biomass</vt:lpwstr>
  </property>
  <property fmtid="{D5CDD505-2E9C-101B-9397-08002B2CF9AE}" pid="461" name="ZOTERO_BREF_ZoeIHwW95QY9_6">
    <vt:lpwstr>s, and species richness) and soil (soil pH, texture, and salinity). Variation partitioning showed that vegetation changes had stronger effects on the functional group composition than changes in the soil did. However, vegetation–soil interactions explained</vt:lpwstr>
  </property>
  <property fmtid="{D5CDD505-2E9C-101B-9397-08002B2CF9AE}" pid="462" name="ZOTERO_BREF_ZoeIHwW95QY9_7">
    <vt:lpwstr>d more of the composition variation in the beetle functional groups than vegetation or soil alone. Shrub cover and herbaceous species richness were the best predictors of species composition of detritivores and herbivores. For predator species composition</vt:lpwstr>
  </property>
  <property fmtid="{D5CDD505-2E9C-101B-9397-08002B2CF9AE}" pid="463" name="ZOTERO_BREF_ZoeIHwW95QY9_8">
    <vt:lpwstr>Shrub height and cover were the best predictors. Structural equation models showed that changes in vegetation and soil influenced beetle abundance and diversity through both direct and indirect effects, and the strength of this influence varied among th</vt:lpwstr>
  </property>
  <property fmtid="{D5CDD505-2E9C-101B-9397-08002B2CF9AE}" pid="464" name="ZOTERO_BREF_ZoeIHwW95QY9_9">
    <vt:lpwstr>e functional groups. Overall, we conclude that vegetation and vegetation–soil interactions are important determinants of beetle community assemblies.","container-title":"Journal of Arid Environments","DOI":"10.1016/j.jaridenv.2016.01.009","ISSN":"0140-196</vt:lpwstr>
  </property>
  <property fmtid="{D5CDD505-2E9C-101B-9397-08002B2CF9AE}" pid="465" name="ZOTERO_BREF_a0rlOmYnI1KK_1">
    <vt:lpwstr>ZOTERO_ITEM CSL_CITATION {"citationID":"2IImhe5p","properties":{"formattedCitation":"(Botes {\\i{}et al.}, 2006)","plainCitation":"(Botes et al., 2006)","noteIndex":0},"citationItems":[{"id":68,"uris":["http://zotero.org/users/9696131/items/56X8TY3Y"],"it</vt:lpwstr>
  </property>
  <property fmtid="{D5CDD505-2E9C-101B-9397-08002B2CF9AE}" pid="466" name="ZOTERO_BREF_a0rlOmYnI1KK_2">
    <vt:lpwstr>emData":{"id":68,"type":"article-journal","container-title":"Journal of Biogeography","DOI":"10.1111/j.1365-2699.2005.01336.x","ISSN":"0305-0270, 1365-2699","issue":"1","journalAbbreviation":"J Biogeography","language":"en","page":"71-90","source":"DOI.or</vt:lpwstr>
  </property>
  <property fmtid="{D5CDD505-2E9C-101B-9397-08002B2CF9AE}" pid="467" name="ZOTERO_BREF_a0rlOmYnI1KK_3">
    <vt:lpwstr>g (Crossref)","title":"Ants, altitude and change in the northern Cape Floristic Region","volume":"33","author":[{"family":"Botes","given":"A."},{"family":"McGeoch","given":"M. A."},{"family":"Robertson","given":"H. G."},{"family":"Niekerk","given":"A."},{</vt:lpwstr>
  </property>
  <property fmtid="{D5CDD505-2E9C-101B-9397-08002B2CF9AE}" pid="468" name="ZOTERO_BREF_a0rlOmYnI1KK_4">
    <vt:lpwstr>"family":"Davids","given":"H. P."},{"family":"Chown","given":"S. L."}],"issued":{"date-parts":[["2006",1]]}}}],"schema":"https://github.com/citation-style-language/schema/raw/master/csl-citation.json"}</vt:lpwstr>
  </property>
  <property fmtid="{D5CDD505-2E9C-101B-9397-08002B2CF9AE}" pid="469" name="ZOTERO_BREF_bEmVfV94yS2b_1">
    <vt:lpwstr>ZOTERO_ITEM CSL_CITATION {"citationID":"PMvvjpOc","properties":{"formattedCitation":"(Maclean, 2025)","plainCitation":"(Maclean, 2025)","noteIndex":0},"citationItems":[{"id":592,"uris":["http://zotero.org/users/9696131/items/EPYBV4IT"],"itemData":{"id":59</vt:lpwstr>
  </property>
  <property fmtid="{D5CDD505-2E9C-101B-9397-08002B2CF9AE}" pid="470" name="ZOTERO_BREF_bEmVfV94yS2b_2">
    <vt:lpwstr>2,"type":"book","title":"micropoint: Below or within canopy point microclimate modelling with R","URL":"https://github.com/ilyamaclean/micropoint","author":[{"family":"Maclean","given":"Ilya"}],"issued":{"date-parts":[["2025"]]}}}],"schema":"https://githu</vt:lpwstr>
  </property>
  <property fmtid="{D5CDD505-2E9C-101B-9397-08002B2CF9AE}" pid="471" name="ZOTERO_BREF_bEmVfV94yS2b_3">
    <vt:lpwstr>b.com/citation-style-language/schema/raw/master/csl-citation.json"}</vt:lpwstr>
  </property>
  <property fmtid="{D5CDD505-2E9C-101B-9397-08002B2CF9AE}" pid="472" name="ZOTERO_BREF_bX6aNSuMNkgL_1">
    <vt:lpwstr>ZOTERO_ITEM CSL_CITATION {"citationID":"MS1kVNjU","properties":{"formattedCitation":"(Botes, McGeoch and Chown, 2007)","plainCitation":"(Botes, McGeoch and Chown, 2007)","noteIndex":0},"citationItems":[{"id":69,"uris":["http://zotero.org/users/9696131/ite</vt:lpwstr>
  </property>
  <property fmtid="{D5CDD505-2E9C-101B-9397-08002B2CF9AE}" pid="473" name="ZOTERO_BREF_bX6aNSuMNkgL_2">
    <vt:lpwstr>ms/MWTKGJP2"],"itemData":{"id":69,"type":"article-journal","container-title":"Austral Ecology","DOI":"10.1111/j.1442-9993.2007.01681.x","ISSN":"1442-9985, 1442-9993","issue":"2","journalAbbreviation":"Austral Ecol","language":"en","page":"210-224","source</vt:lpwstr>
  </property>
  <property fmtid="{D5CDD505-2E9C-101B-9397-08002B2CF9AE}" pid="474" name="ZOTERO_BREF_bX6aNSuMNkgL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475" name="ZOTERO_BREF_bX6aNSuMNkgL_4">
    <vt:lpwstr>":[{"family":"Botes","given":"A."},{"family":"McGeoch","given":"M. A."},{"family":"Chown","given":"S. L."}],"issued":{"date-parts":[["2007",4]]}}}],"schema":"https://github.com/citation-style-language/schema/raw/master/csl-citation.json"}</vt:lpwstr>
  </property>
  <property fmtid="{D5CDD505-2E9C-101B-9397-08002B2CF9AE}" pid="476" name="ZOTERO_BREF_bx4IomsH1OQV_1">
    <vt:lpwstr>ZOTERO_ITEM CSL_CITATION {"citationID":"N2Jv6fPU","properties":{"formattedCitation":"(Liu {\\i{}et al.}, 2016)","plainCitation":"(Liu et al., 2016)","noteIndex":0},"citationItems":[{"id":39,"uris":["http://zotero.org/users/9696131/items/E9S6BHXL"],"itemDa</vt:lpwstr>
  </property>
  <property fmtid="{D5CDD505-2E9C-101B-9397-08002B2CF9AE}" pid="477" name="ZOTERO_BREF_bx4IomsH1OQV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478" name="ZOTERO_BREF_bx4IomsH1OQV_11">
    <vt:lpwstr>iven":"Te-Sheng"},{"family":"Ma","given":"Ling-Fa"},{"family":"Liu","given":"Lu-Lu"},{"family":"Yang","given":"Kun"}],"issued":{"date-parts":[["2016",5,1]]}}}],"schema":"https://github.com/citation-style-language/schema/raw/master/csl-citation.json"}</vt:lpwstr>
  </property>
  <property fmtid="{D5CDD505-2E9C-101B-9397-08002B2CF9AE}" pid="479" name="ZOTERO_BREF_bx4IomsH1OQV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480" name="ZOTERO_BREF_bx4IomsH1OQV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481" name="ZOTERO_BREF_bx4IomsH1OQV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482" name="ZOTERO_BREF_bx4IomsH1OQV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483" name="ZOTERO_BREF_bx4IomsH1OQV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484" name="ZOTERO_BREF_bx4IomsH1OQV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485" name="ZOTERO_BREF_bx4IomsH1OQV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486" name="ZOTERO_BREF_bx4IomsH1OQV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487" name="ZOTERO_BREF_cdb8yv5bNaSx_1">
    <vt:lpwstr>ZOTERO_ITEM CSL_CITATION {"citationID":"k6vDGcxX","properties":{"formattedCitation":"(Botes {\\i{}et al.}, 2006)","plainCitation":"(Botes et al., 2006)","noteIndex":0},"citationItems":[{"id":68,"uris":["http://zotero.org/users/9696131/items/56X8TY3Y"],"it</vt:lpwstr>
  </property>
  <property fmtid="{D5CDD505-2E9C-101B-9397-08002B2CF9AE}" pid="488" name="ZOTERO_BREF_cdb8yv5bNaSx_2">
    <vt:lpwstr>emData":{"id":68,"type":"article-journal","container-title":"Journal of Biogeography","DOI":"10.1111/j.1365-2699.2005.01336.x","ISSN":"0305-0270, 1365-2699","issue":"1","journalAbbreviation":"J Biogeography","language":"en","page":"71-90","source":"DOI.or</vt:lpwstr>
  </property>
  <property fmtid="{D5CDD505-2E9C-101B-9397-08002B2CF9AE}" pid="489" name="ZOTERO_BREF_cdb8yv5bNaSx_3">
    <vt:lpwstr>g (Crossref)","title":"Ants, altitude and change in the northern Cape Floristic Region","volume":"33","author":[{"family":"Botes","given":"A."},{"family":"McGeoch","given":"M. A."},{"family":"Robertson","given":"H. G."},{"family":"Niekerk","given":"A."},{</vt:lpwstr>
  </property>
  <property fmtid="{D5CDD505-2E9C-101B-9397-08002B2CF9AE}" pid="490" name="ZOTERO_BREF_cdb8yv5bNaSx_4">
    <vt:lpwstr>"family":"Davids","given":"H. P."},{"family":"Chown","given":"S. L."}],"issued":{"date-parts":[["2006",1]]}}}],"schema":"https://github.com/citation-style-language/schema/raw/master/csl-citation.json"}</vt:lpwstr>
  </property>
  <property fmtid="{D5CDD505-2E9C-101B-9397-08002B2CF9AE}" pid="491" name="ZOTERO_BREF_cl1YKNlalWxL_1">
    <vt:lpwstr>ZOTERO_ITEM CSL_CITATION {"citationID":"WOTFVUr9","properties":{"formattedCitation":"(Hagen and Azevedo, 2024)","plainCitation":"(Hagen and Azevedo, 2024)","noteIndex":0},"citationItems":[{"id":728,"uris":["http://zotero.org/users/9696131/items/CUFMJYQS"]</vt:lpwstr>
  </property>
  <property fmtid="{D5CDD505-2E9C-101B-9397-08002B2CF9AE}" pid="492" name="ZOTERO_BREF_cl1YKNlalWxL_2">
    <vt:lpwstr>,"itemData":{"id":728,"type":"article-journal","container-title":"Atmospheric and Climate Sciences","DOI":"10.4236/acs.2024.142015","ISSN":"2160-0414, 2160-0422","issue":"02","journalAbbreviation":"ACS","page":"233-249","source":"DOI.org (Crossref)","titl</vt:lpwstr>
  </property>
  <property fmtid="{D5CDD505-2E9C-101B-9397-08002B2CF9AE}" pid="493" name="ZOTERO_BREF_cl1YKNlalWxL_3">
    <vt:lpwstr>e":"El Niño-Southern Oscillation (ENSO) Variations and Climate Changes Worldwide","volume":"14","author":[{"family":"Hagen","given":"Marilia"},{"family":"Azevedo","given":"Anibal"}],"issued":{"date-parts":[["2024"]]}}}],"schema":"https://github.com/citati</vt:lpwstr>
  </property>
  <property fmtid="{D5CDD505-2E9C-101B-9397-08002B2CF9AE}" pid="494" name="ZOTERO_BREF_cl1YKNlalWxL_4">
    <vt:lpwstr>on-style-language/schema/raw/master/csl-citation.json"}</vt:lpwstr>
  </property>
  <property fmtid="{D5CDD505-2E9C-101B-9397-08002B2CF9AE}" pid="495" name="ZOTERO_BREF_d3olr18S7akc_1">
    <vt:lpwstr>ZOTERO_ITEM CSL_CITATION {"citationID":"PMvvjpOc","properties":{"formattedCitation":"(Maclean, 2025)","plainCitation":"(Maclean, 2025)","noteIndex":0},"citationItems":[{"id":592,"uris":["http://zotero.org/users/9696131/items/EPYBV4IT"],"itemData":{"id":59</vt:lpwstr>
  </property>
  <property fmtid="{D5CDD505-2E9C-101B-9397-08002B2CF9AE}" pid="496" name="ZOTERO_BREF_d3olr18S7akc_2">
    <vt:lpwstr>2,"type":"book","title":"micropoint: Below or within canopy point microclimate modelling with R","URL":"https://github.com/ilyamaclean/micropoint","author":[{"family":"Maclean","given":"Ilya"}],"issued":{"date-parts":[["2025"]]}}}],"schema":"https://githu</vt:lpwstr>
  </property>
  <property fmtid="{D5CDD505-2E9C-101B-9397-08002B2CF9AE}" pid="497" name="ZOTERO_BREF_d3olr18S7akc_3">
    <vt:lpwstr>b.com/citation-style-language/schema/raw/master/csl-citation.json"}</vt:lpwstr>
  </property>
  <property fmtid="{D5CDD505-2E9C-101B-9397-08002B2CF9AE}" pid="498" name="ZOTERO_BREF_dUCZvWMKnXEt_1">
    <vt:lpwstr>ZOTERO_ITEM CSL_CITATION {"citationID":"Ijyp9cji","properties":{"formattedCitation":"(Trichard {\\i{}et al.}, 2014; Makwela, Slotow and Munyai, 2023)","plainCitation":"(Trichard et al., 2014; Makwela, Slotow and Munyai, 2023)","noteIndex":0},"citationItem</vt:lpwstr>
  </property>
  <property fmtid="{D5CDD505-2E9C-101B-9397-08002B2CF9AE}" pid="499" name="ZOTERO_BREF_dUCZvWMKnXEt_10">
    <vt:lpwstr>Asian countries were significantly under-represented (n = 10). Carabid beetle response to agroecosystems varied between management practices, with biodiversity indices (n = 41: positive 60%, negative 19%, and neutral 19%) being the most measured response</vt:lpwstr>
  </property>
  <property fmtid="{D5CDD505-2E9C-101B-9397-08002B2CF9AE}" pid="500" name="ZOTERO_BREF_dUCZvWMKnXEt_11">
    <vt:lpwstr>variable, followed by functional diversity (n = 28: positive 67%, negative 25%, and neutral 7%). Overall, our findings highlight the need for more research in underdeveloped countries, to investigate the potential of overlooked carabids and include response</vt:lpwstr>
  </property>
  <property fmtid="{D5CDD505-2E9C-101B-9397-08002B2CF9AE}" pid="501" name="ZOTERO_BREF_dUCZvWMKnXEt_12">
    <vt:lpwstr>Use variables measuring functional diversity in assessing the sustainability of agricultural management. This will assist policy makers and land managers in making active and informed decisions about agroecological disturbances and management.","container-</vt:lpwstr>
  </property>
  <property fmtid="{D5CDD505-2E9C-101B-9397-08002B2CF9AE}" pid="502" name="ZOTERO_BREF_dUCZvWMKnXEt_13">
    <vt:lpwstr>title":"Sustainability","DOI":"10.3390/su15053936","ISSN":"2071-1050","issue":"5","journalAbbreviation":"Sustainability","language":"en","page":"3936","source":"DOI.org (Crossref)","title":"Carabid Beetles (Coleoptera) as Indicators of Sustainability in A</vt:lpwstr>
  </property>
  <property fmtid="{D5CDD505-2E9C-101B-9397-08002B2CF9AE}" pid="503" name="ZOTERO_BREF_dUCZvWMKnXEt_14">
    <vt:lpwstr>Agroecosystems: A Systematic Review","title-short":"Carabid Beetles (Coleoptera) as Indicators of Sustainability in Agroecosystems","volume":"15","author":[{"family":"Makwela","given":"Maria M."},{"family":"Slotow","given":"Rob"},{"family":"Munyai","given"</vt:lpwstr>
  </property>
  <property fmtid="{D5CDD505-2E9C-101B-9397-08002B2CF9AE}" pid="504" name="ZOTERO_BREF_dUCZvWMKnXEt_15">
    <vt:lpwstr>:"Thinandavha C."}],"issued":{"date-parts":[["2023",2,21]]}}}],"schema":"https://github.com/citation-style-language/schema/raw/master/csl-citation.json"}</vt:lpwstr>
  </property>
  <property fmtid="{D5CDD505-2E9C-101B-9397-08002B2CF9AE}" pid="505" name="ZOTERO_BREF_dUCZvWMKnXEt_2">
    <vt:lpwstr>s":[{"id":627,"uris":["http://zotero.org/users/9696131/items/MX74J7SI"],"itemData":{"id":627,"type":"article-journal","container-title":"Agriculture, Ecosystems &amp; Environment","DOI":"10.1016/j.agee.2014.01.031","ISSN":"01678809","journalAbbreviation":"Agr</vt:lpwstr>
  </property>
  <property fmtid="{D5CDD505-2E9C-101B-9397-08002B2CF9AE}" pid="506" name="ZOTERO_BREF_dUCZvWMKnXEt_3">
    <vt:lpwstr>iculture, Ecosystems &amp; Environment","language":"en","page":"40-47","source":"DOI.org (Crossref)","title":"The spatio-temporal distribution of weed seed predation differs between conservation agriculture and conventional tillage","volume":"188","author":[{</vt:lpwstr>
  </property>
  <property fmtid="{D5CDD505-2E9C-101B-9397-08002B2CF9AE}" pid="507" name="ZOTERO_BREF_dUCZvWMKnXEt_4">
    <vt:lpwstr>"family":"Trichard","given":"Aude"},{"family":"Ricci","given":"Benoit"},{"family":"Ducourtieux","given":"Chantal"},{"family":"Petit","given":"Sandrine"}],"issued":{"date-parts":[["2014",4]]}}},{"id":625,"uris":["http://zotero.org/users/9696131/items/U33EN</vt:lpwstr>
  </property>
  <property fmtid="{D5CDD505-2E9C-101B-9397-08002B2CF9AE}" pid="508" name="ZOTERO_BREF_dUCZvWMKnXEt_5">
    <vt:lpwstr>CPY"],"itemData":{"id":625,"type":"article-journal","abstract":"The sustainability of agroecosystems is at risk owing to continuous anthropogenic disturbance. As such, there is a need to evaluate indicator taxa that may be used to monitor the health of ag</vt:lpwstr>
  </property>
  <property fmtid="{D5CDD505-2E9C-101B-9397-08002B2CF9AE}" pid="509" name="ZOTERO_BREF_dUCZvWMKnXEt_6">
    <vt:lpwstr>agricultural management systems. Carabid beetles are ubiquitous and functionally crucial in agroecosystems while at the same time are sensitive to the changes caused by management practices. Their quick response to anthropogenic disturbances has been proposed</vt:lpwstr>
  </property>
  <property fmtid="{D5CDD505-2E9C-101B-9397-08002B2CF9AE}" pid="510" name="ZOTERO_BREF_dUCZvWMKnXEt_7">
    <vt:lpwstr>ed as a practical and realistic tool for monitoring the sustainability of agricultural practices. However, there is still disagreement about carabids as possible indicators of agroecosystem sustainability. We conducted a systematic review of the responses</vt:lpwstr>
  </property>
  <property fmtid="{D5CDD505-2E9C-101B-9397-08002B2CF9AE}" pid="511" name="ZOTERO_BREF_dUCZvWMKnXEt_8">
    <vt:lpwstr>of carabid beetles to agricultural systems in different biogeographical areas. We examined whether these beetles could serve as potential indicators of agroecosystem sustainability. The ISI Web of Science, Google Scholar, and Scopus were used to search f</vt:lpwstr>
  </property>
  <property fmtid="{D5CDD505-2E9C-101B-9397-08002B2CF9AE}" pid="512" name="ZOTERO_BREF_dUCZvWMKnXEt_9">
    <vt:lpwstr>or papers published from 2000–2019. In total, we included 69 studies indicating the use of carabids to monitor the impact of management practices in agroecosystems. Most studies were conducted in European countries (n = 37), while Southern Africa and East</vt:lpwstr>
  </property>
  <property fmtid="{D5CDD505-2E9C-101B-9397-08002B2CF9AE}" pid="513" name="ZOTERO_BREF_eiiMM3egcCVc_1">
    <vt:lpwstr>ZOTERO_ITEM CSL_CITATION {"citationID":"VtPv8yVP","properties":{"formattedCitation":"(Niemel\\uc0\\u228{}, 1993; L\\uc0\\u246{}vei and Sunderland, 1996; Gon\\uc0\\u231{}alves {\\i{}et al.}, 2021)","plainCitation":"(Niemelä, 1993; Lövei and Sunderland, 199</vt:lpwstr>
  </property>
  <property fmtid="{D5CDD505-2E9C-101B-9397-08002B2CF9AE}" pid="514" name="ZOTERO_BREF_eiiMM3egcCVc_10">
    <vt:lpwstr>,{"family":"Sunderland","given":"Keith D."}],"issued":{"date-parts":[["1996",1]]}}},{"id":622,"uris":["http://zotero.org/users/9696131/items/3RZWZMUJ"],"itemData":{"id":622,"type":"article-journal","abstract":"Viticulture is one of the oldest and most pro</vt:lpwstr>
  </property>
  <property fmtid="{D5CDD505-2E9C-101B-9397-08002B2CF9AE}" pid="515" name="ZOTERO_BREF_eiiMM3egcCVc_11">
    <vt:lpwstr>fitable forms of agriculture; it is also one of the most intensive farming systems. As intensive cultivation threatens the environment, there is increasing interest in the concept of sustainability within the wine industry, as well as new business opportunities</vt:lpwstr>
  </property>
  <property fmtid="{D5CDD505-2E9C-101B-9397-08002B2CF9AE}" pid="516" name="ZOTERO_BREF_eiiMM3egcCVc_12">
    <vt:lpwstr>nities, as customers begin to pay more attention to environmental and sustainability issues. Recognizing the key role of soil quality in environmentally and economically sustainable viticulture makes it essential to understand better soil arthropod communication</vt:lpwstr>
  </property>
  <property fmtid="{D5CDD505-2E9C-101B-9397-08002B2CF9AE}" pid="517" name="ZOTERO_BREF_eiiMM3egcCVc_13">
    <vt:lpwstr>cities, given their crucial functions in maintaining soil quality and health. The ‘Douro Demarcated Region’ (DDR) in northern Portugal offers good potential, in regards to biodiversity, due to its significant areas of non-crop habitats. This work aims to c</vt:lpwstr>
  </property>
  <property fmtid="{D5CDD505-2E9C-101B-9397-08002B2CF9AE}" pid="518" name="ZOTERO_BREF_eiiMM3egcCVc_14">
    <vt:lpwstr>compile information on soil arthropod communities (both soil surface and soil-living) collected in the DDR vineyard agroecosystems. A description of the ecosystem services provided by them, as a basis for the development and implementation of sustainable v</vt:lpwstr>
  </property>
  <property fmtid="{D5CDD505-2E9C-101B-9397-08002B2CF9AE}" pid="519" name="ZOTERO_BREF_eiiMM3egcCVc_15">
    <vt:lpwstr>viticulture systems, is also an objective of this work. An important set of soil arthropods necessary for the delivery of vital ecosystem services for viticulture, with particular reference to supporting and regulating services, occurred in this ecosystem.</vt:lpwstr>
  </property>
  <property fmtid="{D5CDD505-2E9C-101B-9397-08002B2CF9AE}" pid="520" name="ZOTERO_BREF_eiiMM3egcCVc_16">
    <vt:lpwstr>Eight classes were chiefly represented in a sample of about 167,000 arthropod specimens: Arachnida, Chilopoda, Diplopoda, Entognatha, Insecta, Malacostraca, Pauropoda, and Symphyla. The most representative were Entognatha and Insecta in soil-surface earth</vt:lpwstr>
  </property>
  <property fmtid="{D5CDD505-2E9C-101B-9397-08002B2CF9AE}" pid="521" name="ZOTERO_BREF_eiiMM3egcCVc_17">
    <vt:lpwstr>ropods, and Arachnida and Entognatha in soil-living arthropods. The presence of recognized groups as bioindicators in agroecosystems, such as soil quality indicators, is also revealed. This knowledge is expected to contribute to a more efficient and sustainable</vt:lpwstr>
  </property>
  <property fmtid="{D5CDD505-2E9C-101B-9397-08002B2CF9AE}" pid="522" name="ZOTERO_BREF_eiiMM3egcCVc_18">
    <vt:lpwstr>inable management of the viticultural ecosystem.","container-title":"Sustainability","DOI":"10.3390/su13147837","ISSN":"2071-1050","issue":"14","journalAbbreviation":"Sustainability","language":"en","page":"7837","source":"DOI.org (Crossref)","title":"Soi</vt:lpwstr>
  </property>
  <property fmtid="{D5CDD505-2E9C-101B-9397-08002B2CF9AE}" pid="523" name="ZOTERO_BREF_eiiMM3egcCVc_19">
    <vt:lpwstr>l Arthropods in the Douro Demarcated Region Vineyards: General Characteristics and Ecosystem Services Provided","title-short":"Soil Arthropods in the Douro Demarcated Region Vineyards","volume":"13","author":[{"family":"Gonçalves","given":"Fátima"},{"fami</vt:lpwstr>
  </property>
  <property fmtid="{D5CDD505-2E9C-101B-9397-08002B2CF9AE}" pid="524" name="ZOTERO_BREF_eiiMM3egcCVc_2">
    <vt:lpwstr>6; Gonçalves et al., 2021)","noteIndex":0},"citationItems":[{"id":636,"uris":["http://zotero.org/users/9696131/items/C77NK6R2"],"itemData":{"id":636,"type":"article-journal","container-title":"Oikos","DOI":"10.2307/3544821","ISSN":"00301299","issue":"2","</vt:lpwstr>
  </property>
  <property fmtid="{D5CDD505-2E9C-101B-9397-08002B2CF9AE}" pid="525" name="ZOTERO_BREF_eiiMM3egcCVc_20">
    <vt:lpwstr>ly":"Carlos","given":"Cristina"},{"family":"Crespo","given":"Luís"},{"family":"Zina","given":"Vera"},{"family":"Oliveira","given":"Amália"},{"family":"Salvação","given":"Juliana"},{"family":"Pereira","given":"José Alberto"},{"family":"Torres","given":"Lau</vt:lpwstr>
  </property>
  <property fmtid="{D5CDD505-2E9C-101B-9397-08002B2CF9AE}" pid="526" name="ZOTERO_BREF_eiiMM3egcCVc_21">
    <vt:lpwstr>ra"}],"issued":{"date-parts":[["2021",7,13]]}}}],"schema":"https://github.com/citation-style-language/schema/raw/master/csl-citation.json"}</vt:lpwstr>
  </property>
  <property fmtid="{D5CDD505-2E9C-101B-9397-08002B2CF9AE}" pid="527" name="ZOTERO_BREF_eiiMM3egcCVc_3">
    <vt:lpwstr>journalAbbreviation":"Oikos","page":"325","source":"DOI.org (Crossref)","title":"Interspecific Competition in Ground-Beetle Assemblages (Carabidae): What Have We Learned?","title-short":"Interspecific Competition in Ground-Beetle Assemblages (Carabidae)",</vt:lpwstr>
  </property>
  <property fmtid="{D5CDD505-2E9C-101B-9397-08002B2CF9AE}" pid="528" name="ZOTERO_BREF_eiiMM3egcCVc_4">
    <vt:lpwstr>"volume":"66","author":[{"family":"Niemelä","given":"Jari"}],"issued":{"date-parts":[["1993",3]]}}},{"id":628,"uris":["http://zotero.org/users/9696131/items/2QSNMRNK"],"itemData":{"id":628,"type":"article-journal","abstract":"The ground beetles form the s</vt:lpwstr>
  </property>
  <property fmtid="{D5CDD505-2E9C-101B-9397-08002B2CF9AE}" pid="529" name="ZOTERO_BREF_eiiMM3egcCVc_5">
    <vt:lpwstr>speciose beetle family Carabidae and, since their emergence in the Tertiary, have populated all habitats except deserts. Our knowledge about carabids is biased toward species living in north-temperate regions. Most carabids are predatory, consume a wide ra</vt:lpwstr>
  </property>
  <property fmtid="{D5CDD505-2E9C-101B-9397-08002B2CF9AE}" pid="530" name="ZOTERO_BREF_eiiMM3egcCVc_6">
    <vt:lpwstr>range of food types, and experience food shortages in the field. Feeding on both plant and animal material and scavenging are probably more significant than currently acknowledged. The most important mortality sources are abiotic factors and predators; path</vt:lpwstr>
  </property>
  <property fmtid="{D5CDD505-2E9C-101B-9397-08002B2CF9AE}" pid="531" name="ZOTERO_BREF_eiiMM3egcCVc_7">
    <vt:lpwstr>Ogens and parasites can be important for some developmental stages. Although competition among larvae and adults does occur, the importance of competition as a community organization is not proven. Carabids are abundant in agricultural fields all over the</vt:lpwstr>
  </property>
  <property fmtid="{D5CDD505-2E9C-101B-9397-08002B2CF9AE}" pid="532" name="ZOTERO_BREF_eiiMM3egcCVc_8">
    <vt:lpwstr>world and may be important natural enemies of agricultural pests.","container-title":"Annual Review of Entomology","DOI":"10.1146/annurev.en.41.010196.001311","ISSN":"0066-4170, 1545-4487","issue":"1","journalAbbreviation":"Annu. Rev. Entomol.","language</vt:lpwstr>
  </property>
  <property fmtid="{D5CDD505-2E9C-101B-9397-08002B2CF9AE}" pid="533" name="ZOTERO_BREF_eiiMM3egcCVc_9">
    <vt:lpwstr>":"en","page":"231-256","source":"DOI.org (Crossref)","title":"Ecology and Behavior of Ground Beetles (Coleoptera: Carabidae)","title-short":"Ecology and Behavior of Ground Beetles (Coleoptera","volume":"41","author":[{"family":"Lövei","given":"Gábor L."}</vt:lpwstr>
  </property>
  <property fmtid="{D5CDD505-2E9C-101B-9397-08002B2CF9AE}" pid="534" name="ZOTERO_BREF_enIDdzpum1jG_1">
    <vt:lpwstr>ZOTERO_ITEM CSL_CITATION {"citationID":"Dc2MM6sq","properties":{"formattedCitation":"(Klinges {\\i{}et al.}, 2022)","plainCitation":"(Klinges et al., 2022)","noteIndex":0},"citationItems":[{"id":2,"uris":["http://zotero.org/users/9696131/items/NHCQZ7JU"],</vt:lpwstr>
  </property>
  <property fmtid="{D5CDD505-2E9C-101B-9397-08002B2CF9AE}" pid="535" name="ZOTERO_BREF_enIDdzpum1jG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536" name="ZOTERO_BREF_enIDdzpum1jG_11">
    <vt:lpwstr>DOI":"10.1111/2041-210X.13877","ISSN":"2041-210X, 2041-210X","issue":"7","journalAbbreviation":"Methods Ecol Evol","language":"en","page":"1402-1411","source":"DOI.org (Crossref)","title":"&lt;span style=\"font-variant:small-caps;\"&gt;mcera5&lt;/span&gt; : Driving m</vt:lpwstr>
  </property>
  <property fmtid="{D5CDD505-2E9C-101B-9397-08002B2CF9AE}" pid="537" name="ZOTERO_BREF_enIDdzpum1jG_12">
    <vt:lpwstr>icroclimate models with ERA5 global gridded climate data","title-short":"&lt;span style=\"font-variant","volume":"13","author":[{"family":"Klinges","given":"David H."},{"family":"Duffy","given":"James P."},{"family":"Kearney","given":"Michael R."},{"family":</vt:lpwstr>
  </property>
  <property fmtid="{D5CDD505-2E9C-101B-9397-08002B2CF9AE}" pid="538" name="ZOTERO_BREF_enIDdzpum1jG_13">
    <vt:lpwstr>"Maclean","given":"Ilya M. D."}],"issued":{"date-parts":[["2022",7]]}}}],"schema":"https://github.com/citation-style-language/schema/raw/master/csl-citation.json"}</vt:lpwstr>
  </property>
  <property fmtid="{D5CDD505-2E9C-101B-9397-08002B2CF9AE}" pid="539" name="ZOTERO_BREF_enIDdzpum1jG_2">
    <vt:lpwstr>"itemData":{"id":2,"type":"article-journal","abstract":"Abstract\n            \n              \n                \n                  Microclimate models predict temperature and other meteorological variables at scales relevant to individual organisms. The</vt:lpwstr>
  </property>
  <property fmtid="{D5CDD505-2E9C-101B-9397-08002B2CF9AE}" pid="540" name="ZOTERO_BREF_enIDdzpum1jG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541" name="ZOTERO_BREF_enIDdzpum1jG_4">
    <vt:lpwstr>curacy, the ERA5 reanalysis dataset is emerging as the favoured resource for global historical weather and climate data and has great potential for aiding microclimate modelling.\n                \n                \n                  \n</vt:lpwstr>
  </property>
  <property fmtid="{D5CDD505-2E9C-101B-9397-08002B2CF9AE}" pid="542" name="ZOTERO_BREF_enIDdzpum1jG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543" name="ZOTERO_BREF_enIDdzpum1jG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544" name="ZOTERO_BREF_enIDdzpum1jG_7">
    <vt:lpwstr>\n                  \n                    By validating with empirical observations from multiple biomes globally, we demonstrate that the use of ERA5 climate forcing via\n                    mcera5\n                    improves the prediction ac</vt:lpwstr>
  </property>
  <property fmtid="{D5CDD505-2E9C-101B-9397-08002B2CF9AE}" pid="545" name="ZOTERO_BREF_enIDdzpum1jG_8">
    <vt:lpwstr>curacy of soil moisture, air temperature and relative humidity as compared to forcing with other globally available data and offers comparable performance when predicting soil temperatures.\n                  \n                \n                \n</vt:lpwstr>
  </property>
  <property fmtid="{D5CDD505-2E9C-101B-9397-08002B2CF9AE}" pid="546" name="ZOTERO_BREF_enIDdzpum1jG_9">
    <vt:lpwstr>\n                    Through the provision of fine‐resolution ERA5 data, the\n                    mcera5\n                    package fits into an ecosystem of tools for modelling microclimate in a spatio‐temporally explicit fashion, advancing</vt:lpwstr>
  </property>
  <property fmtid="{D5CDD505-2E9C-101B-9397-08002B2CF9AE}" pid="547" name="ZOTERO_BREF_f1F1t9MVv02f_1">
    <vt:lpwstr>ZOTERO_ITEM CSL_CITATION {"citationID":"UVy2jEBU","properties":{"formattedCitation":"(Homburg {\\i{}et al.}, 2014; Duan {\\i{}et al.}, 2016)","plainCitation":"(Homburg et al., 2014; Duan et al., 2016)","noteIndex":0},"citationItems":[{"id":640,"uris":["ht</vt:lpwstr>
  </property>
  <property fmtid="{D5CDD505-2E9C-101B-9397-08002B2CF9AE}" pid="548" name="ZOTERO_BREF_f1F1t9MVv02f_2">
    <vt:lpwstr>tp://zotero.org/users/9696131/items/E46VIDAW"],"itemData":{"id":640,"type":"article-journal","container-title":"Journal of Insect Conservation","DOI":"10.1007/s10841-014-9685-x","ISSN":"1366-638X, 1572-9753","issue":"5","journalAbbreviation":"J Insect Con</vt:lpwstr>
  </property>
  <property fmtid="{D5CDD505-2E9C-101B-9397-08002B2CF9AE}" pid="549" name="ZOTERO_BREF_f1F1t9MVv02f_3">
    <vt:lpwstr>serv","language":"en","page":"781-790","source":"DOI.org (Crossref)","title":"Evolutionarily significant units in a flightless ground beetle show different climate niches and high extinction risk due to climate change","volume":"18","author":[{"family":"H</vt:lpwstr>
  </property>
  <property fmtid="{D5CDD505-2E9C-101B-9397-08002B2CF9AE}" pid="550" name="ZOTERO_BREF_f1F1t9MVv02f_4">
    <vt:lpwstr>omburg","given":"Katharina"},{"family":"Brandt","given":"Patric"},{"family":"Drees","given":"Claudia"},{"family":"Assmann","given":"Thorsten"}],"issued":{"date-parts":[["2014",10]]}}},{"id":632,"uris":["http://zotero.org/users/9696131/items/4B4BGSZH"],"it</vt:lpwstr>
  </property>
  <property fmtid="{D5CDD505-2E9C-101B-9397-08002B2CF9AE}" pid="551" name="ZOTERO_BREF_f1F1t9MVv02f_5">
    <vt:lpwstr>emData":{"id":632,"type":"article-journal","container-title":"Agriculture, Ecosystems &amp; Environment","DOI":"10.1016/j.agee.2016.03.025","ISSN":"01678809","journalAbbreviation":"Agriculture, Ecosystems &amp; Environment","language":"en","page":"86-94","source"</vt:lpwstr>
  </property>
  <property fmtid="{D5CDD505-2E9C-101B-9397-08002B2CF9AE}" pid="552" name="ZOTERO_BREF_f1F1t9MVv02f_6">
    <vt:lpwstr>:"DOI.org (Crossref)","title":"Environmental factors acting at multiple scales determine assemblages of insects and plants in agricultural mountain landscapes of northern China","volume":"224","author":[{"family":"Duan","given":"Meichun"},{"family":"Liu",</vt:lpwstr>
  </property>
  <property fmtid="{D5CDD505-2E9C-101B-9397-08002B2CF9AE}" pid="553" name="ZOTERO_BREF_f1F1t9MVv02f_7">
    <vt:lpwstr>"given":"Yunhui"},{"family":"Yu","given":"Zhenrong"},{"family":"Li","given":"Liangtao"},{"family":"Wang","given":"Changliu"},{"family":"Axmacher","given":"Jan C."}],"issued":{"date-parts":[["2016",5]]}}}],"schema":"https://github.com/citation-style-langua</vt:lpwstr>
  </property>
  <property fmtid="{D5CDD505-2E9C-101B-9397-08002B2CF9AE}" pid="554" name="ZOTERO_BREF_f1F1t9MVv02f_8">
    <vt:lpwstr>ge/schema/raw/master/csl-citation.json"}</vt:lpwstr>
  </property>
  <property fmtid="{D5CDD505-2E9C-101B-9397-08002B2CF9AE}" pid="555" name="ZOTERO_BREF_fOUB0LRZkz46_1">
    <vt:lpwstr>ZOTERO_ITEM CSL_CITATION {"citationID":"53yjh6D9","properties":{"formattedCitation":"(Hersbach {\\i{}et al.}, 2020)","plainCitation":"(Hersbach et al., 2020)","noteIndex":0},"citationItems":[{"id":599,"uris":["http://zotero.org/users/9696131/items/E7GWAGQ</vt:lpwstr>
  </property>
  <property fmtid="{D5CDD505-2E9C-101B-9397-08002B2CF9AE}" pid="556" name="ZOTERO_BREF_fOUB0LRZkz46_10">
    <vt:lpwstr>breviation":"Quart J Royal Meteoro Soc","language":"en","page":"1999-2049","source":"DOI.org (Crossref)","title":"The ERA5 global reanalysis","volume":"146","author":[{"family":"Hersbach","given":"Hans"},{"family":"Bell","given":"Bill"},{"family":"Berrisf</vt:lpwstr>
  </property>
  <property fmtid="{D5CDD505-2E9C-101B-9397-08002B2CF9AE}" pid="557" name="ZOTERO_BREF_fOUB0LRZkz46_11">
    <vt:lpwstr>ord","given":"Paul"},{"family":"Hirahara","given":"Shoji"},{"family":"Horányi","given":"András"},{"family":"Muñoz‐Sabater","given":"Joaquín"},{"family":"Nicolas","given":"Julien"},{"family":"Peubey","given":"Carole"},{"family":"Radu","given":"Raluca"},{"f</vt:lpwstr>
  </property>
  <property fmtid="{D5CDD505-2E9C-101B-9397-08002B2CF9AE}" pid="558" name="ZOTERO_BREF_fOUB0LRZkz46_12">
    <vt:lpwstr>amily":"Schepers","given":"Dinand"},{"family":"Simmons","given":"Adrian"},{"family":"Soci","given":"Cornel"},{"family":"Abdalla","given":"Saleh"},{"family":"Abellan","given":"Xavier"},{"family":"Balsamo","given":"Gianpaolo"},{"family":"Bechtold","given":"</vt:lpwstr>
  </property>
  <property fmtid="{D5CDD505-2E9C-101B-9397-08002B2CF9AE}" pid="559" name="ZOTERO_BREF_fOUB0LRZkz46_13">
    <vt:lpwstr>Peter"},{"family":"Biavati","given":"Gionata"},{"family":"Bidlot","given":"Jean"},{"family":"Bonavita","given":"Massimo"},{"family":"De Chiara","given":"Giovanna"},{"family":"Dahlgren","given":"Per"},{"family":"Dee","given":"Dick"},{"family":"Diamantakis"</vt:lpwstr>
  </property>
  <property fmtid="{D5CDD505-2E9C-101B-9397-08002B2CF9AE}" pid="560" name="ZOTERO_BREF_fOUB0LRZkz46_14">
    <vt:lpwstr>,"given":"Michail"},{"family":"Dragani","given":"Rossana"},{"family":"Flemming","given":"Johannes"},{"family":"Forbes","given":"Richard"},{"family":"Fuentes","given":"Manuel"},{"family":"Geer","given":"Alan"},{"family":"Haimberger","given":"Leo"},{"family</vt:lpwstr>
  </property>
  <property fmtid="{D5CDD505-2E9C-101B-9397-08002B2CF9AE}" pid="561" name="ZOTERO_BREF_fOUB0LRZkz46_15">
    <vt:lpwstr>":"Healy","given":"Sean"},{"family":"Hogan","given":"Robin J."},{"family":"Hólm","given":"Elías"},{"family":"Janisková","given":"Marta"},{"family":"Keeley","given":"Sarah"},{"family":"Laloyaux","given":"Patrick"},{"family":"Lopez","given":"Philippe"},{"fa</vt:lpwstr>
  </property>
  <property fmtid="{D5CDD505-2E9C-101B-9397-08002B2CF9AE}" pid="562" name="ZOTERO_BREF_fOUB0LRZkz46_16">
    <vt:lpwstr>mily":"Lupu","given":"Cristina"},{"family":"Radnoti","given":"Gabor"},{"family":"De Rosnay","given":"Patricia"},{"family":"Rozum","given":"Iryna"},{"family":"Vamborg","given":"Freja"},{"family":"Villaume","given":"Sebastien"},{"family":"Thépaut","given":"</vt:lpwstr>
  </property>
  <property fmtid="{D5CDD505-2E9C-101B-9397-08002B2CF9AE}" pid="563" name="ZOTERO_BREF_fOUB0LRZkz46_17">
    <vt:lpwstr>Jean‐Noël"}],"issued":{"date-parts":[["2020",7]]}}}],"schema":"https://github.com/citation-style-language/schema/raw/master/csl-citation.json"}</vt:lpwstr>
  </property>
  <property fmtid="{D5CDD505-2E9C-101B-9397-08002B2CF9AE}" pid="564" name="ZOTERO_BREF_fOUB0LRZkz46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565" name="ZOTERO_BREF_fOUB0LRZkz46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566" name="ZOTERO_BREF_fOUB0LRZkz46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567" name="ZOTERO_BREF_fOUB0LRZkz46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568" name="ZOTERO_BREF_fOUB0LRZkz46_6">
    <vt:lpwstr>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569" name="ZOTERO_BREF_fOUB0LRZkz46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570" name="ZOTERO_BREF_fOUB0LRZkz46_8">
    <vt:lpwstr>lows for a detailed evolution of weather systems. For precipitation, global‐mean correlation with monthly‐mean GPCP data is increased from 67% to 77%. In general, low‐frequency variability is found to be well represented and from 10 hPa downwards general</vt:lpwstr>
  </property>
  <property fmtid="{D5CDD505-2E9C-101B-9397-08002B2CF9AE}" pid="571" name="ZOTERO_BREF_fOUB0LRZkz46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572" name="ZOTERO_BREF_fnzIwW7yMDan_1">
    <vt:lpwstr>ZOTERO_ITEM CSL_CITATION {"citationID":"cqLA6Hxs","properties":{"formattedCitation":"(Byeon {\\i{}et al.}, 2022)","plainCitation":"(Byeon et al., 2022)","noteIndex":0},"citationItems":[{"id":618,"uris":["http://zotero.org/users/9696131/items/KGETC6UD"],"i</vt:lpwstr>
  </property>
  <property fmtid="{D5CDD505-2E9C-101B-9397-08002B2CF9AE}" pid="573" name="ZOTERO_BREF_fnzIwW7yMDan_10">
    <vt:lpwstr>ub.com/citation-style-language/schema/raw/master/csl-citation.json"}</vt:lpwstr>
  </property>
  <property fmtid="{D5CDD505-2E9C-101B-9397-08002B2CF9AE}" pid="574" name="ZOTERO_BREF_fnzIwW7yMDan_2">
    <vt:lpwstr>temData":{"id":618,"type":"article-journal","abstract":"Abstract\n            Litter-dwelling arthropods play an important role in maintaining forest ecosystem function. This study was designed to understand seasonal variations and diversity of litter-dwe</vt:lpwstr>
  </property>
  <property fmtid="{D5CDD505-2E9C-101B-9397-08002B2CF9AE}" pid="575" name="ZOTERO_BREF_fnzIwW7yMDan_3">
    <vt:lpwstr>lling adult beetles, one of the most diverse groups of arthropods. Sampling was conducted in mixed-wood forests of South Korea between March and December 2019, covering all seasons, including winter. We used a sifting method and a Berlese funnel to collec</vt:lpwstr>
  </property>
  <property fmtid="{D5CDD505-2E9C-101B-9397-08002B2CF9AE}" pid="576" name="ZOTERO_BREF_fnzIwW7yMDan_4">
    <vt:lpwstr>t arthropods living in leaf litter and soil. We collected a total of 5820 invertebrates representing six orders, of which 1422 were beetles representing 24 families and minimum 141 species. Beetle species richness was highest in spring and lowest in summe</vt:lpwstr>
  </property>
  <property fmtid="{D5CDD505-2E9C-101B-9397-08002B2CF9AE}" pid="577" name="ZOTERO_BREF_fnzIwW7yMDan_5">
    <vt:lpwstr>r based on rarefaction and extrapolation. However, beetle abundance was lowest in spring, but abundance was similar among the other seasons. Beetle assemblage composition was correlated significantly with soil surface and atmospheric temperature. The asse</vt:lpwstr>
  </property>
  <property fmtid="{D5CDD505-2E9C-101B-9397-08002B2CF9AE}" pid="578" name="ZOTERO_BREF_fnzIwW7yMDan_6">
    <vt:lpwstr>mblage composition differed among seasons, except between spring and winter, which overlapped slightly. The combined sifting–Berlese funnel method showed great advantages for investigating the diversity of overwintering arthropods. Continued study of the</vt:lpwstr>
  </property>
  <property fmtid="{D5CDD505-2E9C-101B-9397-08002B2CF9AE}" pid="579" name="ZOTERO_BREF_fnzIwW7yMDan_7">
    <vt:lpwstr>relationship between arthropods and the leaf-litter environment is essential to understand this microecosystem and will increase the chance of discovering new beetle species.","container-title":"The Canadian Entomologist","DOI":"10.4039/tce.2021.54","ISSN</vt:lpwstr>
  </property>
  <property fmtid="{D5CDD505-2E9C-101B-9397-08002B2CF9AE}" pid="580" name="ZOTERO_BREF_fnzIwW7yMDan_8">
    <vt:lpwstr>":"0008-347X, 1918-3240","issue":"1","journalAbbreviation":"Can Entomol","language":"en","page":"e6","source":"DOI.org (Crossref)","title":"Winter sampling and seasonal variation in litter-dwelling beetle assemblages using a sifting method","volume":"154"</vt:lpwstr>
  </property>
  <property fmtid="{D5CDD505-2E9C-101B-9397-08002B2CF9AE}" pid="581" name="ZOTERO_BREF_fnzIwW7yMDan_9">
    <vt:lpwstr>,"author":[{"family":"Byeon","given":"Ui-Joung"},{"family":"Lee","given":"Seung-Il"},{"family":"Park","given":"Sun-Jae"},{"family":"Kim","given":"A-Young"},{"family":"Park","given":"Jong-Seok"}],"issued":{"date-parts":[["2022"]]}}}],"schema":"https://gith</vt:lpwstr>
  </property>
  <property fmtid="{D5CDD505-2E9C-101B-9397-08002B2CF9AE}" pid="582" name="ZOTERO_BREF_g5fsfMSmfBFk_1">
    <vt:lpwstr>ZOTERO_ITEM CSL_CITATION {"citationID":"dTavWDIw","properties":{"formattedCitation":"(Botes {\\i{}et al.}, 2006)","plainCitation":"(Botes et al., 2006)","noteIndex":0},"citationItems":[{"id":68,"uris":["http://zotero.org/users/9696131/items/56X8TY3Y"],"it</vt:lpwstr>
  </property>
  <property fmtid="{D5CDD505-2E9C-101B-9397-08002B2CF9AE}" pid="583" name="ZOTERO_BREF_g5fsfMSmfBFk_2">
    <vt:lpwstr>emData":{"id":68,"type":"article-journal","container-title":"Journal of Biogeography","DOI":"10.1111/j.1365-2699.2005.01336.x","ISSN":"0305-0270, 1365-2699","issue":"1","journalAbbreviation":"J Biogeography","language":"en","page":"71-90","source":"DOI.or</vt:lpwstr>
  </property>
  <property fmtid="{D5CDD505-2E9C-101B-9397-08002B2CF9AE}" pid="584" name="ZOTERO_BREF_g5fsfMSmfBFk_3">
    <vt:lpwstr>g (Crossref)","title":"Ants, altitude and change in the northern Cape Floristic Region","volume":"33","author":[{"family":"Botes","given":"A."},{"family":"McGeoch","given":"M. A."},{"family":"Robertson","given":"H. G."},{"family":"Niekerk","given":"A."},{</vt:lpwstr>
  </property>
  <property fmtid="{D5CDD505-2E9C-101B-9397-08002B2CF9AE}" pid="585" name="ZOTERO_BREF_g5fsfMSmfBFk_4">
    <vt:lpwstr>"family":"Davids","given":"H. P."},{"family":"Chown","given":"S. L."}],"issued":{"date-parts":[["2006",1]]}}}],"schema":"https://github.com/citation-style-language/schema/raw/master/csl-citation.json"}</vt:lpwstr>
  </property>
  <property fmtid="{D5CDD505-2E9C-101B-9397-08002B2CF9AE}" pid="586" name="ZOTERO_BREF_g9nD0yUEIoQ2_1">
    <vt:lpwstr>ZOTERO_ITEM CSL_CITATION {"citationID":"VkCUrskK","properties":{"formattedCitation":"(Pinheiro {\\i{}et al.}, 2002; Wardhaugh, Stone and Stork, 2018)","plainCitation":"(Pinheiro et al., 2002; Wardhaugh, Stone and Stork, 2018)","noteIndex":0},"citationItem</vt:lpwstr>
  </property>
  <property fmtid="{D5CDD505-2E9C-101B-9397-08002B2CF9AE}" pid="587" name="ZOTERO_BREF_g9nD0yUEIoQ2_10">
    <vt:lpwstr>:"Austral Ecology","language":"en","page":"132-136","source":"DOI.org (Crossref)","title":"Seasonal pattern of insect abundance in the Brazilian cerrado","volume":"27","author":[{"family":"Pinheiro","given":"F."},{"family":"Diniz","given":"I. R."},{"famil</vt:lpwstr>
  </property>
  <property fmtid="{D5CDD505-2E9C-101B-9397-08002B2CF9AE}" pid="588" name="ZOTERO_BREF_g9nD0yUEIoQ2_11">
    <vt:lpwstr>y":"Coelho","given":"D."},{"family":"Bandeira","given":"M. P. S."}],"issued":{"date-parts":[["2002",4]]}}},{"id":605,"uris":["http://zotero.org/users/9696131/items/W8LXYHX7"],"itemData":{"id":605,"type":"article-journal","abstract":"Abstract\n</vt:lpwstr>
  </property>
  <property fmtid="{D5CDD505-2E9C-101B-9397-08002B2CF9AE}" pid="589" name="ZOTERO_BREF_g9nD0yUEIoQ2_12">
    <vt:lpwstr>Altered abiotic conditions resulting from human-induced climate change are already driving changes in the spatial and temporal distributions of many organisms. For insects, how species are distributed across elevations is relatively well known, but data o</vt:lpwstr>
  </property>
  <property fmtid="{D5CDD505-2E9C-101B-9397-08002B2CF9AE}" pid="590" name="ZOTERO_BREF_g9nD0yUEIoQ2_13">
    <vt:lpwstr>n their seasonality at different elevations are lacking. Here we show seasonal variation in beetle abundance and species richness along two spatially-distinct elevational transects (350–1000 m and 100–1000 m asl) in the rainforests of northern Australia.</vt:lpwstr>
  </property>
  <property fmtid="{D5CDD505-2E9C-101B-9397-08002B2CF9AE}" pid="591" name="ZOTERO_BREF_g9nD0yUEIoQ2_14">
    <vt:lpwstr>Temperature was the best predictor of temporal abundance and species richness patterns, while rainfall had little influence. Elevation had little effect on seasonal changes in abundance or diversity. Adults of most beetle species exhibited long season-len</vt:lpwstr>
  </property>
  <property fmtid="{D5CDD505-2E9C-101B-9397-08002B2CF9AE}" pid="592" name="ZOTERO_BREF_g9nD0yUEIoQ2_15">
    <vt:lpwstr>gths (&gt;6 months of the year) with distinct peaks in abundance during the summer wet-season. We found evidence of phenotypic variation among the more widespread species, with seasonal peaks in abundance often not coinciding across elevations or transects.</vt:lpwstr>
  </property>
  <property fmtid="{D5CDD505-2E9C-101B-9397-08002B2CF9AE}" pid="593" name="ZOTERO_BREF_g9nD0yUEIoQ2_16">
    <vt:lpwstr>Due to the wide elevational range of most species, and the lack of consistency in the seasonality of wide-spread individual species, we suggest that many beetles inhabiting the low to mid-elevation mountains in the Wet Tropics, and potentially other tropi</vt:lpwstr>
  </property>
  <property fmtid="{D5CDD505-2E9C-101B-9397-08002B2CF9AE}" pid="594" name="ZOTERO_BREF_g9nD0yUEIoQ2_17">
    <vt:lpwstr>cal rainforests, are not as vulnerable to extinction due to climate change as many other organisms.","container-title":"Scientific Reports","DOI":"10.1038/s41598-018-26216-8","ISSN":"2045-2322","issue":"1","journalAbbreviation":"Sci Rep","language":"en","</vt:lpwstr>
  </property>
  <property fmtid="{D5CDD505-2E9C-101B-9397-08002B2CF9AE}" pid="595" name="ZOTERO_BREF_g9nD0yUEIoQ2_18">
    <vt:lpwstr>page":"8559","source":"DOI.org (Crossref)","title":"Seasonal variation in a diverse beetle assemblage along two elevational gradients in the Australian Wet Tropics","volume":"8","author":[{"family":"Wardhaugh","given":"C. W."},{"family":"Stone","given":"M</vt:lpwstr>
  </property>
  <property fmtid="{D5CDD505-2E9C-101B-9397-08002B2CF9AE}" pid="596" name="ZOTERO_BREF_g9nD0yUEIoQ2_19">
    <vt:lpwstr>. J."},{"family":"Stork","given":"N. E."}],"issued":{"date-parts":[["2018",6,4]]}}}],"schema":"https://github.com/citation-style-language/schema/raw/master/csl-citation.json"}</vt:lpwstr>
  </property>
  <property fmtid="{D5CDD505-2E9C-101B-9397-08002B2CF9AE}" pid="597" name="ZOTERO_BREF_g9nD0yUEIoQ2_2">
    <vt:lpwstr>s":[{"id":607,"uris":["http://zotero.org/users/9696131/items/SLVJWJXS"],"itemData":{"id":607,"type":"article-journal","abstract":"Abstract\n              In Brazil, a severe dry season lasting for approximately 5 months and frequent fires make life diffic</vt:lpwstr>
  </property>
  <property fmtid="{D5CDD505-2E9C-101B-9397-08002B2CF9AE}" pid="598" name="ZOTERO_BREF_g9nD0yUEIoQ2_3">
    <vt:lpwstr>ult for cerrado insects. In certain aspects, the cerrado can be considered to be an understudied ecosystem; even basic information such as knowledge about the annual peak in abundance of different insect orders is unknown. Insect abundance patterns have o</vt:lpwstr>
  </property>
  <property fmtid="{D5CDD505-2E9C-101B-9397-08002B2CF9AE}" pid="599" name="ZOTERO_BREF_g9nD0yUEIoQ2_4">
    <vt:lpwstr>nly been investigated for a few groups in the cerrado region. Thus, our study concerns the temporal distribution of insect abundance in the savanna‐like vegetation of the central Brazilian cerrado (\n              sensu stricto\n              ) in Distrit</vt:lpwstr>
  </property>
  <property fmtid="{D5CDD505-2E9C-101B-9397-08002B2CF9AE}" pid="600" name="ZOTERO_BREF_g9nD0yUEIoQ2_5">
    <vt:lpwstr>o Federal. The region has a well‐defined, long dry season between May and September. The insects were sampled by window, malaise tent and pitfall traps within 1 year. We used a multiple linear regression to analyse the relationship between abundance of in</vt:lpwstr>
  </property>
  <property fmtid="{D5CDD505-2E9C-101B-9397-08002B2CF9AE}" pid="601" name="ZOTERO_BREF_g9nD0yUEIoQ2_6">
    <vt:lpwstr>sects of each order and climate variables. A total of 50 127 individuals from 15 orders was collected. The orders were Coleoptera (26%), Hymenoptera (23%), Diptera (20.5%), Isoptera (20%), Homoptera (4%), Lepidoptera (4%), Orthoptera (1.5%) and Hemiptera</vt:lpwstr>
  </property>
  <property fmtid="{D5CDD505-2E9C-101B-9397-08002B2CF9AE}" pid="602" name="ZOTERO_BREF_g9nD0yUEIoQ2_7">
    <vt:lpwstr>(1%). The abundance of Diptera, Homoptera, Lepidoptera and Orthoptera was randomly distributed over time, Isoptera peaked in the first half of the wet season, Coleoptera and Hemiptera in the second half of the wet season and Hymenoptera in each season. A</vt:lpwstr>
  </property>
  <property fmtid="{D5CDD505-2E9C-101B-9397-08002B2CF9AE}" pid="603" name="ZOTERO_BREF_g9nD0yUEIoQ2_8">
    <vt:lpwstr>significant correlation was found only between Coleoptera and delayed climatic variables. There were no obvious trends that might help explain the abundance patterns observed. The study provides baseline information about phenological patterns of insect a</vt:lpwstr>
  </property>
  <property fmtid="{D5CDD505-2E9C-101B-9397-08002B2CF9AE}" pid="604" name="ZOTERO_BREF_g9nD0yUEIoQ2_9">
    <vt:lpwstr>bundance and permits evaluation of this group as a resource for various food chains and different trophic levels.","container-title":"Austral Ecology","DOI":"10.1046/j.1442-9993.2002.01165.x","ISSN":"1442-9985, 1442-9993","issue":"2","journalAbbreviation"</vt:lpwstr>
  </property>
  <property fmtid="{D5CDD505-2E9C-101B-9397-08002B2CF9AE}" pid="605" name="ZOTERO_BREF_gc2ffUYJLmN4_1">
    <vt:lpwstr>ZOTERO_ITEM CSL_CITATION {"citationID":"6Vfmm5Ec","properties":{"formattedCitation":"(Botes {\\i{}et al.}, 2006)","plainCitation":"(Botes et al., 2006)","noteIndex":0},"citationItems":[{"id":68,"uris":["http://zotero.org/users/9696131/items/56X8TY3Y"],"it</vt:lpwstr>
  </property>
  <property fmtid="{D5CDD505-2E9C-101B-9397-08002B2CF9AE}" pid="606" name="ZOTERO_BREF_gc2ffUYJLmN4_2">
    <vt:lpwstr>emData":{"id":68,"type":"article-journal","container-title":"Journal of Biogeography","DOI":"10.1111/j.1365-2699.2005.01336.x","ISSN":"0305-0270, 1365-2699","issue":"1","journalAbbreviation":"J Biogeography","language":"en","page":"71-90","source":"DOI.or</vt:lpwstr>
  </property>
  <property fmtid="{D5CDD505-2E9C-101B-9397-08002B2CF9AE}" pid="607" name="ZOTERO_BREF_gc2ffUYJLmN4_3">
    <vt:lpwstr>g (Crossref)","title":"Ants, altitude and change in the northern Cape Floristic Region","volume":"33","author":[{"family":"Botes","given":"A."},{"family":"McGeoch","given":"M. A."},{"family":"Robertson","given":"H. G."},{"family":"Niekerk","given":"A."},{</vt:lpwstr>
  </property>
  <property fmtid="{D5CDD505-2E9C-101B-9397-08002B2CF9AE}" pid="608" name="ZOTERO_BREF_gc2ffUYJLmN4_4">
    <vt:lpwstr>"family":"Davids","given":"H. P."},{"family":"Chown","given":"S. L."}],"issued":{"date-parts":[["2006",1]]}}}],"schema":"https://github.com/citation-style-language/schema/raw/master/csl-citation.json"}</vt:lpwstr>
  </property>
  <property fmtid="{D5CDD505-2E9C-101B-9397-08002B2CF9AE}" pid="609" name="ZOTERO_BREF_hAyqgeINQLHP_1">
    <vt:lpwstr>ZOTERO_ITEM CSL_CITATION {"citationID":"OiX94LKF","properties":{"formattedCitation":"(Vodka and Cizek, 2013; Tyszecka, Zaj\\uc0\\u261{}c and Kadej, 2025)","plainCitation":"(Vodka and Cizek, 2013; Tyszecka, Zając and Kadej, 2025)","noteIndex":0},"citationI</vt:lpwstr>
  </property>
  <property fmtid="{D5CDD505-2E9C-101B-9397-08002B2CF9AE}" pid="610" name="ZOTERO_BREF_hAyqgeINQLHP_10">
    <vt:lpwstr>ZOTERO_BREF_hAyqgeINQLHP_10</vt:lpwstr>
  </property>
  <property fmtid="{D5CDD505-2E9C-101B-9397-08002B2CF9AE}" pid="611" name="ZOTERO_BREF_hAyqgeINQLHP_11">
    <vt:lpwstr>ZOTERO_BREF_hAyqgeINQLHP_11</vt:lpwstr>
  </property>
  <property fmtid="{D5CDD505-2E9C-101B-9397-08002B2CF9AE}" pid="612" name="ZOTERO_BREF_hAyqgeINQLHP_12">
    <vt:lpwstr>ZOTERO_BREF_hAyqgeINQLHP_12</vt:lpwstr>
  </property>
  <property fmtid="{D5CDD505-2E9C-101B-9397-08002B2CF9AE}" pid="613" name="ZOTERO_BREF_hAyqgeINQLHP_13">
    <vt:lpwstr>ZOTERO_BREF_hAyqgeINQLHP_13</vt:lpwstr>
  </property>
  <property fmtid="{D5CDD505-2E9C-101B-9397-08002B2CF9AE}" pid="614" name="ZOTERO_BREF_hAyqgeINQLHP_14">
    <vt:lpwstr>ZOTERO_BREF_hAyqgeINQLHP_14</vt:lpwstr>
  </property>
  <property fmtid="{D5CDD505-2E9C-101B-9397-08002B2CF9AE}" pid="615" name="ZOTERO_BREF_hAyqgeINQLHP_15">
    <vt:lpwstr>ZOTERO_BREF_hAyqgeINQLHP_15</vt:lpwstr>
  </property>
  <property fmtid="{D5CDD505-2E9C-101B-9397-08002B2CF9AE}" pid="616" name="ZOTERO_BREF_hAyqgeINQLHP_2">
    <vt:lpwstr>tems":[{"id":645,"uris":["http://zotero.org/users/9696131/items/R6EXT7FN"],"itemData":{"id":645,"type":"article-journal","container-title":"Forest Ecology and Management","DOI":"10.1016/j.foreco.2013.04.007","ISSN":"03781127","journalAbbreviation":"Forest</vt:lpwstr>
  </property>
  <property fmtid="{D5CDD505-2E9C-101B-9397-08002B2CF9AE}" pid="617" name="ZOTERO_BREF_hAyqgeINQLHP_3">
    <vt:lpwstr>Ecology and Management","language":"en","page":"33-41","source":"DOI.org (Crossref)","title":"The effects of edge-interior and understorey-canopy gradients on the distribution of saproxylic beetles in a temperate lowland forest","volume":"304","author":[</vt:lpwstr>
  </property>
  <property fmtid="{D5CDD505-2E9C-101B-9397-08002B2CF9AE}" pid="618" name="ZOTERO_BREF_hAyqgeINQLHP_4">
    <vt:lpwstr>{"family":"Vodka","given":"Š."},{"family":"Cizek","given":"L."}],"issued":{"date-parts":[["2013",9]]}}},{"id":648,"uris":["http://zotero.org/users/9696131/items/PKKR5TQ8"],"itemData":{"id":648,"type":"article-journal","container-title":"Science of The Tot</vt:lpwstr>
  </property>
  <property fmtid="{D5CDD505-2E9C-101B-9397-08002B2CF9AE}" pid="619" name="ZOTERO_BREF_hAyqgeINQLHP_5">
    <vt:lpwstr>al Environment","DOI":"10.1016/j.scitotenv.2025.179149","ISSN":"00489697","journalAbbreviation":"Science of The Total Environment","language":"en","page":"179149","source":"DOI.org (Crossref)","title":"Winter and summer conditions affect the mountain popu</vt:lpwstr>
  </property>
  <property fmtid="{D5CDD505-2E9C-101B-9397-08002B2CF9AE}" pid="620" name="ZOTERO_BREF_hAyqgeINQLHP_6">
    <vt:lpwstr>lation of Carabus variolosus, a ground beetle of European conservation concern","volume":"972","author":[{"family":"Tyszecka","given":"Katarzyna"},{"family":"Zając","given":"Krzysztof"},{"family":"Kadej","given":"Marcin"}],"issued":{"date-parts":[["2025",</vt:lpwstr>
  </property>
  <property fmtid="{D5CDD505-2E9C-101B-9397-08002B2CF9AE}" pid="621" name="ZOTERO_BREF_hAyqgeINQLHP_7">
    <vt:lpwstr>4]]}}}],"schema":"https://github.com/citation-style-language/schema/raw/master/csl-citation.json"}</vt:lpwstr>
  </property>
  <property fmtid="{D5CDD505-2E9C-101B-9397-08002B2CF9AE}" pid="622" name="ZOTERO_BREF_hAyqgeINQLHP_8">
    <vt:lpwstr>ZOTERO_BREF_hAyqgeINQLHP_8</vt:lpwstr>
  </property>
  <property fmtid="{D5CDD505-2E9C-101B-9397-08002B2CF9AE}" pid="623" name="ZOTERO_BREF_hAyqgeINQLHP_9">
    <vt:lpwstr>ZOTERO_BREF_hAyqgeINQLHP_9</vt:lpwstr>
  </property>
  <property fmtid="{D5CDD505-2E9C-101B-9397-08002B2CF9AE}" pid="624" name="ZOTERO_BREF_hL0VO29PFoMR_1">
    <vt:lpwstr>ZOTERO_ITEM CSL_CITATION {"citationID":"IscS4u1b","properties":{"formattedCitation":"(Calvin {\\i{}et al.}, 2023)","plainCitation":"(Calvin et al., 2023)","noteIndex":0},"citationItems":[{"id":707,"uris":["http://zotero.org/users/9696131/items/EXV2JJYY"],</vt:lpwstr>
  </property>
  <property fmtid="{D5CDD505-2E9C-101B-9397-08002B2CF9AE}" pid="625" name="ZOTERO_BREF_hL0VO29PFoMR_10">
    <vt:lpwstr>ausen","given":"Malte"},{"family":"Mintenbeck","given":"Katja"},{"family":"Mokssit","given":"Abdalah"},{"family":"Otto","given":"Friederike E.L."},{"family":"Pathak","given":"Minal"},{"family":"Pirani","given":"Anna"},{"family":"Poloczanska","given":"Elvi</vt:lpwstr>
  </property>
  <property fmtid="{D5CDD505-2E9C-101B-9397-08002B2CF9AE}" pid="626" name="ZOTERO_BREF_hL0VO29PFoMR_11">
    <vt:lpwstr>ra"},{"family":"Pörtner","given":"Hans-Otto"},{"family":"Revi","given":"Aromar"},{"family":"Roberts","given":"Debra C."},{"family":"Roy","given":"Joyashree"},{"family":"Ruane","given":"Alex C."},{"family":"Skea","given":"Jim"},{"family":"Shukla","given":"</vt:lpwstr>
  </property>
  <property fmtid="{D5CDD505-2E9C-101B-9397-08002B2CF9AE}" pid="627" name="ZOTERO_BREF_hL0VO29PFoMR_12">
    <vt:lpwstr>Priyadarshi R."},{"family":"Slade","given":"Raphael"},{"family":"Slangen","given":"Aimée"},{"family":"Sokona","given":"Youba"},{"family":"Sörensson","given":"Anna A."},{"family":"Tignor","given":"Melinda"},{"family":"Van Vuuren","given":"Detlef"},{"family</vt:lpwstr>
  </property>
  <property fmtid="{D5CDD505-2E9C-101B-9397-08002B2CF9AE}" pid="628" name="ZOTERO_BREF_hL0VO29PFoMR_13">
    <vt:lpwstr>":"Wei","given":"Yi-Ming"},{"family":"Winkler","given":"Harald"},{"family":"Zhai","given":"Panmao"},{"family":"Zommers","given":"Zinta"},{"family":"Hourcade","given":"Jean-Charles"},{"family":"Johnson","given":"Francis X."},{"family":"Pachauri","given":"S</vt:lpwstr>
  </property>
  <property fmtid="{D5CDD505-2E9C-101B-9397-08002B2CF9AE}" pid="629" name="ZOTERO_BREF_hL0VO29PFoMR_14">
    <vt:lpwstr>honali"},{"family":"Simpson","given":"Nicholas P."},{"family":"Singh","given":"Chandni"},{"family":"Thomas","given":"Adelle"},{"family":"Totin","given":"Edmond"},{"family":"Alegría","given":"Andrés"},{"family":"Armour","given":"Kyle"},{"family":"Bednar-Fr</vt:lpwstr>
  </property>
  <property fmtid="{D5CDD505-2E9C-101B-9397-08002B2CF9AE}" pid="630" name="ZOTERO_BREF_hL0VO29PFoMR_15">
    <vt:lpwstr>iedl","given":"Birgit"},{"family":"Blok","given":"Kornelis"},{"family":"Cissé","given":"Guéladio"},{"family":"Dentener","given":"Frank"},{"family":"Eriksen","given":"Siri"},{"family":"Fischer","given":"Erich"},{"family":"Garner","given":"Gregory"},{"famil</vt:lpwstr>
  </property>
  <property fmtid="{D5CDD505-2E9C-101B-9397-08002B2CF9AE}" pid="631" name="ZOTERO_BREF_hL0VO29PFoMR_16">
    <vt:lpwstr>y":"Guivarch","given":"Céline"},{"family":"Haasnoot","given":"Marjolijn"},{"family":"Hansen","given":"Gerrit"},{"family":"Hauser","given":"Mathias"},{"family":"Hawkins","given":"Ed"},{"family":"Hermans","given":"Tim"},{"family":"Kopp","given":"Robert"},{"</vt:lpwstr>
  </property>
  <property fmtid="{D5CDD505-2E9C-101B-9397-08002B2CF9AE}" pid="632" name="ZOTERO_BREF_hL0VO29PFoMR_17">
    <vt:lpwstr>family":"Leprince-Ringuet","given":"Noëmie"},{"family":"Lewis","given":"Jared"},{"family":"Ley","given":"Debora"},{"family":"Ludden","given":"Chloé"},{"family":"Niamir","given":"Leila"},{"family":"Nicholls","given":"Zebedee"},{"family":"Some","given":"Shr</vt:lpwstr>
  </property>
  <property fmtid="{D5CDD505-2E9C-101B-9397-08002B2CF9AE}" pid="633" name="ZOTERO_BREF_hL0VO29PFoMR_18">
    <vt:lpwstr>eya"},{"family":"Szopa","given":"Sophie"},{"family":"Trewin","given":"Blair"},{"family":"Van Der Wijst","given":"Kaj-Ivar"},{"family":"Winter","given":"Gundula"},{"family":"Witting","given":"Maximilian"},{"family":"Birt","given":"Arlene"},{"family":"Ha","</vt:lpwstr>
  </property>
  <property fmtid="{D5CDD505-2E9C-101B-9397-08002B2CF9AE}" pid="634" name="ZOTERO_BREF_hL0VO29PFoMR_19">
    <vt:lpwstr>given":"Meeyoung"}],"editor":[{"family":"Arias","given":"Paola"},{"family":"Bustamante","given":"Mercedes"},{"family":"Elgizouli","given":"Ismail"},{"family":"Flato","given":"Gregory"},{"family":"Howden","given":"Mark"},{"family":"Méndez-Vallejo","given":</vt:lpwstr>
  </property>
  <property fmtid="{D5CDD505-2E9C-101B-9397-08002B2CF9AE}" pid="635" name="ZOTERO_BREF_hL0VO29PFoMR_2">
    <vt:lpwstr>"itemData":{"id":707,"type":"report","abstract":"The Synthesis Report (SYR) is a stand-alone synthesis of the most policy-relevant evidence from the scientific, technical, and socio-economic literature assessed in the Sixth Assessment Report (AR6) of the</vt:lpwstr>
  </property>
  <property fmtid="{D5CDD505-2E9C-101B-9397-08002B2CF9AE}" pid="636" name="ZOTERO_BREF_hL0VO29PFoMR_20">
    <vt:lpwstr>"Carlos"},{"family":"Pereira","given":"Joy Jacqueline"},{"family":"Pichs-Madruga","given":"Ramón"},{"family":"Rose","given":"Steven K."},{"family":"Saheb","given":"Yamina"},{"family":"Sánchez Rodríguez","given":"Roberto"},{"family":"Ürge-Vorsatz","given":</vt:lpwstr>
  </property>
  <property fmtid="{D5CDD505-2E9C-101B-9397-08002B2CF9AE}" pid="637" name="ZOTERO_BREF_hL0VO29PFoMR_21">
    <vt:lpwstr>"Diana"},{"family":"Xiao","given":"Cunde"},{"family":"Yassaa","given":"Noureddine"},{"family":"Romero","given":"José"},{"family":"Kim","given":"Jinmi"},{"family":"Haites","given":"Erik F."},{"family":"Jung","given":"Yonghun"},{"family":"Stavins","given":"</vt:lpwstr>
  </property>
  <property fmtid="{D5CDD505-2E9C-101B-9397-08002B2CF9AE}" pid="638" name="ZOTERO_BREF_hL0VO29PFoMR_22">
    <vt:lpwstr>Robert"},{"family":"Birt","given":"Arlene"},{"family":"Ha","given":"Meeyoung"},{"family":"Orendain","given":"Dan Jezreel A."},{"family":"Ignon","given":"Lance"},{"family":"Park","given":"Semin"},{"family":"Park","given":"Youngin"},{"family":"Reisinger","g</vt:lpwstr>
  </property>
  <property fmtid="{D5CDD505-2E9C-101B-9397-08002B2CF9AE}" pid="639" name="ZOTERO_BREF_hL0VO29PFoMR_23">
    <vt:lpwstr>iven":"Andy"},{"family":"Cammaramo","given":"Diego"},{"family":"Fischlin","given":"Andreas"},{"family":"Fuglestvedt","given":"Jan S."},{"family":"Hansen","given":"Gerrit"},{"family":"Ludden","given":"Chloé"},{"family":"Masson-Delmotte","given":"Valérie"},</vt:lpwstr>
  </property>
  <property fmtid="{D5CDD505-2E9C-101B-9397-08002B2CF9AE}" pid="640" name="ZOTERO_BREF_hL0VO29PFoMR_24">
    <vt:lpwstr>{"family":"Matthews","given":"J.B. Robin"},{"family":"Mintenbeck","given":"Katja"},{"family":"Pirani","given":"Anna"},{"family":"Poloczanska","given":"Elvira"},{"family":"Leprince-Ringuet","given":"Noëmie"},{"family":"Péan","given":"Clotilde"}],"accessed"</vt:lpwstr>
  </property>
  <property fmtid="{D5CDD505-2E9C-101B-9397-08002B2CF9AE}" pid="641" name="ZOTERO_BREF_hL0VO29PFoMR_25">
    <vt:lpwstr>:{"date-parts":[["2026",3,16]]},"issued":{"date-parts":[["2023",7,25]]}}}],"schema":"https://github.com/citation-style-language/schema/raw/master/csl-citation.json"}</vt:lpwstr>
  </property>
  <property fmtid="{D5CDD505-2E9C-101B-9397-08002B2CF9AE}" pid="642" name="ZOTERO_BREF_hL0VO29PFoMR_3">
    <vt:lpwstr>Intergovernmental Panel on Climate Change (IPCC). The SYR distils and integrates the main findings of the three reports of the Working Groups of the IPCC during the AR6, and the three AR6 Special Reports into a concise document. It consists of a Summary f</vt:lpwstr>
  </property>
  <property fmtid="{D5CDD505-2E9C-101B-9397-08002B2CF9AE}" pid="643" name="ZOTERO_BREF_hL0VO29PFoMR_4">
    <vt:lpwstr>or Policymakers and a longer report.","DOI":"10.59327/IPCC/AR6-9789291691647","note":"edition: First","publisher":"Intergovernmental Panel on Climate Change (IPCC)","source":"DOI.org (Crossref)","title":"IPCC, 2023: Climate Change 2023: Synthesis Report.</vt:lpwstr>
  </property>
  <property fmtid="{D5CDD505-2E9C-101B-9397-08002B2CF9AE}" pid="644" name="ZOTERO_BREF_hL0VO29PFoMR_5">
    <vt:lpwstr>Contribution of Working Groups I, II and III to the Sixth Assessment Report of the Intergovernmental Panel on Climate Change [Core Writing Team, H. Lee and J. Romero (eds.)]. IPCC, Geneva, Switzerland.","title-short":"IPCC, 2023","URL":"https://www.ipcc.c</vt:lpwstr>
  </property>
  <property fmtid="{D5CDD505-2E9C-101B-9397-08002B2CF9AE}" pid="645" name="ZOTERO_BREF_hL0VO29PFoMR_6">
    <vt:lpwstr>h/report/ar6/syr/","contributor":[{"family":"Lee","given":"Hoesung"}],"author":[{"family":"Calvin","given":"Katherine"},{"family":"Dasgupta","given":"Dipak"},{"family":"Krinner","given":"Gerhard"},{"family":"Mukherji","given":"Aditi"},{"family":"Thorne","</vt:lpwstr>
  </property>
  <property fmtid="{D5CDD505-2E9C-101B-9397-08002B2CF9AE}" pid="646" name="ZOTERO_BREF_hL0VO29PFoMR_7">
    <vt:lpwstr>given":"Peter W."},{"family":"Trisos","given":"Christopher"},{"family":"Romero","given":"José"},{"family":"Aldunce","given":"Paulina"},{"family":"Barrett","given":"Ko"},{"family":"Blanco","given":"Gabriel"},{"family":"Cheung","given":"William W.L."},{"fam</vt:lpwstr>
  </property>
  <property fmtid="{D5CDD505-2E9C-101B-9397-08002B2CF9AE}" pid="647" name="ZOTERO_BREF_hL0VO29PFoMR_8">
    <vt:lpwstr>ily":"Connors","given":"Sarah"},{"family":"Denton","given":"Fatima"},{"family":"Diongue-Niang","given":"Aïda"},{"family":"Dodman","given":"David"},{"family":"Garschagen","given":"Matthias"},{"family":"Geden","given":"Oliver"},{"family":"Hayward","given":"</vt:lpwstr>
  </property>
  <property fmtid="{D5CDD505-2E9C-101B-9397-08002B2CF9AE}" pid="648" name="ZOTERO_BREF_hL0VO29PFoMR_9">
    <vt:lpwstr>Bronwyn"},{"family":"Jones","given":"Christopher"},{"family":"Jotzo","given":"Frank"},{"family":"Krug","given":"Thelma"},{"family":"Lasco","given":"Rodel"},{"family":"Lee","given":"Yune-Yi"},{"family":"Masson-Delmotte","given":"Valérie"},{"family":"Meinsh</vt:lpwstr>
  </property>
  <property fmtid="{D5CDD505-2E9C-101B-9397-08002B2CF9AE}" pid="649" name="ZOTERO_BREF_hxN5mhDkR0vj_1">
    <vt:lpwstr>ZOTERO_ITEM CSL_CITATION {"citationID":"YDDinDjL","properties":{"formattedCitation":"(Fattorini, 2023)","plainCitation":"(Fattorini, 2023)","noteIndex":0},"citationItems":[{"id":614,"uris":["http://zotero.org/users/9696131/items/PUPKDTK9"],"itemData":{"id</vt:lpwstr>
  </property>
  <property fmtid="{D5CDD505-2E9C-101B-9397-08002B2CF9AE}" pid="650" name="ZOTERO_BREF_hxN5mhDkR0vj_10">
    <vt:lpwstr>-citation.json"}</vt:lpwstr>
  </property>
  <property fmtid="{D5CDD505-2E9C-101B-9397-08002B2CF9AE}" pid="651" name="ZOTERO_BREF_hxN5mhDkR0vj_2">
    <vt:lpwstr>":614,"type":"article-journal","abstract":"Tenebrionids represent a conspicuous component of the fauna of Mediterranean coastal dunes showing particular adaptations to the extreme climatic conditions of these environments (high temperature and aridity). T</vt:lpwstr>
  </property>
  <property fmtid="{D5CDD505-2E9C-101B-9397-08002B2CF9AE}" pid="652" name="ZOTERO_BREF_hxN5mhDkR0vj_3">
    <vt:lpwstr>hese adaptations involve, for example, distinct morphological traits (such as long legs and subelytral cavity), finely tuned life cycles, ecological specialization, and diel and seasonal activity patterns that vary in response to temperature changes. Alth</vt:lpwstr>
  </property>
  <property fmtid="{D5CDD505-2E9C-101B-9397-08002B2CF9AE}" pid="653" name="ZOTERO_BREF_hxN5mhDkR0vj_4">
    <vt:lpwstr>ough these species are able to cope with high temperature and water scarcity, the ongoing climatic change may represent a serious threat. Increases in average temperatures and in frequency and severity of extreme events may affect profoundly species that</vt:lpwstr>
  </property>
  <property fmtid="{D5CDD505-2E9C-101B-9397-08002B2CF9AE}" pid="654" name="ZOTERO_BREF_hxN5mhDkR0vj_5">
    <vt:lpwstr>already live close to their upper climatic tolerance limits. Tenebrionids in Mediterranean sand dunes are also flightless: although flightlessness is advantageous in this type of environment, it reduces substantially dispersal capabilities, and hence the</vt:lpwstr>
  </property>
  <property fmtid="{D5CDD505-2E9C-101B-9397-08002B2CF9AE}" pid="655" name="ZOTERO_BREF_hxN5mhDkR0vj_6">
    <vt:lpwstr>possibility of tracking suitable climatic conditions. In fact, because of their adaptations to sand substrates and the limited extension of sandy shores, these animals are strictly confined to environments that are experiencing a dramatically fast increas</vt:lpwstr>
  </property>
  <property fmtid="{D5CDD505-2E9C-101B-9397-08002B2CF9AE}" pid="656" name="ZOTERO_BREF_hxN5mhDkR0vj_7">
    <vt:lpwstr>e in average temperature with no possibility to escape.","container-title":"Fragmenta entomologica","DOI":"10.13133/2284-4880/1496","license":"Creative Commons Attribution Non Commercial Share Alike 4.0 International","page":"Vol. 55 No. 1 (2023)","publis</vt:lpwstr>
  </property>
  <property fmtid="{D5CDD505-2E9C-101B-9397-08002B2CF9AE}" pid="657" name="ZOTERO_BREF_hxN5mhDkR0vj_8">
    <vt:lpwstr>her":"Fragmenta entomologica","source":"DOI.org (Datacite)","title":"Adaptations of tenebrionid beetles to Mediterranean sand dune environments and the impact of climate change (Coleoptera: Tenebrionidae)","title-short":"Adaptations of tenebrionid beetles</vt:lpwstr>
  </property>
  <property fmtid="{D5CDD505-2E9C-101B-9397-08002B2CF9AE}" pid="658" name="ZOTERO_BREF_hxN5mhDkR0vj_9">
    <vt:lpwstr>to Mediterranean sand dune environments and the impact of climate change (Coleoptera","author":[{"family":"Fattorini","given":"Simone"}],"issued":{"date-parts":[["2023",6,30]]}}}],"schema":"https://github.com/citation-style-language/schema/raw/master/csl</vt:lpwstr>
  </property>
  <property fmtid="{D5CDD505-2E9C-101B-9397-08002B2CF9AE}" pid="659" name="ZOTERO_BREF_hzBHSkL5UWZF_1">
    <vt:lpwstr>ZOTERO_ITEM CSL_CITATION {"citationID":"DCGGa4qw","properties":{"formattedCitation":"(Hodkinson, 2005)","plainCitation":"(Hodkinson, 2005)","noteIndex":0},"citationItems":[{"id":35,"uris":["http://zotero.org/users/9696131/items/KU3XKWZC"],"itemData":{"id"</vt:lpwstr>
  </property>
  <property fmtid="{D5CDD505-2E9C-101B-9397-08002B2CF9AE}" pid="660" name="ZOTERO_BREF_hzBHSkL5UWZF_10">
    <vt:lpwstr>ng elevation gradients: species and community responses to altitude","title-short":"Terrestrial insects along elevation gradients","volume":"80","author":[{"family":"Hodkinson","given":"Ian D."}],"issued":{"date-parts":[["2005",8]]}}}],"schema":"https://g</vt:lpwstr>
  </property>
  <property fmtid="{D5CDD505-2E9C-101B-9397-08002B2CF9AE}" pid="661" name="ZOTERO_BREF_hzBHSkL5UWZF_11">
    <vt:lpwstr>ithub.com/citation-style-language/schema/raw/master/csl-citation.json"}</vt:lpwstr>
  </property>
  <property fmtid="{D5CDD505-2E9C-101B-9397-08002B2CF9AE}" pid="662" name="ZOTERO_BREF_hzBHSkL5UWZF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663" name="ZOTERO_BREF_hzBHSkL5UWZF_3">
    <vt:lpwstr>ess that such responses may serve as analogues for climate warming effects occurring at a particular fixed altitude or latitude over time. This review seeks, therefore, to synthesise information on the responses of insects and allied groups to increasing</vt:lpwstr>
  </property>
  <property fmtid="{D5CDD505-2E9C-101B-9397-08002B2CF9AE}" pid="664" name="ZOTERO_BREF_hzBHSkL5UWZF_4">
    <vt:lpwstr>altitude and provide a platform for future research. It focuses on those functional aspects of insect biology that show positive or negative reaction to altitudinal changes but avoids emphasising adaptation to high altitude\n              per se\n</vt:lpwstr>
  </property>
  <property fmtid="{D5CDD505-2E9C-101B-9397-08002B2CF9AE}" pid="665" name="ZOTERO_BREF_hzBHSkL5UWZF_5">
    <vt:lpwstr>.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666" name="ZOTERO_BREF_hzBHSkL5UWZF_6">
    <vt:lpwstr>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667" name="ZOTERO_BREF_hzBHSkL5UWZF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668" name="ZOTERO_BREF_hzBHSkL5UWZF_8">
    <vt:lpwstr>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669" name="ZOTERO_BREF_hzBHSkL5UWZF_9">
    <vt:lpwstr>","container-title":"Biological Reviews","DOI":"10.1017/S1464793105006767","ISSN":"1464-7931, 1469-185X","issue":"3","journalAbbreviation":"Biological Reviews","language":"en","page":"489-513","source":"DOI.org (Crossref)","title":"Terrestrial insects alo</vt:lpwstr>
  </property>
  <property fmtid="{D5CDD505-2E9C-101B-9397-08002B2CF9AE}" pid="670" name="ZOTERO_BREF_iLzsMVTXRYe7_1">
    <vt:lpwstr>ZOTERO_ITEM CSL_CITATION {"citationID":"5KpCyHfc","properties":{"formattedCitation":"(Maclean, 2025)","plainCitation":"(Maclean, 2025)","noteIndex":0},"citationItems":[{"id":592,"uris":["http://zotero.org/users/9696131/items/EPYBV4IT"],"itemData":{"id":59</vt:lpwstr>
  </property>
  <property fmtid="{D5CDD505-2E9C-101B-9397-08002B2CF9AE}" pid="671" name="ZOTERO_BREF_iLzsMVTXRYe7_2">
    <vt:lpwstr>2,"type":"book","title":"micropoint: Below or within canopy point microclimate modelling with R","URL":"https://github.com/ilyamaclean/micropoint","author":[{"family":"Maclean","given":"Ilya"}],"issued":{"date-parts":[["2025"]]}}}],"schema":"https://githu</vt:lpwstr>
  </property>
  <property fmtid="{D5CDD505-2E9C-101B-9397-08002B2CF9AE}" pid="672" name="ZOTERO_BREF_iLzsMVTXRYe7_3">
    <vt:lpwstr>b.com/citation-style-language/schema/raw/master/csl-citation.json"}</vt:lpwstr>
  </property>
  <property fmtid="{D5CDD505-2E9C-101B-9397-08002B2CF9AE}" pid="673" name="ZOTERO_BREF_iteDJzFMdgIY_1">
    <vt:lpwstr>ZOTERO_ITEM CSL_CITATION {"citationID":"RoHNVFFI","properties":{"formattedCitation":"(NASA JPL, 2013)","plainCitation":"(NASA JPL, 2013)","noteIndex":0},"citationItems":[{"id":594,"uris":["http://zotero.org/users/9696131/items/7C6Y3UI8"],"itemData":{"id":</vt:lpwstr>
  </property>
  <property fmtid="{D5CDD505-2E9C-101B-9397-08002B2CF9AE}" pid="674" name="ZOTERO_BREF_iteDJzFMdgIY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675" name="ZOTERO_BREF_iteDJzFMdgIY_3">
    <vt:lpwstr>ta.nasa.gov/data/catalog/lpcloud-srtmgl1-003","author":[{"literal":"NASA JPL"}],"accessed":{"date-parts":[["2026",1,29]]},"issued":{"date-parts":[["2013"]]}}}],"schema":"https://github.com/citation-style-language/schema/raw/master/csl-citation.json"}</vt:lpwstr>
  </property>
  <property fmtid="{D5CDD505-2E9C-101B-9397-08002B2CF9AE}" pid="676" name="ZOTERO_BREF_j1uUGDFPSNLb_1">
    <vt:lpwstr>ZOTERO_ITEM CSL_CITATION {"citationID":"fESfEqBk","properties":{"formattedCitation":"(Maclean, 2025)","plainCitation":"(Maclean, 2025)","noteIndex":0},"citationItems":[{"id":592,"uris":["http://zotero.org/users/9696131/items/EPYBV4IT"],"itemData":{"id":59</vt:lpwstr>
  </property>
  <property fmtid="{D5CDD505-2E9C-101B-9397-08002B2CF9AE}" pid="677" name="ZOTERO_BREF_j1uUGDFPSNLb_2">
    <vt:lpwstr>2,"type":"book","title":"micropoint: Below or within canopy point microclimate modelling with R","URL":"https://github.com/ilyamaclean/micropoint","author":[{"family":"Maclean","given":"Ilya"}],"issued":{"date-parts":[["2025"]]}}}],"schema":"https://githu</vt:lpwstr>
  </property>
  <property fmtid="{D5CDD505-2E9C-101B-9397-08002B2CF9AE}" pid="678" name="ZOTERO_BREF_j1uUGDFPSNLb_3">
    <vt:lpwstr>b.com/citation-style-language/schema/raw/master/csl-citation.json"}</vt:lpwstr>
  </property>
  <property fmtid="{D5CDD505-2E9C-101B-9397-08002B2CF9AE}" pid="679" name="ZOTERO_BREF_j76zBeRma4QY_1">
    <vt:lpwstr>ZOTERO_ITEM CSL_CITATION {"citationID":"qOrAWSim","properties":{"formattedCitation":"(Basset, 2003)","plainCitation":"(Basset, 2003)","noteIndex":0},"citationItems":[{"id":727,"uris":["http://zotero.org/users/9696131/items/P4FVB393"],"itemData":{"id":727,</vt:lpwstr>
  </property>
  <property fmtid="{D5CDD505-2E9C-101B-9397-08002B2CF9AE}" pid="680" name="ZOTERO_BREF_j76zBeRma4QY_2">
    <vt:lpwstr>"type":"book","call-number":"QL434.6 .A78 2003","ISBN":"978-0-521-82000-4","number-of-pages":"474","publisher":"Cambridge University Press","publisher-place":"Cambridge, U.K. ; New York","source":"Library of Congress ISBN","title":"Arthropods of tropical</vt:lpwstr>
  </property>
  <property fmtid="{D5CDD505-2E9C-101B-9397-08002B2CF9AE}" pid="681" name="ZOTERO_BREF_j76zBeRma4QY_3">
    <vt:lpwstr>forests: spatio-temporal dynamics and resource use in the canopy","title-short":"Arthropods of tropical forests","editor":[{"family":"Basset","given":"Yves"}],"issued":{"date-parts":[["2003"]]}}}],"schema":"https://github.com/citation-style-language/schem</vt:lpwstr>
  </property>
  <property fmtid="{D5CDD505-2E9C-101B-9397-08002B2CF9AE}" pid="682" name="ZOTERO_BREF_j76zBeRma4QY_4">
    <vt:lpwstr>a/raw/master/csl-citation.json"}</vt:lpwstr>
  </property>
  <property fmtid="{D5CDD505-2E9C-101B-9397-08002B2CF9AE}" pid="683" name="ZOTERO_BREF_jjQDCeDMrO1v_1">
    <vt:lpwstr>ZOTERO_ITEM CSL_CITATION {"citationID":"IjoUamM8","properties":{"formattedCitation":"(Santos, 2002; Cheli {\\i{}et al.}, 2021; Ren {\\i{}et al.}, 2025)","plainCitation":"(Santos, 2002; Cheli et al., 2021; Ren et al., 2025)","noteIndex":0},"citationItems":</vt:lpwstr>
  </property>
  <property fmtid="{D5CDD505-2E9C-101B-9397-08002B2CF9AE}" pid="684" name="ZOTERO_BREF_jjQDCeDMrO1v_10">
    <vt:lpwstr>[{"family":"Ren","given":"Jialong"},{"family":"Zhao","given":"Wenzhi"},{"family":"He","given":"Zhibin"},{"family":"Wang","given":"Yongzhen"},{"family":"Feng","given":"Yilin"},{"family":"Niu","given":"Yiping"},{"family":"Xin","given":"Weidong"},{"family":"</vt:lpwstr>
  </property>
  <property fmtid="{D5CDD505-2E9C-101B-9397-08002B2CF9AE}" pid="685" name="ZOTERO_BREF_jjQDCeDMrO1v_11">
    <vt:lpwstr>Pan","given":"Chengchen"},{"family":"Liu","given":"Jiliang"}],"issued":{"date-parts":[["2025",1]]}}}],"schema":"https://github.com/citation-style-language/schema/raw/master/csl-citation.json"}</vt:lpwstr>
  </property>
  <property fmtid="{D5CDD505-2E9C-101B-9397-08002B2CF9AE}" pid="686" name="ZOTERO_BREF_jjQDCeDMrO1v_2">
    <vt:lpwstr>[{"id":647,"uris":["http://zotero.org/users/9696131/items/K7UMSTDR"],"itemData":{"id":647,"type":"article-journal","container-title":"Journal of Arid Environments","DOI":"10.1016/S0140-1963(01)90927-9","ISSN":"01401963","issue":"1","license":"https://www.</vt:lpwstr>
  </property>
  <property fmtid="{D5CDD505-2E9C-101B-9397-08002B2CF9AE}" pid="687" name="ZOTERO_BREF_jjQDCeDMrO1v_3">
    <vt:lpwstr>elsevier.com/tdm/userlicense/1.0/","page":"63-85","source":"DOI.org (Crossref)","title":"Habitat selection and assemblage structure of darkling beetles (Col. Tenebrionidae) along environmental gradients on the island of Tenerife (Canary Islands)","volume"</vt:lpwstr>
  </property>
  <property fmtid="{D5CDD505-2E9C-101B-9397-08002B2CF9AE}" pid="688" name="ZOTERO_BREF_jjQDCeDMrO1v_4">
    <vt:lpwstr>:"52","author":[{"family":"Santos","given":"A"}],"issued":{"date-parts":[["2002",9]]}}},{"id":634,"uris":["http://zotero.org/users/9696131/items/QCWW3C77"],"itemData":{"id":634,"type":"article-journal","container-title":"Anais da Academia Brasileira de Ci</vt:lpwstr>
  </property>
  <property fmtid="{D5CDD505-2E9C-101B-9397-08002B2CF9AE}" pid="689" name="ZOTERO_BREF_jjQDCeDMrO1v_5">
    <vt:lpwstr>ências","DOI":"10.1590/0001-3765202120201282","ISSN":"1678-2690, 0001-3765","issue":"3","journalAbbreviation":"An. Acad. Bras. Ciênc.","license":"http://creativecommons.org/licenses/by/4.0/","page":"e20201282","source":"DOI.org (Crossref)","title":"Distri</vt:lpwstr>
  </property>
  <property fmtid="{D5CDD505-2E9C-101B-9397-08002B2CF9AE}" pid="690" name="ZOTERO_BREF_jjQDCeDMrO1v_6">
    <vt:lpwstr>bution and environmental determinants of darkling beetles assemblages (Coleoptera: Tenebrionidae) in Península Valdés (Argentinean Patagonia)","title-short":"Distribution and environmental determinants of darkling beetles assemblages (Coleoptera","volume"</vt:lpwstr>
  </property>
  <property fmtid="{D5CDD505-2E9C-101B-9397-08002B2CF9AE}" pid="691" name="ZOTERO_BREF_jjQDCeDMrO1v_7">
    <vt:lpwstr>:"93","author":[{"family":"Cheli","given":"Germán H."},{"family":"Carrara","given":"Rodolfo"},{"family":"Bandieri","given":"Lucas"},{"family":"Flores","given":"Gustavo E."}],"issued":{"date-parts":[["2021"]]}}},{"id":644,"uris":["http://zotero.org/users/9</vt:lpwstr>
  </property>
  <property fmtid="{D5CDD505-2E9C-101B-9397-08002B2CF9AE}" pid="692" name="ZOTERO_BREF_jjQDCeDMrO1v_8">
    <vt:lpwstr>696131/items/UT28WV8X"],"itemData":{"id":644,"type":"article-journal","container-title":"Journal of Arid Land","DOI":"10.1007/s40333-025-0001-2","ISSN":"1674-6767, 2194-7783","issue":"1","journalAbbreviation":"J. Arid Land","language":"en","page":"112-129</vt:lpwstr>
  </property>
  <property fmtid="{D5CDD505-2E9C-101B-9397-08002B2CF9AE}" pid="693" name="ZOTERO_BREF_jjQDCeDMrO1v_9">
    <vt:lpwstr>","source":"DOI.org (Crossref)","title":"Spatiotemporal variations of tenebrionid beetles (Coleoptera: Tenebrionidae) in the Gobi desert, Northwest China","title-short":"Spatiotemporal variations of tenebrionid beetles (Coleoptera","volume":"17","author":</vt:lpwstr>
  </property>
  <property fmtid="{D5CDD505-2E9C-101B-9397-08002B2CF9AE}" pid="694" name="ZOTERO_BREF_jrMsgz7RGkIV_1">
    <vt:lpwstr>ZOTERO_ITEM CSL_CITATION {"citationID":"dWNq8vOU","properties":{"formattedCitation":"(L\\uc0\\u246{}vei and Sunderland, 1996; Carpaneto and Fattorini, 2002)","plainCitation":"(Lövei and Sunderland, 1996; Carpaneto and Fattorini, 2002)","noteIndex":0},"cit</vt:lpwstr>
  </property>
  <property fmtid="{D5CDD505-2E9C-101B-9397-08002B2CF9AE}" pid="695" name="ZOTERO_BREF_jrMsgz7RGkIV_10">
    <vt:lpwstr>ranean coastal area","URL":"http://escholarship.org/uc/item/32m6640q","volume":"23","author":[{"family":"Carpaneto","given":"Giuseppe","suffix":"M."},{"family":"Fattorini","given":"Simone"}],"accessed":{"date-parts":[["2026",3,15]]},"issued":{"date-parts"</vt:lpwstr>
  </property>
  <property fmtid="{D5CDD505-2E9C-101B-9397-08002B2CF9AE}" pid="696" name="ZOTERO_BREF_jrMsgz7RGkIV_11">
    <vt:lpwstr>:[["2002"]]}}}],"schema":"https://github.com/citation-style-language/schema/raw/master/csl-citation.json"}</vt:lpwstr>
  </property>
  <property fmtid="{D5CDD505-2E9C-101B-9397-08002B2CF9AE}" pid="697" name="ZOTERO_BREF_jrMsgz7RGkIV_2">
    <vt:lpwstr>ationItems":[{"id":628,"uris":["http://zotero.org/users/9696131/items/2QSNMRNK"],"itemData":{"id":628,"type":"article-journal","abstract":"The ground beetles form the speciose beetle family Carabidae and, since their emergence in the Tertiary, have popula</vt:lpwstr>
  </property>
  <property fmtid="{D5CDD505-2E9C-101B-9397-08002B2CF9AE}" pid="698" name="ZOTERO_BREF_jrMsgz7RGkIV_3">
    <vt:lpwstr>ted all habitats except deserts. Our knowledge about carabids is biased toward species living in north-temperate regions. Most carabids are predatory, consume a wide range of food types, and experience food shortages in the field. Feeding on both plant an</vt:lpwstr>
  </property>
  <property fmtid="{D5CDD505-2E9C-101B-9397-08002B2CF9AE}" pid="699" name="ZOTERO_BREF_jrMsgz7RGkIV_4">
    <vt:lpwstr>d animal material and scavenging are probably more significant than currently acknowledged. The most important mortality sources are abiotic factors and predators; pathogens and parasites can be important for some developmental stages. Although competitio</vt:lpwstr>
  </property>
  <property fmtid="{D5CDD505-2E9C-101B-9397-08002B2CF9AE}" pid="700" name="ZOTERO_BREF_jrMsgz7RGkIV_5">
    <vt:lpwstr>n among larvae and adults does occur, the importance of competition as a community organization is not proven. Carabids are abundant in agricultural fields all over the world and may be important natural enemies of agricultural pests.","container-title":"</vt:lpwstr>
  </property>
  <property fmtid="{D5CDD505-2E9C-101B-9397-08002B2CF9AE}" pid="701" name="ZOTERO_BREF_jrMsgz7RGkIV_6">
    <vt:lpwstr>Annual Review of Entomology","DOI":"10.1146/annurev.en.41.010196.001311","ISSN":"0066-4170, 1545-4487","issue":"1","journalAbbreviation":"Annu. Rev. Entomol.","language":"en","page":"231-256","source":"DOI.org (Crossref)","title":"Ecology and Behavior of</vt:lpwstr>
  </property>
  <property fmtid="{D5CDD505-2E9C-101B-9397-08002B2CF9AE}" pid="702" name="ZOTERO_BREF_jrMsgz7RGkIV_7">
    <vt:lpwstr>Ground Beetles (Coleoptera: Carabidae)","title-short":"Ecology and Behavior of Ground Beetles (Coleoptera","volume":"41","author":[{"family":"Lövei","given":"Gábor L."},{"family":"Sunderland","given":"Keith D."}],"issued":{"date-parts":[["1996",1]]}}},{"i</vt:lpwstr>
  </property>
  <property fmtid="{D5CDD505-2E9C-101B-9397-08002B2CF9AE}" pid="703" name="ZOTERO_BREF_jrMsgz7RGkIV_8">
    <vt:lpwstr>d":641,"uris":["http://zotero.org/users/9696131/items/UV7PSTLB"],"itemData":{"id":641,"type":"article-journal","container-title":"Biogeographia – The Journal of Integrative Biogeography","DOI":"10.21426/B6110050","ISSN":"1594-7629","journalAbbreviation":"</vt:lpwstr>
  </property>
  <property fmtid="{D5CDD505-2E9C-101B-9397-08002B2CF9AE}" pid="704" name="ZOTERO_BREF_jrMsgz7RGkIV_9">
    <vt:lpwstr>Biogeographia","source":"DOI.org (Crossref)","title":"Flightlessness in psammophilous beetles inhabiting a Mediterranean coastal area: ecological and biogeographical implications","title-short":"Flightlessness in psammophilous beetles inhabiting a Mediter</vt:lpwstr>
  </property>
  <property fmtid="{D5CDD505-2E9C-101B-9397-08002B2CF9AE}" pid="705" name="ZOTERO_BREF_k8295kfVub0q_1">
    <vt:lpwstr>ZOTERO_ITEM CSL_CITATION {"citationID":"D5igpfVm","properties":{"formattedCitation":"(Hodkinson, 2005)","plainCitation":"(Hodkinson, 2005)","noteIndex":0},"citationItems":[{"id":35,"uris":["http://zotero.org/users/9696131/items/KU3XKWZC"],"itemData":{"id"</vt:lpwstr>
  </property>
  <property fmtid="{D5CDD505-2E9C-101B-9397-08002B2CF9AE}" pid="706" name="ZOTERO_BREF_k8295kfVub0q_10">
    <vt:lpwstr>ng elevation gradients: species and community responses to altitude","title-short":"Terrestrial insects along elevation gradients","volume":"80","author":[{"family":"Hodkinson","given":"Ian D."}],"issued":{"date-parts":[["2005",8]]}}}],"schema":"https://g</vt:lpwstr>
  </property>
  <property fmtid="{D5CDD505-2E9C-101B-9397-08002B2CF9AE}" pid="707" name="ZOTERO_BREF_k8295kfVub0q_11">
    <vt:lpwstr>ithub.com/citation-style-language/schema/raw/master/csl-citation.json"}</vt:lpwstr>
  </property>
  <property fmtid="{D5CDD505-2E9C-101B-9397-08002B2CF9AE}" pid="708" name="ZOTERO_BREF_k8295kfVub0q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709" name="ZOTERO_BREF_k8295kfVub0q_3">
    <vt:lpwstr>ess that such responses may serve as analogues for climate warming effects occurring at a particular fixed altitude or latitude over time. This review seeks, therefore, to synthesise information on the responses of insects and allied groups to increasing</vt:lpwstr>
  </property>
  <property fmtid="{D5CDD505-2E9C-101B-9397-08002B2CF9AE}" pid="710" name="ZOTERO_BREF_k8295kfVub0q_4">
    <vt:lpwstr>altitude and provide a platform for future research. It focuses on those functional aspects of insect biology that show positive or negative reaction to altitudinal changes but avoids emphasising adaptation to high altitude\n              per se\n</vt:lpwstr>
  </property>
  <property fmtid="{D5CDD505-2E9C-101B-9397-08002B2CF9AE}" pid="711" name="ZOTERO_BREF_k8295kfVub0q_5">
    <vt:lpwstr>.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712" name="ZOTERO_BREF_k8295kfVub0q_6">
    <vt:lpwstr>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713" name="ZOTERO_BREF_k8295kfVub0q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714" name="ZOTERO_BREF_k8295kfVub0q_8">
    <vt:lpwstr>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715" name="ZOTERO_BREF_k8295kfVub0q_9">
    <vt:lpwstr>","container-title":"Biological Reviews","DOI":"10.1017/S1464793105006767","ISSN":"1464-7931, 1469-185X","issue":"3","journalAbbreviation":"Biological Reviews","language":"en","page":"489-513","source":"DOI.org (Crossref)","title":"Terrestrial insects alo</vt:lpwstr>
  </property>
  <property fmtid="{D5CDD505-2E9C-101B-9397-08002B2CF9AE}" pid="716" name="ZOTERO_BREF_kFcFdBnPP07D_1">
    <vt:lpwstr>ZOTERO_ITEM CSL_CITATION {"citationID":"JjlKM6FU","properties":{"formattedCitation":"(Grimbacher and Stork, 2009)","plainCitation":"(Grimbacher and Stork, 2009)","noteIndex":0},"citationItems":[{"id":608,"uris":["http://zotero.org/users/9696131/items/4Y3I</vt:lpwstr>
  </property>
  <property fmtid="{D5CDD505-2E9C-101B-9397-08002B2CF9AE}" pid="717" name="ZOTERO_BREF_kFcFdBnPP07D_10">
    <vt:lpwstr>Assemblage Inhabiting Lowland Tropical Rain Forest in Australia","volume":"41","author":[{"family":"Grimbacher","given":"Peter S."},{"family":"Stork","given":"Nigel E."}],"issued":{"date-parts":[["2009",5]]}}}],"schema":"https://github.com/citation-style</vt:lpwstr>
  </property>
  <property fmtid="{D5CDD505-2E9C-101B-9397-08002B2CF9AE}" pid="718" name="ZOTERO_BREF_kFcFdBnPP07D_11">
    <vt:lpwstr>-language/schema/raw/master/csl-citation.json"}</vt:lpwstr>
  </property>
  <property fmtid="{D5CDD505-2E9C-101B-9397-08002B2CF9AE}" pid="719" name="ZOTERO_BREF_kFcFdBnPP07D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720" name="ZOTERO_BREF_kFcFdBnPP07D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721" name="ZOTERO_BREF_kFcFdBnPP07D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722" name="ZOTERO_BREF_kFcFdBnPP07D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723" name="ZOTERO_BREF_kFcFdBnPP07D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724" name="ZOTERO_BREF_kFcFdBnPP07D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725" name="ZOTERO_BREF_kFcFdBnPP07D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726" name="ZOTERO_BREF_kFcFdBnPP07D_9">
    <vt:lpwstr>.","container-title":"Biotropica","DOI":"10.1111/j.1744-7429.2008.00477.x","ISSN":"0006-3606, 1744-7429","issue":"3","journalAbbreviation":"Biotropica","language":"en","page":"328-337","source":"DOI.org (Crossref)","title":"Seasonality of a Diverse Beetle</vt:lpwstr>
  </property>
  <property fmtid="{D5CDD505-2E9C-101B-9397-08002B2CF9AE}" pid="727" name="ZOTERO_BREF_kd3sbmutmYse_1">
    <vt:lpwstr>ZOTERO_ITEM CSL_CITATION {"citationID":"lJKhMG9k","properties":{"formattedCitation":"(Botes, Mcgeoch and Chown, 2007)","plainCitation":"(Botes, Mcgeoch and Chown, 2007)","noteIndex":0},"citationItems":[{"id":69,"uris":["http://zotero.org/users/9696131/ite</vt:lpwstr>
  </property>
  <property fmtid="{D5CDD505-2E9C-101B-9397-08002B2CF9AE}" pid="728" name="ZOTERO_BREF_kd3sbmutmYse_2">
    <vt:lpwstr>ms/MWTKGJP2"],"itemData":{"id":69,"type":"article-journal","container-title":"Austral Ecology","DOI":"10.1111/j.1442-9993.2007.01681.x","ISSN":"1442-9985, 1442-9993","issue":"2","journalAbbreviation":"Austral Ecol","language":"en","page":"210-224","source</vt:lpwstr>
  </property>
  <property fmtid="{D5CDD505-2E9C-101B-9397-08002B2CF9AE}" pid="729" name="ZOTERO_BREF_kd3sbmutmYse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730" name="ZOTERO_BREF_kd3sbmutmYse_4">
    <vt:lpwstr>":[{"family":"Botes","given":"A."},{"family":"Mcgeoch","given":"M. A."},{"family":"Chown","given":"S. L."}],"issued":{"date-parts":[["2007",4]]}}}],"schema":"https://github.com/citation-style-language/schema/raw/master/csl-citation.json"}</vt:lpwstr>
  </property>
  <property fmtid="{D5CDD505-2E9C-101B-9397-08002B2CF9AE}" pid="731" name="ZOTERO_BREF_krmkIaNA53wL_1">
    <vt:lpwstr>ZOTERO_ITEM CSL_CITATION {"citationID":"eO9GYNy8","properties":{"formattedCitation":"(Hagen and Azevedo, 2024)","plainCitation":"(Hagen and Azevedo, 2024)","noteIndex":0},"citationItems":[{"id":728,"uris":["http://zotero.org/users/9696131/items/CUFMJYQS"]</vt:lpwstr>
  </property>
  <property fmtid="{D5CDD505-2E9C-101B-9397-08002B2CF9AE}" pid="732" name="ZOTERO_BREF_krmkIaNA53wL_2">
    <vt:lpwstr>,"itemData":{"id":728,"type":"article-journal","container-title":"Atmospheric and Climate Sciences","DOI":"10.4236/acs.2024.142015","ISSN":"2160-0414, 2160-0422","issue":"02","journalAbbreviation":"ACS","page":"233-249","source":"DOI.org (Crossref)","titl</vt:lpwstr>
  </property>
  <property fmtid="{D5CDD505-2E9C-101B-9397-08002B2CF9AE}" pid="733" name="ZOTERO_BREF_krmkIaNA53wL_3">
    <vt:lpwstr>e":"El Niño-Southern Oscillation (ENSO) Variations and Climate Changes Worldwide","volume":"14","author":[{"family":"Hagen","given":"Marilia"},{"family":"Azevedo","given":"Anibal"}],"issued":{"date-parts":[["2024"]]}}}],"schema":"https://github.com/citati</vt:lpwstr>
  </property>
  <property fmtid="{D5CDD505-2E9C-101B-9397-08002B2CF9AE}" pid="734" name="ZOTERO_BREF_krmkIaNA53wL_4">
    <vt:lpwstr>on-style-language/schema/raw/master/csl-citation.json"}</vt:lpwstr>
  </property>
  <property fmtid="{D5CDD505-2E9C-101B-9397-08002B2CF9AE}" pid="735" name="ZOTERO_BREF_mNTvZchon3Xk_1">
    <vt:lpwstr>ZOTERO_ITEM CSL_CITATION {"citationID":"fESfEqBk","properties":{"formattedCitation":"(Maclean, 2025)","plainCitation":"(Maclean, 2025)","noteIndex":0},"citationItems":[{"id":592,"uris":["http://zotero.org/users/9696131/items/EPYBV4IT"],"itemData":{"id":59</vt:lpwstr>
  </property>
  <property fmtid="{D5CDD505-2E9C-101B-9397-08002B2CF9AE}" pid="736" name="ZOTERO_BREF_mNTvZchon3Xk_2">
    <vt:lpwstr>2,"type":"book","title":"micropoint: Below or within canopy point microclimate modelling with R","URL":"https://github.com/ilyamaclean/micropoint","author":[{"family":"Maclean","given":"Ilya"}],"issued":{"date-parts":[["2025"]]}}}],"schema":"https://githu</vt:lpwstr>
  </property>
  <property fmtid="{D5CDD505-2E9C-101B-9397-08002B2CF9AE}" pid="737" name="ZOTERO_BREF_mNTvZchon3Xk_3">
    <vt:lpwstr>b.com/citation-style-language/schema/raw/master/csl-citation.json"}</vt:lpwstr>
  </property>
  <property fmtid="{D5CDD505-2E9C-101B-9397-08002B2CF9AE}" pid="738" name="ZOTERO_BREF_mQzWE7BWLUAa_1">
    <vt:lpwstr>ZOTERO_BREF_mQzWE7BWLUAa_1</vt:lpwstr>
  </property>
  <property fmtid="{D5CDD505-2E9C-101B-9397-08002B2CF9AE}" pid="739" name="ZOTERO_BREF_nMpccdhfCGBF_1">
    <vt:lpwstr>ZOTERO_ITEM CSL_CITATION {"citationID":"rTqqMF41","properties":{"formattedCitation":"(Maclean, 2025)","plainCitation":"(Maclean, 2025)","noteIndex":0},"citationItems":[{"id":592,"uris":["http://zotero.org/users/9696131/items/EPYBV4IT"],"itemData":{"id":59</vt:lpwstr>
  </property>
  <property fmtid="{D5CDD505-2E9C-101B-9397-08002B2CF9AE}" pid="740" name="ZOTERO_BREF_nMpccdhfCGBF_2">
    <vt:lpwstr>2,"type":"book","title":"micropoint: Below or within canopy point microclimate modelling with R","URL":"https://github.com/ilyamaclean/micropoint","author":[{"family":"Maclean","given":"Ilya"}],"issued":{"date-parts":[["2025"]]}}}],"schema":"https://githu</vt:lpwstr>
  </property>
  <property fmtid="{D5CDD505-2E9C-101B-9397-08002B2CF9AE}" pid="741" name="ZOTERO_BREF_nMpccdhfCGBF_3">
    <vt:lpwstr>b.com/citation-style-language/schema/raw/master/csl-citation.json"}</vt:lpwstr>
  </property>
  <property fmtid="{D5CDD505-2E9C-101B-9397-08002B2CF9AE}" pid="742" name="ZOTERO_BREF_pSFmF0o2fGPb_1">
    <vt:lpwstr>ZOTERO_ITEM CSL_CITATION {"citationID":"ZONfYmYL","properties":{"formattedCitation":"(Hagen and Azevedo, 2024)","plainCitation":"(Hagen and Azevedo, 2024)","noteIndex":0},"citationItems":[{"id":728,"uris":["http://zotero.org/users/9696131/items/CUFMJYQS"]</vt:lpwstr>
  </property>
  <property fmtid="{D5CDD505-2E9C-101B-9397-08002B2CF9AE}" pid="743" name="ZOTERO_BREF_pSFmF0o2fGPb_2">
    <vt:lpwstr>,"itemData":{"id":728,"type":"article-journal","container-title":"Atmospheric and Climate Sciences","DOI":"10.4236/acs.2024.142015","ISSN":"2160-0414, 2160-0422","issue":"02","journalAbbreviation":"ACS","page":"233-249","source":"DOI.org (Crossref)","titl</vt:lpwstr>
  </property>
  <property fmtid="{D5CDD505-2E9C-101B-9397-08002B2CF9AE}" pid="744" name="ZOTERO_BREF_pSFmF0o2fGPb_3">
    <vt:lpwstr>e":"El Niño-Southern Oscillation (ENSO) Variations and Climate Changes Worldwide","volume":"14","author":[{"family":"Hagen","given":"Marilia"},{"family":"Azevedo","given":"Anibal"}],"issued":{"date-parts":[["2024"]]}}}],"schema":"https://github.com/citati</vt:lpwstr>
  </property>
  <property fmtid="{D5CDD505-2E9C-101B-9397-08002B2CF9AE}" pid="745" name="ZOTERO_BREF_pSFmF0o2fGPb_4">
    <vt:lpwstr>on-style-language/schema/raw/master/csl-citation.json"}</vt:lpwstr>
  </property>
  <property fmtid="{D5CDD505-2E9C-101B-9397-08002B2CF9AE}" pid="746" name="ZOTERO_BREF_phh2T6ypEEJc_1">
    <vt:lpwstr>ZOTERO_ITEM CSL_CITATION {"citationID":"sS2JvmQS","properties":{"formattedCitation":"(Hodek, 2012)","plainCitation":"(Hodek, 2012)","noteIndex":0},"citationItems":[{"id":616,"uris":["http://zotero.org/users/9696131/items/A5D6Q8T3"],"itemData":{"id":616,"t</vt:lpwstr>
  </property>
  <property fmtid="{D5CDD505-2E9C-101B-9397-08002B2CF9AE}" pid="747" name="ZOTERO_BREF_phh2T6ypEEJc_2">
    <vt:lpwstr>ype":"article-journal","abstract":"Recent studies dealing with adult (reproductive) diapause in the Coleoptera are reviewed, as a kind of supplement to the classic compendia. In the first two sections, the general characteristics of adult diapause are des</vt:lpwstr>
  </property>
  <property fmtid="{D5CDD505-2E9C-101B-9397-08002B2CF9AE}" pid="748" name="ZOTERO_BREF_phh2T6ypEEJc_3">
    <vt:lpwstr>cribed and principal terms explained. Original articles dealing with 19 species from nine coleopteran families (Coccinellidae, Chrysomelidae, Bruchidae, Curculionidae, Carabidae, Silphidae, Scolytidae, Scarabaeidae, and Endomychidae) are reviewed. Finally</vt:lpwstr>
  </property>
  <property fmtid="{D5CDD505-2E9C-101B-9397-08002B2CF9AE}" pid="749" name="ZOTERO_BREF_phh2T6ypEEJc_4">
    <vt:lpwstr>attempts are made at generalisations from the papers reviewed, and hypotheses on diapause evolution are inferred. A polyphenic character of diapause is a prominent feature in\n              C. septempunctata\n              and\n              L. decemline</vt:lpwstr>
  </property>
  <property fmtid="{D5CDD505-2E9C-101B-9397-08002B2CF9AE}" pid="750" name="ZOTERO_BREF_phh2T6ypEEJc_5">
    <vt:lpwstr>ata\n              , but has been found also in other Coleoptera and in insects generally and often generates voltinism heterogeneity within populations.","container-title":"Psyche: A Journal of Entomology","DOI":"10.1155/2012/249081","ISSN":"0033-2615, 1</vt:lpwstr>
  </property>
  <property fmtid="{D5CDD505-2E9C-101B-9397-08002B2CF9AE}" pid="751" name="ZOTERO_BREF_phh2T6ypEEJc_6">
    <vt:lpwstr>687-7438","journalAbbreviation":"Psyche: A Journal of Entomology","language":"en","license":"http://creativecommons.org/licenses/by/3.0/","page":"1-10","source":"DOI.org (Crossref)","title":"Adult Diapause in Coleoptera","volume":"2012","author":[{"family</vt:lpwstr>
  </property>
  <property fmtid="{D5CDD505-2E9C-101B-9397-08002B2CF9AE}" pid="752" name="ZOTERO_BREF_phh2T6ypEEJc_7">
    <vt:lpwstr>":"Hodek","given":"Ivo"}],"issued":{"date-parts":[["2012"]]}}}],"schema":"https://github.com/citation-style-language/schema/raw/master/csl-citation.json"}</vt:lpwstr>
  </property>
  <property fmtid="{D5CDD505-2E9C-101B-9397-08002B2CF9AE}" pid="753" name="ZOTERO_BREF_qOCfBQGlLsxu_1">
    <vt:lpwstr>ZOTERO_ITEM CSL_CITATION {"citationID":"syZuPVd2","properties":{"formattedCitation":"(Botes {\\i{}et al.}, 2006)","plainCitation":"(Botes et al., 2006)","noteIndex":0},"citationItems":[{"id":68,"uris":["http://zotero.org/users/9696131/items/56X8TY3Y"],"it</vt:lpwstr>
  </property>
  <property fmtid="{D5CDD505-2E9C-101B-9397-08002B2CF9AE}" pid="754" name="ZOTERO_BREF_qOCfBQGlLsxu_2">
    <vt:lpwstr>emData":{"id":68,"type":"article-journal","container-title":"Journal of Biogeography","DOI":"10.1111/j.1365-2699.2005.01336.x","ISSN":"0305-0270, 1365-2699","issue":"1","journalAbbreviation":"J Biogeography","language":"en","page":"71-90","source":"DOI.or</vt:lpwstr>
  </property>
  <property fmtid="{D5CDD505-2E9C-101B-9397-08002B2CF9AE}" pid="755" name="ZOTERO_BREF_qOCfBQGlLsxu_3">
    <vt:lpwstr>g (Crossref)","title":"Ants, altitude and change in the northern Cape Floristic Region","volume":"33","author":[{"family":"Botes","given":"A."},{"family":"McGeoch","given":"M. A."},{"family":"Robertson","given":"H. G."},{"family":"Niekerk","given":"A."},{</vt:lpwstr>
  </property>
  <property fmtid="{D5CDD505-2E9C-101B-9397-08002B2CF9AE}" pid="756" name="ZOTERO_BREF_qOCfBQGlLsxu_4">
    <vt:lpwstr>"family":"Davids","given":"H. P."},{"family":"Chown","given":"S. L."}],"issued":{"date-parts":[["2006",1]]}}}],"schema":"https://github.com/citation-style-language/schema/raw/master/csl-citation.json"}</vt:lpwstr>
  </property>
  <property fmtid="{D5CDD505-2E9C-101B-9397-08002B2CF9AE}" pid="757" name="ZOTERO_BREF_qTA27b6uqal9_1">
    <vt:lpwstr>ZOTERO_ITEM CSL_CITATION {"citationID":"7uV3URbM","properties":{"formattedCitation":"(Losey and Vaughan, 2006)","plainCitation":"(Losey and Vaughan, 2006)","noteIndex":0},"citationItems":[{"id":621,"uris":["http://zotero.org/users/9696131/items/72MBX2ZZ"]</vt:lpwstr>
  </property>
  <property fmtid="{D5CDD505-2E9C-101B-9397-08002B2CF9AE}" pid="758" name="ZOTERO_BREF_qTA27b6uqal9_2">
    <vt:lpwstr>,"itemData":{"id":621,"type":"article-journal","container-title":"BioScience","DOI":"10.1641/0006-3568(2006)56[311:TEVOES]2.0.CO;2","ISSN":"0006-3568","issue":"4","journalAbbreviation":"BioScience","language":"en","page":"311","source":"DOI.org (Crossref)</vt:lpwstr>
  </property>
  <property fmtid="{D5CDD505-2E9C-101B-9397-08002B2CF9AE}" pid="759" name="ZOTERO_BREF_qTA27b6uqal9_3">
    <vt:lpwstr>","title":"The Economic Value of Ecological Services Provided by Insects","volume":"56","author":[{"family":"Losey","given":"John E."},{"family":"Vaughan","given":"Mace"}],"issued":{"date-parts":[["2006"]]}}}],"schema":"https://github.com/citation-style-l</vt:lpwstr>
  </property>
  <property fmtid="{D5CDD505-2E9C-101B-9397-08002B2CF9AE}" pid="760" name="ZOTERO_BREF_qTA27b6uqal9_4">
    <vt:lpwstr>anguage/schema/raw/master/csl-citation.json"}</vt:lpwstr>
  </property>
  <property fmtid="{D5CDD505-2E9C-101B-9397-08002B2CF9AE}" pid="761" name="ZOTERO_BREF_qb0GUCnIDZ01_1">
    <vt:lpwstr>ZOTERO_BIBL {"uncited":[],"omitted":[],"custom":[]} CSL_BIBLIOGRAPHY</vt:lpwstr>
  </property>
  <property fmtid="{D5CDD505-2E9C-101B-9397-08002B2CF9AE}" pid="762" name="ZOTERO_BREF_rCtC8H242whu_1">
    <vt:lpwstr>ZOTERO_ITEM CSL_CITATION {"citationID":"E37jyO37","properties":{"formattedCitation":"(Grimbacher and Stork, 2009)","plainCitation":"(Grimbacher and Stork, 2009)","noteIndex":0},"citationItems":[{"id":608,"uris":["http://zotero.org/users/9696131/items/4Y3I</vt:lpwstr>
  </property>
  <property fmtid="{D5CDD505-2E9C-101B-9397-08002B2CF9AE}" pid="763" name="ZOTERO_BREF_rCtC8H242whu_10">
    <vt:lpwstr>Assemblage Inhabiting Lowland Tropical Rain Forest in Australia","volume":"41","author":[{"family":"Grimbacher","given":"Peter S."},{"family":"Stork","given":"Nigel E."}],"issued":{"date-parts":[["2009",5]]}}}],"schema":"https://github.com/citation-style</vt:lpwstr>
  </property>
  <property fmtid="{D5CDD505-2E9C-101B-9397-08002B2CF9AE}" pid="764" name="ZOTERO_BREF_rCtC8H242whu_11">
    <vt:lpwstr>-language/schema/raw/master/csl-citation.json"}</vt:lpwstr>
  </property>
  <property fmtid="{D5CDD505-2E9C-101B-9397-08002B2CF9AE}" pid="765" name="ZOTERO_BREF_rCtC8H242whu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766" name="ZOTERO_BREF_rCtC8H242whu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767" name="ZOTERO_BREF_rCtC8H242whu_4">
    <vt:lpwstr>re used to sample adult beetles at five locations at both ground and canopy levels. Beetles were caught throughout the year, but individual species were patchy in their temporal distribution, with the 124 more abundant species on average being present only</vt:lpwstr>
  </property>
  <property fmtid="{D5CDD505-2E9C-101B-9397-08002B2CF9AE}" pid="768" name="ZOTERO_BREF_rCtC8H242whu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769" name="ZOTERO_BREF_rCtC8H242whu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770" name="ZOTERO_BREF_rCtC8H242whu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771" name="ZOTERO_BREF_rCtC8H242whu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772" name="ZOTERO_BREF_rCtC8H242whu_9">
    <vt:lpwstr>.","container-title":"Biotropica","DOI":"10.1111/j.1744-7429.2008.00477.x","ISSN":"0006-3606, 1744-7429","issue":"3","journalAbbreviation":"Biotropica","language":"en","page":"328-337","source":"DOI.org (Crossref)","title":"Seasonality of a Diverse Beetle</vt:lpwstr>
  </property>
  <property fmtid="{D5CDD505-2E9C-101B-9397-08002B2CF9AE}" pid="773" name="ZOTERO_BREF_ronEISMB1Zwi_1">
    <vt:lpwstr>ZOTERO_BIBL {"uncited":[],"omitted":[],"custom":[]} CSL_BIBLIOGRAPHY</vt:lpwstr>
  </property>
  <property fmtid="{D5CDD505-2E9C-101B-9397-08002B2CF9AE}" pid="774" name="ZOTERO_BREF_sLfgALGeK18S_1">
    <vt:lpwstr>ZOTERO_ITEM CSL_CITATION {"citationID":"ARl9bz3z","properties":{"formattedCitation":"(Wilson {\\i{}et al.}, 2005; Men\\uc0\\u233{}ndez {\\i{}et al.}, 2014)","plainCitation":"(Wilson et al., 2005; Menéndez et al., 2014)","noteIndex":0},"citationItems":[{"i</vt:lpwstr>
  </property>
  <property fmtid="{D5CDD505-2E9C-101B-9397-08002B2CF9AE}" pid="775" name="ZOTERO_BREF_sLfgALGeK18S_10">
    <vt:lpwstr>igate changes in the elevational distribution of dung beetle species (Coleoptera: Scarabaeoidea) in two separate mountain regions in Europe. Location South-western Alps (France) and Sierra Nevada (Spain). Methods We compared historical and current data on</vt:lpwstr>
  </property>
  <property fmtid="{D5CDD505-2E9C-101B-9397-08002B2CF9AE}" pid="776" name="ZOTERO_BREF_sLfgALGeK18S_11">
    <vt:lpwstr>dung beetle distributions along elevation gradients for 30 species in the SW Alps and 19 species in the Sierra Nevada. We tested for significant changes between survey periods in three parameters: mean elevation and upper and lower range limits. Results</vt:lpwstr>
  </property>
  <property fmtid="{D5CDD505-2E9C-101B-9397-08002B2CF9AE}" pid="777" name="ZOTERO_BREF_sLfgALGeK18S_12">
    <vt:lpwstr>We found up-slope range shifts for 63% and 90% of the species in the SW Alps and Sierra Nevada, respectively. Up-slope range shifts resulted mainly from expansion of upper range limits in the SW Alps and from changes of both range limits in the Sierra Nev</vt:lpwstr>
  </property>
  <property fmtid="{D5CDD505-2E9C-101B-9397-08002B2CF9AE}" pid="778" name="ZOTERO_BREF_sLfgALGeK18S_13">
    <vt:lpwstr>ada. The magnitudes of range shifts were consistent with the level of warming experienced in each region, but they also reflected the asymmetrical warming observed along the elevation gradients. Smaller changes were observed for species reaching their his</vt:lpwstr>
  </property>
  <property fmtid="{D5CDD505-2E9C-101B-9397-08002B2CF9AE}" pid="779" name="ZOTERO_BREF_sLfgALGeK18S_14">
    <vt:lpwstr>torical range limits at the higher elevations, associated with a non-significant increase in temperature between periods. Main conclusions The differences observed between regions are related to the geographical position of each mountain range, which dete</vt:lpwstr>
  </property>
  <property fmtid="{D5CDD505-2E9C-101B-9397-08002B2CF9AE}" pid="780" name="ZOTERO_BREF_sLfgALGeK18S_15">
    <vt:lpwstr>rmines the characteristics (including thermal tolerance) of the regional species pool, and the level of warming, which determines whether maximum thermal tolerance has been exceeded for the majority of species in the region. Our results highlight the impo</vt:lpwstr>
  </property>
  <property fmtid="{D5CDD505-2E9C-101B-9397-08002B2CF9AE}" pid="781" name="ZOTERO_BREF_sLfgALGeK18S_16">
    <vt:lpwstr>rtance of considering both the biogeography of the mountain and the species pool under study when assessing the sensitivity of species to future climate change in mountain regions.","container-title":"Global Ecology and Biogeography","DOI":"10.1111/geb.12</vt:lpwstr>
  </property>
  <property fmtid="{D5CDD505-2E9C-101B-9397-08002B2CF9AE}" pid="782" name="ZOTERO_BREF_sLfgALGeK18S_17">
    <vt:lpwstr>142","ISSN":"1466-8238","issue":"6","language":"en","license":"© 2013 John Wiley &amp; Sons Ltd","note":"_eprint: https://onlinelibrary.wiley.com/doi/pdf/10.1111/geb.12142","page":"646-657","source":"Wiley Online Library","title":"Climate change and elevation</vt:lpwstr>
  </property>
  <property fmtid="{D5CDD505-2E9C-101B-9397-08002B2CF9AE}" pid="783" name="ZOTERO_BREF_sLfgALGeK18S_18">
    <vt:lpwstr>al range shifts: evidence from dung beetles in two European mountain ranges","title-short":"Climate change and elevational range shifts","volume":"23","author":[{"family":"Menéndez","given":"Rosa"},{"family":"González-Megías","given":"Adela"},{"family":"J</vt:lpwstr>
  </property>
  <property fmtid="{D5CDD505-2E9C-101B-9397-08002B2CF9AE}" pid="784" name="ZOTERO_BREF_sLfgALGeK18S_19">
    <vt:lpwstr>ay-Robert","given":"Pierre"},{"family":"Marquéz-Ferrando","given":"Rocío"}],"issued":{"date-parts":[["2014"]]}}}],"schema":"https://github.com/citation-style-language/schema/raw/master/csl-citation.json"}</vt:lpwstr>
  </property>
  <property fmtid="{D5CDD505-2E9C-101B-9397-08002B2CF9AE}" pid="785" name="ZOTERO_BREF_sLfgALGeK18S_2">
    <vt:lpwstr>d":690,"uris":["http://zotero.org/users/9696131/items/9YMA7LRS"],"itemData":{"id":690,"type":"article-journal","abstract":"The first expected symptoms of a climate change-generated biodiversity crisis are range contractions and extinctions at lower elevat</vt:lpwstr>
  </property>
  <property fmtid="{D5CDD505-2E9C-101B-9397-08002B2CF9AE}" pid="786" name="ZOTERO_BREF_sLfgALGeK18S_3">
    <vt:lpwstr>ional and latitudinal limits to species distributions. However, whilst range expansions at high elevations and latitudes have been widely documented, there has been surprisingly little evidence for contractions at warm margins. We show that lower elevatio</vt:lpwstr>
  </property>
  <property fmtid="{D5CDD505-2E9C-101B-9397-08002B2CF9AE}" pid="787" name="ZOTERO_BREF_sLfgALGeK18S_4">
    <vt:lpwstr>nal limits for 16 butterfly species in central Spain have risen on average by 212 m (± SE 60) in 30 years, accompanying a 1.3 °C rise (equivalent to c. 225 m) in mean annual temperature. These elevational shifts signify an average reduction in habitable a</vt:lpwstr>
  </property>
  <property fmtid="{D5CDD505-2E9C-101B-9397-08002B2CF9AE}" pid="788" name="ZOTERO_BREF_sLfgALGeK18S_5">
    <vt:lpwstr>rea by one-third, with losses of 50–80% projected for the coming century, given maintenance of the species thermal associations. The results suggest that many species have already suffered climate-mediated habitat losses that may threaten their long-term</vt:lpwstr>
  </property>
  <property fmtid="{D5CDD505-2E9C-101B-9397-08002B2CF9AE}" pid="789" name="ZOTERO_BREF_sLfgALGeK18S_6">
    <vt:lpwstr>chances of survival.","container-title":"Ecology Letters","DOI":"10.1111/j.1461-0248.2005.00824.x","ISSN":"1461-0248","issue":"11","language":"en","note":"_eprint: https://onlinelibrary.wiley.com/doi/pdf/10.1111/j.1461-0248.2005.00824.x","page":"1138-1146</vt:lpwstr>
  </property>
  <property fmtid="{D5CDD505-2E9C-101B-9397-08002B2CF9AE}" pid="790" name="ZOTERO_BREF_sLfgALGeK18S_7">
    <vt:lpwstr>","source":"Wiley Online Library","title":"Changes to the elevational limits and extent of species ranges associated with climate change","volume":"8","author":[{"family":"Wilson","given":"Robert J."},{"family":"Gutiérrez","given":"David"},{"family":"Guti</vt:lpwstr>
  </property>
  <property fmtid="{D5CDD505-2E9C-101B-9397-08002B2CF9AE}" pid="791" name="ZOTERO_BREF_sLfgALGeK18S_8">
    <vt:lpwstr>érrez","given":"Javier"},{"family":"Martínez","given":"David"},{"family":"Agudo","given":"Rosa"},{"family":"Monserrat","given":"Víctor J."}],"issued":{"date-parts":[["2005"]]}}},{"id":659,"uris":["http://zotero.org/users/9696131/items/Y9L7FFS2"],"itemData</vt:lpwstr>
  </property>
  <property fmtid="{D5CDD505-2E9C-101B-9397-08002B2CF9AE}" pid="792" name="ZOTERO_BREF_sLfgALGeK18S_9">
    <vt:lpwstr>":{"id":659,"type":"article-journal","abstract":"Aim Mountain regions are particularly well-suited for investigating the impact of climate change on species ranges because they encompass both upper and lower limits of species distribution. Here, we invest</vt:lpwstr>
  </property>
  <property fmtid="{D5CDD505-2E9C-101B-9397-08002B2CF9AE}" pid="793" name="ZOTERO_BREF_scDZ2l1eWGNb_1">
    <vt:lpwstr>ZOTERO_ITEM CSL_CITATION {"citationID":"5KpCyHfc","properties":{"formattedCitation":"(Maclean, 2025)","plainCitation":"(Maclean, 2025)","noteIndex":0},"citationItems":[{"id":592,"uris":["http://zotero.org/users/9696131/items/EPYBV4IT"],"itemData":{"id":59</vt:lpwstr>
  </property>
  <property fmtid="{D5CDD505-2E9C-101B-9397-08002B2CF9AE}" pid="794" name="ZOTERO_BREF_scDZ2l1eWGNb_2">
    <vt:lpwstr>2,"type":"book","title":"micropoint: Below or within canopy point microclimate modelling with R","URL":"https://github.com/ilyamaclean/micropoint","author":[{"family":"Maclean","given":"Ilya"}],"issued":{"date-parts":[["2025"]]}}}],"schema":"https://githu</vt:lpwstr>
  </property>
  <property fmtid="{D5CDD505-2E9C-101B-9397-08002B2CF9AE}" pid="795" name="ZOTERO_BREF_scDZ2l1eWGNb_3">
    <vt:lpwstr>b.com/citation-style-language/schema/raw/master/csl-citation.json"}</vt:lpwstr>
  </property>
  <property fmtid="{D5CDD505-2E9C-101B-9397-08002B2CF9AE}" pid="796" name="ZOTERO_BREF_sitfpgizeZq7_1">
    <vt:lpwstr>ZOTERO_ITEM CSL_CITATION {"citationID":"qvBWZZ2a","properties":{"formattedCitation":"(R Core Team, 2026)","plainCitation":"(R Core Team, 2026)","noteIndex":0},"citationItems":[{"id":724,"uris":["http://zotero.org/users/9696131/items/WV8LH936"],"itemData":</vt:lpwstr>
  </property>
  <property fmtid="{D5CDD505-2E9C-101B-9397-08002B2CF9AE}" pid="797" name="ZOTERO_BREF_sitfpgizeZq7_2">
    <vt:lpwstr>{"id":724,"type":"book","publisher":"R Foundation for Statistical Computing","publisher-place":"Vienna, Austria","title":"R: A Language and Environment for Statistical Computing","URL":"https://www.R-project.org/","author":[{"literal":"R Core Team"}],"iss</vt:lpwstr>
  </property>
  <property fmtid="{D5CDD505-2E9C-101B-9397-08002B2CF9AE}" pid="798" name="ZOTERO_BREF_sitfpgizeZq7_3">
    <vt:lpwstr>ued":{"date-parts":[["2026"]]}}}],"schema":"https://github.com/citation-style-language/schema/raw/master/csl-citation.json"}</vt:lpwstr>
  </property>
  <property fmtid="{D5CDD505-2E9C-101B-9397-08002B2CF9AE}" pid="799" name="ZOTERO_BREF_stK2qoXgBTEw_1">
    <vt:lpwstr>ZOTERO_ITEM CSL_CITATION {"citationID":"rFDQXIbu","properties":{"formattedCitation":"(Klinges {\\i{}et al.}, 2022)","plainCitation":"(Klinges et al., 2022)","noteIndex":0},"citationItems":[{"id":2,"uris":["http://zotero.org/users/9696131/items/NHCQZ7JU"],</vt:lpwstr>
  </property>
  <property fmtid="{D5CDD505-2E9C-101B-9397-08002B2CF9AE}" pid="800" name="ZOTERO_BREF_stK2qoXgBTEw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801" name="ZOTERO_BREF_stK2qoXgBTEw_11">
    <vt:lpwstr>DOI":"10.1111/2041-210X.13877","ISSN":"2041-210X, 2041-210X","issue":"7","journalAbbreviation":"Methods Ecol Evol","language":"en","page":"1402-1411","source":"DOI.org (Crossref)","title":"&lt;span style=\"font-variant:small-caps;\"&gt;mcera5&lt;/span&gt; : Driving m</vt:lpwstr>
  </property>
  <property fmtid="{D5CDD505-2E9C-101B-9397-08002B2CF9AE}" pid="802" name="ZOTERO_BREF_stK2qoXgBTEw_12">
    <vt:lpwstr>icroclimate models with ERA5 global gridded climate data","title-short":"&lt;span style=\"font-variant","volume":"13","author":[{"family":"Klinges","given":"David H."},{"family":"Duffy","given":"James P."},{"family":"Kearney","given":"Michael R."},{"family":</vt:lpwstr>
  </property>
  <property fmtid="{D5CDD505-2E9C-101B-9397-08002B2CF9AE}" pid="803" name="ZOTERO_BREF_stK2qoXgBTEw_13">
    <vt:lpwstr>"Maclean","given":"Ilya M. D."}],"issued":{"date-parts":[["2022",7]]}}}],"schema":"https://github.com/citation-style-language/schema/raw/master/csl-citation.json"}</vt:lpwstr>
  </property>
  <property fmtid="{D5CDD505-2E9C-101B-9397-08002B2CF9AE}" pid="804" name="ZOTERO_BREF_stK2qoXgBTEw_2">
    <vt:lpwstr>"itemData":{"id":2,"type":"article-journal","abstract":"Abstract\n            \n              \n                \n                  Microclimate models predict temperature and other meteorological variables at scales relevant to individual organisms. The</vt:lpwstr>
  </property>
  <property fmtid="{D5CDD505-2E9C-101B-9397-08002B2CF9AE}" pid="805" name="ZOTERO_BREF_stK2qoXgBTEw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806" name="ZOTERO_BREF_stK2qoXgBTEw_4">
    <vt:lpwstr>curacy, the ERA5 reanalysis dataset is emerging as the favoured resource for global historical weather and climate data and has great potential for aiding microclimate modelling.\n                \n                \n                  \n</vt:lpwstr>
  </property>
  <property fmtid="{D5CDD505-2E9C-101B-9397-08002B2CF9AE}" pid="807" name="ZOTERO_BREF_stK2qoXgBTEw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808" name="ZOTERO_BREF_stK2qoXgBTEw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809" name="ZOTERO_BREF_stK2qoXgBTEw_7">
    <vt:lpwstr>\n                  \n                    By validating with empirical observations from multiple biomes globally, we demonstrate that the use of ERA5 climate forcing via\n                    mcera5\n                    improves the prediction ac</vt:lpwstr>
  </property>
  <property fmtid="{D5CDD505-2E9C-101B-9397-08002B2CF9AE}" pid="810" name="ZOTERO_BREF_stK2qoXgBTEw_8">
    <vt:lpwstr>curacy of soil moisture, air temperature and relative humidity as compared to forcing with other globally available data and offers comparable performance when predicting soil temperatures.\n                  \n                \n                \n</vt:lpwstr>
  </property>
  <property fmtid="{D5CDD505-2E9C-101B-9397-08002B2CF9AE}" pid="811" name="ZOTERO_BREF_stK2qoXgBTEw_9">
    <vt:lpwstr>\n                    Through the provision of fine‐resolution ERA5 data, the\n                    mcera5\n                    package fits into an ecosystem of tools for modelling microclimate in a spatio‐temporally explicit fashion, advancing</vt:lpwstr>
  </property>
  <property fmtid="{D5CDD505-2E9C-101B-9397-08002B2CF9AE}" pid="812" name="ZOTERO_BREF_t3xY1z1Ngkd4_1">
    <vt:lpwstr>ZOTERO_ITEM CSL_CITATION {"citationID":"53yjh6D9","properties":{"formattedCitation":"(Hersbach {\\i{}et al.}, 2020)","plainCitation":"(Hersbach et al., 2020)","noteIndex":0},"citationItems":[{"id":599,"uris":["http://zotero.org/users/9696131/items/E7GWAGQ</vt:lpwstr>
  </property>
  <property fmtid="{D5CDD505-2E9C-101B-9397-08002B2CF9AE}" pid="813" name="ZOTERO_BREF_t3xY1z1Ngkd4_10">
    <vt:lpwstr>breviation":"Quart J Royal Meteoro Soc","language":"en","page":"1999-2049","source":"DOI.org (Crossref)","title":"The ERA5 global reanalysis","volume":"146","author":[{"family":"Hersbach","given":"Hans"},{"family":"Bell","given":"Bill"},{"family":"Berrisf</vt:lpwstr>
  </property>
  <property fmtid="{D5CDD505-2E9C-101B-9397-08002B2CF9AE}" pid="814" name="ZOTERO_BREF_t3xY1z1Ngkd4_11">
    <vt:lpwstr>ord","given":"Paul"},{"family":"Hirahara","given":"Shoji"},{"family":"Horányi","given":"András"},{"family":"Muñoz‐Sabater","given":"Joaquín"},{"family":"Nicolas","given":"Julien"},{"family":"Peubey","given":"Carole"},{"family":"Radu","given":"Raluca"},{"f</vt:lpwstr>
  </property>
  <property fmtid="{D5CDD505-2E9C-101B-9397-08002B2CF9AE}" pid="815" name="ZOTERO_BREF_t3xY1z1Ngkd4_12">
    <vt:lpwstr>amily":"Schepers","given":"Dinand"},{"family":"Simmons","given":"Adrian"},{"family":"Soci","given":"Cornel"},{"family":"Abdalla","given":"Saleh"},{"family":"Abellan","given":"Xavier"},{"family":"Balsamo","given":"Gianpaolo"},{"family":"Bechtold","given":"</vt:lpwstr>
  </property>
  <property fmtid="{D5CDD505-2E9C-101B-9397-08002B2CF9AE}" pid="816" name="ZOTERO_BREF_t3xY1z1Ngkd4_13">
    <vt:lpwstr>Peter"},{"family":"Biavati","given":"Gionata"},{"family":"Bidlot","given":"Jean"},{"family":"Bonavita","given":"Massimo"},{"family":"De Chiara","given":"Giovanna"},{"family":"Dahlgren","given":"Per"},{"family":"Dee","given":"Dick"},{"family":"Diamantakis"</vt:lpwstr>
  </property>
  <property fmtid="{D5CDD505-2E9C-101B-9397-08002B2CF9AE}" pid="817" name="ZOTERO_BREF_t3xY1z1Ngkd4_14">
    <vt:lpwstr>,"given":"Michail"},{"family":"Dragani","given":"Rossana"},{"family":"Flemming","given":"Johannes"},{"family":"Forbes","given":"Richard"},{"family":"Fuentes","given":"Manuel"},{"family":"Geer","given":"Alan"},{"family":"Haimberger","given":"Leo"},{"family</vt:lpwstr>
  </property>
  <property fmtid="{D5CDD505-2E9C-101B-9397-08002B2CF9AE}" pid="818" name="ZOTERO_BREF_t3xY1z1Ngkd4_15">
    <vt:lpwstr>":"Healy","given":"Sean"},{"family":"Hogan","given":"Robin J."},{"family":"Hólm","given":"Elías"},{"family":"Janisková","given":"Marta"},{"family":"Keeley","given":"Sarah"},{"family":"Laloyaux","given":"Patrick"},{"family":"Lopez","given":"Philippe"},{"fa</vt:lpwstr>
  </property>
  <property fmtid="{D5CDD505-2E9C-101B-9397-08002B2CF9AE}" pid="819" name="ZOTERO_BREF_t3xY1z1Ngkd4_16">
    <vt:lpwstr>mily":"Lupu","given":"Cristina"},{"family":"Radnoti","given":"Gabor"},{"family":"De Rosnay","given":"Patricia"},{"family":"Rozum","given":"Iryna"},{"family":"Vamborg","given":"Freja"},{"family":"Villaume","given":"Sebastien"},{"family":"Thépaut","given":"</vt:lpwstr>
  </property>
  <property fmtid="{D5CDD505-2E9C-101B-9397-08002B2CF9AE}" pid="820" name="ZOTERO_BREF_t3xY1z1Ngkd4_17">
    <vt:lpwstr>Jean‐Noël"}],"issued":{"date-parts":[["2020",7]]}}}],"schema":"https://github.com/citation-style-language/schema/raw/master/csl-citation.json"}</vt:lpwstr>
  </property>
  <property fmtid="{D5CDD505-2E9C-101B-9397-08002B2CF9AE}" pid="821" name="ZOTERO_BREF_t3xY1z1Ngkd4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822" name="ZOTERO_BREF_t3xY1z1Ngkd4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823" name="ZOTERO_BREF_t3xY1z1Ngkd4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824" name="ZOTERO_BREF_t3xY1z1Ngkd4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825" name="ZOTERO_BREF_t3xY1z1Ngkd4_6">
    <vt:lpwstr>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826" name="ZOTERO_BREF_t3xY1z1Ngkd4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827" name="ZOTERO_BREF_t3xY1z1Ngkd4_8">
    <vt:lpwstr>lows for a detailed evolution of weather systems. For precipitation, global‐mean correlation with monthly‐mean GPCP data is increased from 67% to 77%. In general, low‐frequency variability is found to be well represented and from 10 hPa downwards general</vt:lpwstr>
  </property>
  <property fmtid="{D5CDD505-2E9C-101B-9397-08002B2CF9AE}" pid="828" name="ZOTERO_BREF_t3xY1z1Ngkd4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829" name="ZOTERO_BREF_t5dixg6BbX4X_1">
    <vt:lpwstr>ZOTERO_ITEM CSL_CITATION {"citationID":"xvDMmsNK","properties":{"formattedCitation":"(Cheli, Bosco and Flores, 2022)","plainCitation":"(Cheli, Bosco and Flores, 2022)","noteIndex":0},"citationItems":[{"id":26,"uris":["http://zotero.org/users/9696131/items</vt:lpwstr>
  </property>
  <property fmtid="{D5CDD505-2E9C-101B-9397-08002B2CF9AE}" pid="830" name="ZOTERO_BREF_t5dixg6BbX4X_10">
    <vt:lpwstr>"0016-7061","journalAbbreviation":"Geoderma","page":"115770","source":"ScienceDirect","title":"The role of &lt;i&gt;Nyctelia circumundata&lt;/i&gt; (Coleoptera: Tenebrionidae) on litter fragmentation processes and soil fertility in northeastern arid patagonia","title</vt:lpwstr>
  </property>
  <property fmtid="{D5CDD505-2E9C-101B-9397-08002B2CF9AE}" pid="831" name="ZOTERO_BREF_t5dixg6BbX4X_11">
    <vt:lpwstr>-short":"The role of &lt;i&gt;Nyctelia circumundata&lt;/i&gt; (Coleoptera","volume":"415","author":[{"family":"Cheli","given":"Germán Horacio"},{"family":"Bosco","given":"Tomas"},{"family":"Flores","given":"Gustavo Ernesto"}],"issued":{"date-parts":[["2022",6,1]]}}}]</vt:lpwstr>
  </property>
  <property fmtid="{D5CDD505-2E9C-101B-9397-08002B2CF9AE}" pid="832" name="ZOTERO_BREF_t5dixg6BbX4X_12">
    <vt:lpwstr>,"schema":"https://github.com/citation-style-language/schema/raw/master/csl-citation.json"}</vt:lpwstr>
  </property>
  <property fmtid="{D5CDD505-2E9C-101B-9397-08002B2CF9AE}" pid="833" name="ZOTERO_BREF_t5dixg6BbX4X_2">
    <vt:lpwstr>/HUF5G5CS"],"itemData":{"id":26,"type":"article-journal","abstract":"Decomposition of organic matter and soil properties linked to carbon (C) and nitrogen (N) cycling are considered key processes in soil fertility. In arid ecosystems, most plant litter re</vt:lpwstr>
  </property>
  <property fmtid="{D5CDD505-2E9C-101B-9397-08002B2CF9AE}" pid="834" name="ZOTERO_BREF_t5dixg6BbX4X_3">
    <vt:lpwstr>mains intact for long periods and is gradually consumed by macrodetritivore arthropods. Tenebrionid beetles (Coleoptera: Tenebrionidae) are the most abundant macrodetritivores in many arid environments worldwide, and it is widely suggested that these beet</vt:lpwstr>
  </property>
  <property fmtid="{D5CDD505-2E9C-101B-9397-08002B2CF9AE}" pid="835" name="ZOTERO_BREF_t5dixg6BbX4X_4">
    <vt:lpwstr>les are responsible for most of the nutrient cycling from accumulated litter in warm and dry seasons in these ecosystems. In this study, the role of Nyctelia circumundata Lesne (Coleoptera: Tenebrionidae) on soil fertility and litter fragmentation during</vt:lpwstr>
  </property>
  <property fmtid="{D5CDD505-2E9C-101B-9397-08002B2CF9AE}" pid="836" name="ZOTERO_BREF_t5dixg6BbX4X_5">
    <vt:lpwstr>the warm-dry season was experimentally evaluated in northeastern Patagonia, using microcosm experiments in the laboratory. Our results showed that the presence of litter alone is not enough to incorporate organic matter (OM), as well as nitrogen (N) or ca</vt:lpwstr>
  </property>
  <property fmtid="{D5CDD505-2E9C-101B-9397-08002B2CF9AE}" pid="837" name="ZOTERO_BREF_t5dixg6BbX4X_6">
    <vt:lpwstr>rbon (C) into the soil. Adult individuals of N. circumundata consumed a significant fraction of the litter offered in the experimental pots (∼10 %) and this activity was also associated to increased soil N, C, and OM contents, and the C/N ratio. These fac</vt:lpwstr>
  </property>
  <property fmtid="{D5CDD505-2E9C-101B-9397-08002B2CF9AE}" pid="838" name="ZOTERO_BREF_t5dixg6BbX4X_7">
    <vt:lpwstr>ts highlighted that litter fragmentation, consumption, and its subsequent conversion into feces by N. circumundata positively affects soil fertility in northeastern Patagonia. Considering that tenebrionid beetles are a major group of primary consumers in</vt:lpwstr>
  </property>
  <property fmtid="{D5CDD505-2E9C-101B-9397-08002B2CF9AE}" pid="839" name="ZOTERO_BREF_t5dixg6BbX4X_8">
    <vt:lpwstr>deserts, these beetles play an important role in aboveground food web and a key energy conduit from plants (as litter) to higher trophic levels in this region. Finally, taking into account the ecological relevance of tenebrionid beetles for soil nutrient</vt:lpwstr>
  </property>
  <property fmtid="{D5CDD505-2E9C-101B-9397-08002B2CF9AE}" pid="840" name="ZOTERO_BREF_t5dixg6BbX4X_9">
    <vt:lpwstr>cycling (both at local and ecosytem scales) demonstrated in this work, we recommend incorporating these beetle assemblages into future conservation strategies for arid Patagonia.","container-title":"Geoderma","DOI":"10.1016/j.geoderma.2022.115770","ISSN":</vt:lpwstr>
  </property>
  <property fmtid="{D5CDD505-2E9C-101B-9397-08002B2CF9AE}" pid="841" name="ZOTERO_BREF_triUDA2EdDjA_1">
    <vt:lpwstr>ZOTERO_ITEM CSL_CITATION {"citationID":"Ug4rZf3Z","properties":{"formattedCitation":"(Wang {\\i{}et al.}, 2014)","plainCitation":"(Wang et al., 2014)","noteIndex":0},"citationItems":[{"id":613,"uris":["http://zotero.org/users/9696131/items/A7RCBCFD"],"ite</vt:lpwstr>
  </property>
  <property fmtid="{D5CDD505-2E9C-101B-9397-08002B2CF9AE}" pid="842" name="ZOTERO_BREF_triUDA2EdDjA_2">
    <vt:lpwstr>mData":{"id":613,"type":"article-journal","container-title":"Journal of Insect Conservation","DOI":"10.1007/s10841-014-9617-9","ISSN":"1366-638X, 1572-9753","issue":"1","journalAbbreviation":"J Insect Conserv","language":"en","license":"http://www.springe</vt:lpwstr>
  </property>
  <property fmtid="{D5CDD505-2E9C-101B-9397-08002B2CF9AE}" pid="843" name="ZOTERO_BREF_triUDA2EdDjA_3">
    <vt:lpwstr>r.com/tdm","page":"85-98","source":"DOI.org (Crossref)","title":"Intra-annual variations in abundance and species composition of carabid beetles in a temperate forest in Northeast China","volume":"18","author":[{"family":"Wang","given":"Xiaowei"},{"family</vt:lpwstr>
  </property>
  <property fmtid="{D5CDD505-2E9C-101B-9397-08002B2CF9AE}" pid="844" name="ZOTERO_BREF_triUDA2EdDjA_4">
    <vt:lpwstr>":"Müller","given":"Jörg"},{"family":"An","given":"Linli"},{"family":"Ji","given":"Lanzhu"},{"family":"Liu","given":"Yan"},{"family":"Wang","given":"Xugao"},{"family":"Hao","given":"Zhanqing"}],"issued":{"date-parts":[["2014",2]]}}}],"schema":"https://git</vt:lpwstr>
  </property>
  <property fmtid="{D5CDD505-2E9C-101B-9397-08002B2CF9AE}" pid="845" name="ZOTERO_BREF_triUDA2EdDjA_5">
    <vt:lpwstr>hub.com/citation-style-language/schema/raw/master/csl-citation.json"}</vt:lpwstr>
  </property>
  <property fmtid="{D5CDD505-2E9C-101B-9397-08002B2CF9AE}" pid="846" name="ZOTERO_BREF_vSoU4O96WKJW_1">
    <vt:lpwstr>ZOTERO_BREF_vSoU4O96WKJW_1</vt:lpwstr>
  </property>
  <property fmtid="{D5CDD505-2E9C-101B-9397-08002B2CF9AE}" pid="847" name="ZOTERO_BREF_wuIdQFCtcKn0_1">
    <vt:lpwstr>ZOTERO_ITEM CSL_CITATION {"citationID":"k6vDGcxX","properties":{"formattedCitation":"(Botes {\\i{}et al.}, 2006)","plainCitation":"(Botes et al., 2006)","noteIndex":0},"citationItems":[{"id":68,"uris":["http://zotero.org/users/9696131/items/56X8TY3Y"],"it</vt:lpwstr>
  </property>
  <property fmtid="{D5CDD505-2E9C-101B-9397-08002B2CF9AE}" pid="848" name="ZOTERO_BREF_wuIdQFCtcKn0_2">
    <vt:lpwstr>emData":{"id":68,"type":"article-journal","container-title":"Journal of Biogeography","DOI":"10.1111/j.1365-2699.2005.01336.x","ISSN":"0305-0270, 1365-2699","issue":"1","journalAbbreviation":"J Biogeography","language":"en","page":"71-90","source":"DOI.or</vt:lpwstr>
  </property>
  <property fmtid="{D5CDD505-2E9C-101B-9397-08002B2CF9AE}" pid="849" name="ZOTERO_BREF_wuIdQFCtcKn0_3">
    <vt:lpwstr>g (Crossref)","title":"Ants, altitude and change in the northern Cape Floristic Region","volume":"33","author":[{"family":"Botes","given":"A."},{"family":"McGeoch","given":"M. A."},{"family":"Robertson","given":"H. G."},{"family":"Niekerk","given":"A."},{</vt:lpwstr>
  </property>
  <property fmtid="{D5CDD505-2E9C-101B-9397-08002B2CF9AE}" pid="850" name="ZOTERO_BREF_wuIdQFCtcKn0_4">
    <vt:lpwstr>"family":"Davids","given":"H. P."},{"family":"Chown","given":"S. L."}],"issued":{"date-parts":[["2006",1]]}}}],"schema":"https://github.com/citation-style-language/schema/raw/master/csl-citation.json"}</vt:lpwstr>
  </property>
  <property fmtid="{D5CDD505-2E9C-101B-9397-08002B2CF9AE}" pid="851" name="ZOTERO_BREF_wyg8vDdoo4YR_1">
    <vt:lpwstr>ZOTERO_ITEM CSL_CITATION {"citationID":"uKzRJZdu","properties":{"formattedCitation":"(Wang {\\i{}et al.}, 2019)","plainCitation":"(Wang et al., 2019)","noteIndex":0},"citationItems":[{"id":709,"uris":["http://zotero.org/users/9696131/items/HCQ9EK85"],"ite</vt:lpwstr>
  </property>
  <property fmtid="{D5CDD505-2E9C-101B-9397-08002B2CF9AE}" pid="852" name="ZOTERO_BREF_wyg8vDdoo4YR_10">
    <vt:lpwstr>extreme El Niño","volume":"116","author":[{"family":"Wang","given":"Bin"},{"family":"Luo","given":"Xiao"},{"family":"Yang","given":"Young-Min"},{"family":"Sun","given":"Weiyi"},{"family":"Cane","given":"Mark A."},{"family":"Cai","given":"Wenju"},{"family</vt:lpwstr>
  </property>
  <property fmtid="{D5CDD505-2E9C-101B-9397-08002B2CF9AE}" pid="853" name="ZOTERO_BREF_wyg8vDdoo4YR_11">
    <vt:lpwstr>":"Yeh","given":"Sang-Wook"},{"family":"Liu","given":"Jian"}],"issued":{"date-parts":[["2019",11,5]]}}}],"schema":"https://github.com/citation-style-language/schema/raw/master/csl-citation.json"}</vt:lpwstr>
  </property>
  <property fmtid="{D5CDD505-2E9C-101B-9397-08002B2CF9AE}" pid="854" name="ZOTERO_BREF_wyg8vDdoo4YR_2">
    <vt:lpwstr>mData":{"id":709,"type":"article-journal","abstract":"El Niño’s intensity change under anthropogenic warming is of great importance to society, yet current climate models’ projections remain largely uncertain. The current classification of El Niño does no</vt:lpwstr>
  </property>
  <property fmtid="{D5CDD505-2E9C-101B-9397-08002B2CF9AE}" pid="855" name="ZOTERO_BREF_wyg8vDdoo4YR_3">
    <vt:lpwstr>t distinguish the strong from the moderate El Niño events, making it difficult to project future change of El Niño’s intensity. Here we classify 33 El Niño events from 1901 to 2017 by cluster analysis of the onset and amplification processes, and the resu</vt:lpwstr>
  </property>
  <property fmtid="{D5CDD505-2E9C-101B-9397-08002B2CF9AE}" pid="856" name="ZOTERO_BREF_wyg8vDdoo4YR_4">
    <vt:lpwstr>ltant 4 types of El Niño distinguish the strong from the moderate events and the onset from successive events. The 3 categories of El Niño onset exhibit distinct development mechanisms. We find El Niño onset regime has changed from eastern Pacific origin</vt:lpwstr>
  </property>
  <property fmtid="{D5CDD505-2E9C-101B-9397-08002B2CF9AE}" pid="857" name="ZOTERO_BREF_wyg8vDdoo4YR_5">
    <vt:lpwstr>to western Pacific origin with more frequent occurrence of extreme events since the 1970s. This regime change is hypothesized to arise from a background warming in the western Pacific and the associated increased zonal and vertical sea-surface temperature</vt:lpwstr>
  </property>
  <property fmtid="{D5CDD505-2E9C-101B-9397-08002B2CF9AE}" pid="858" name="ZOTERO_BREF_wyg8vDdoo4YR_6">
    <vt:lpwstr>(SST) gradients in the equatorial central Pacific, which reveals a controlling factor that could lead to increased extreme El Niño events in the future. The Coupled Model Intercomparison Project phase 5 (CMIP5) models’ projections demonstrate that both t</vt:lpwstr>
  </property>
  <property fmtid="{D5CDD505-2E9C-101B-9397-08002B2CF9AE}" pid="859" name="ZOTERO_BREF_wyg8vDdoo4YR_7">
    <vt:lpwstr>he frequency and intensity of the strong El Niño events will increase significantly if the projected central Pacific zonal SST gradients become enhanced. If the currently observed background changes continue under future anthropogenic forcing, more freque</vt:lpwstr>
  </property>
  <property fmtid="{D5CDD505-2E9C-101B-9397-08002B2CF9AE}" pid="860" name="ZOTERO_BREF_wyg8vDdoo4YR_8">
    <vt:lpwstr>nt strong El Niño events are anticipated. The models’ uncertainty in the projected equatorial zonal SST gradients, however, remains a major roadblock for faithful prediction of El Niño’s future changes.","container-title":"Proceedings of the National Acad</vt:lpwstr>
  </property>
  <property fmtid="{D5CDD505-2E9C-101B-9397-08002B2CF9AE}" pid="861" name="ZOTERO_BREF_wyg8vDdoo4YR_9">
    <vt:lpwstr>emy of Sciences","DOI":"10.1073/pnas.1911130116","issue":"45","page":"22512-22517","publisher":"Proceedings of the National Academy of Sciences","source":"pnas.org (Atypon)","title":"Historical change of El Niño properties sheds light on future changes of</vt:lpwstr>
  </property>
  <property fmtid="{D5CDD505-2E9C-101B-9397-08002B2CF9AE}" pid="862" name="ZOTERO_BREF_y4r6tDdrg9eA_1">
    <vt:lpwstr>ZOTERO_ITEM CSL_CITATION {"citationID":"VDgmdQwK","properties":{"formattedCitation":"(Dokumentov and Hyndman, 2022)","plainCitation":"(Dokumentov and Hyndman, 2022)","noteIndex":0},"citationItems":[{"id":590,"uris":["http://zotero.org/users/9696131/items/</vt:lpwstr>
  </property>
  <property fmtid="{D5CDD505-2E9C-101B-9397-08002B2CF9AE}" pid="863" name="ZOTERO_BREF_y4r6tDdrg9eA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864" name="ZOTERO_BREF_y4r6tDdrg9eA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865" name="ZOTERO_BREF_y4r6tDdrg9eA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866" name="ZOTERO_BREF_y4r6tDdrg9eA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867" name="ZOTERO_BREF_y4r6tDdrg9eA_6">
    <vt:lpwstr>it can be applied by anyone to their own data.","container-title":"INFORMS Journal on Data Science","DOI":"10.1287/ijds.2021.0004","ISSN":"2694-4022, 2694-4030","issue":"1","journalAbbreviation":"INFORMS Journal on Data Science","language":"en","page":"5</vt:lpwstr>
  </property>
  <property fmtid="{D5CDD505-2E9C-101B-9397-08002B2CF9AE}" pid="868" name="ZOTERO_BREF_y4r6tDdrg9eA_7">
    <vt:lpwstr>0-62","source":"DOI.org (Crossref)","title":"STR: Seasonal-Trend Decomposition Using Regression","title-short":"STR","volume":"1","author":[{"family":"Dokumentov","given":"Alexander"},{"family":"Hyndman","given":"Rob J."}],"issued":{"date-parts":[["2022",</vt:lpwstr>
  </property>
  <property fmtid="{D5CDD505-2E9C-101B-9397-08002B2CF9AE}" pid="869" name="ZOTERO_BREF_y4r6tDdrg9eA_8">
    <vt:lpwstr>4]]}}}],"schema":"https://github.com/citation-style-language/schema/raw/master/csl-citation.json"}</vt:lpwstr>
  </property>
  <property fmtid="{D5CDD505-2E9C-101B-9397-08002B2CF9AE}" pid="870" name="ZOTERO_BREF_yPr3k1FAD8E2_1">
    <vt:lpwstr>ZOTERO_BREF_yPr3k1FAD8E2_1</vt:lpwstr>
  </property>
  <property fmtid="{D5CDD505-2E9C-101B-9397-08002B2CF9AE}" pid="871" name="ZOTERO_BREF_yi5mNQGqsu0u_1">
    <vt:lpwstr>ZOTERO_ITEM CSL_CITATION {"citationID":"rFDQXIbu","properties":{"formattedCitation":"(Klinges {\\i{}et al.}, 2022)","plainCitation":"(Klinges et al., 2022)","noteIndex":0},"citationItems":[{"id":2,"uris":["http://zotero.org/users/9696131/items/NHCQZ7JU"],</vt:lpwstr>
  </property>
  <property fmtid="{D5CDD505-2E9C-101B-9397-08002B2CF9AE}" pid="872" name="ZOTERO_BREF_yi5mNQGqsu0u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873" name="ZOTERO_BREF_yi5mNQGqsu0u_11">
    <vt:lpwstr>DOI":"10.1111/2041-210X.13877","ISSN":"2041-210X, 2041-210X","issue":"7","journalAbbreviation":"Methods Ecol Evol","language":"en","page":"1402-1411","source":"DOI.org (Crossref)","title":"&lt;span style=\"font-variant:small-caps;\"&gt;mcera5&lt;/span&gt; : Driving m</vt:lpwstr>
  </property>
  <property fmtid="{D5CDD505-2E9C-101B-9397-08002B2CF9AE}" pid="874" name="ZOTERO_BREF_yi5mNQGqsu0u_12">
    <vt:lpwstr>icroclimate models with ERA5 global gridded climate data","title-short":"&lt;span style=\"font-variant","volume":"13","author":[{"family":"Klinges","given":"David H."},{"family":"Duffy","given":"James P."},{"family":"Kearney","given":"Michael R."},{"family":</vt:lpwstr>
  </property>
  <property fmtid="{D5CDD505-2E9C-101B-9397-08002B2CF9AE}" pid="875" name="ZOTERO_BREF_yi5mNQGqsu0u_13">
    <vt:lpwstr>"Maclean","given":"Ilya M. D."}],"issued":{"date-parts":[["2022",7]]}}}],"schema":"https://github.com/citation-style-language/schema/raw/master/csl-citation.json"}</vt:lpwstr>
  </property>
  <property fmtid="{D5CDD505-2E9C-101B-9397-08002B2CF9AE}" pid="876" name="ZOTERO_BREF_yi5mNQGqsu0u_2">
    <vt:lpwstr>"itemData":{"id":2,"type":"article-journal","abstract":"Abstract\n            \n              \n                \n                  Microclimate models predict temperature and other meteorological variables at scales relevant to individual organisms. The</vt:lpwstr>
  </property>
  <property fmtid="{D5CDD505-2E9C-101B-9397-08002B2CF9AE}" pid="877" name="ZOTERO_BREF_yi5mNQGqsu0u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878" name="ZOTERO_BREF_yi5mNQGqsu0u_4">
    <vt:lpwstr>curacy, the ERA5 reanalysis dataset is emerging as the favoured resource for global historical weather and climate data and has great potential for aiding microclimate modelling.\n                \n                \n                  \n</vt:lpwstr>
  </property>
  <property fmtid="{D5CDD505-2E9C-101B-9397-08002B2CF9AE}" pid="879" name="ZOTERO_BREF_yi5mNQGqsu0u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880" name="ZOTERO_BREF_yi5mNQGqsu0u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881" name="ZOTERO_BREF_yi5mNQGqsu0u_7">
    <vt:lpwstr>\n                  \n                    By validating with empirical observations from multiple biomes globally, we demonstrate that the use of ERA5 climate forcing via\n                    mcera5\n                    improves the prediction ac</vt:lpwstr>
  </property>
  <property fmtid="{D5CDD505-2E9C-101B-9397-08002B2CF9AE}" pid="882" name="ZOTERO_BREF_yi5mNQGqsu0u_8">
    <vt:lpwstr>curacy of soil moisture, air temperature and relative humidity as compared to forcing with other globally available data and offers comparable performance when predicting soil temperatures.\n                  \n                \n                \n</vt:lpwstr>
  </property>
  <property fmtid="{D5CDD505-2E9C-101B-9397-08002B2CF9AE}" pid="883" name="ZOTERO_BREF_yi5mNQGqsu0u_9">
    <vt:lpwstr>\n                    Through the provision of fine‐resolution ERA5 data, the\n                    mcera5\n                    package fits into an ecosystem of tools for modelling microclimate in a spatio‐temporally explicit fashion, advancing</vt:lpwstr>
  </property>
  <property fmtid="{D5CDD505-2E9C-101B-9397-08002B2CF9AE}" pid="884" name="ZOTERO_BREF_zMTPxna9E3uV_1">
    <vt:lpwstr>ZOTERO_ITEM CSL_CITATION {"citationID":"1zZLvtt2","properties":{"formattedCitation":"(Harvey {\\i{}et al.}, 2023; Munday {\\i{}et al.}, 2025; Sharp {\\i{}et al.}, 2025)","plainCitation":"(Harvey et al., 2023; Munday et al., 2025; Sharp et al., 2025)","not</vt:lpwstr>
  </property>
  <property fmtid="{D5CDD505-2E9C-101B-9397-08002B2CF9AE}" pid="885" name="ZOTERO_BREF_zMTPxna9E3uV_10">
    <vt:lpwstr>itle":"Scientists' warning on climate change and insects","volume":"93","author":[{"family":"Harvey","given":"Jeffrey A."},{"family":"Tougeron","given":"Kévin"},{"family":"Gols","given":"Rieta"},{"family":"Heinen","given":"Robin"},{"family":"Abarca","give</vt:lpwstr>
  </property>
  <property fmtid="{D5CDD505-2E9C-101B-9397-08002B2CF9AE}" pid="886" name="ZOTERO_BREF_zMTPxna9E3uV_11">
    <vt:lpwstr>n":"Mariana"},{"family":"Abram","given":"Paul K."},{"family":"Basset","given":"Yves"},{"family":"Berg","given":"Matty"},{"family":"Boggs","given":"Carol"},{"family":"Brodeur","given":"Jacques"},{"family":"Cardoso","given":"Pedro"},{"family":"Boer","given"</vt:lpwstr>
  </property>
  <property fmtid="{D5CDD505-2E9C-101B-9397-08002B2CF9AE}" pid="887" name="ZOTERO_BREF_zMTPxna9E3uV_12">
    <vt:lpwstr>:"Jetske G.","non-dropping-particle":"de"},{"family":"De Snoo","given":"Geert R."},{"family":"Deacon","given":"Charl"},{"family":"Dell","given":"Jane E."},{"family":"Desneux","given":"Nicolas"},{"family":"Dillon","given":"Michael E."},{"family":"Duffy","g</vt:lpwstr>
  </property>
  <property fmtid="{D5CDD505-2E9C-101B-9397-08002B2CF9AE}" pid="888" name="ZOTERO_BREF_zMTPxna9E3uV_13">
    <vt:lpwstr>iven":"Grant A."},{"family":"Dyer","given":"Lee A."},{"family":"Ellers","given":"Jacintha"},{"family":"Espíndola","given":"Anahí"},{"family":"Fordyce","given":"James"},{"family":"Forister","given":"Matthew L."},{"family":"Fukushima","given":"Caroline"},{"</vt:lpwstr>
  </property>
  <property fmtid="{D5CDD505-2E9C-101B-9397-08002B2CF9AE}" pid="889" name="ZOTERO_BREF_zMTPxna9E3uV_14">
    <vt:lpwstr>family":"Gage","given":"Matthew J. G."},{"family":"García-Robledo","given":"Carlos"},{"family":"Gely","given":"Claire"},{"family":"Gobbi","given":"Mauro"},{"family":"Hallmann","given":"Caspar"},{"family":"Hance","given":"Thierry"},{"family":"Harte","given</vt:lpwstr>
  </property>
  <property fmtid="{D5CDD505-2E9C-101B-9397-08002B2CF9AE}" pid="890" name="ZOTERO_BREF_zMTPxna9E3uV_15">
    <vt:lpwstr>":"John"},{"family":"Hochkirch","given":"Axel"},{"family":"Hof","given":"Christian"},{"family":"Hoffmann","given":"Ary A."},{"family":"Kingsolver","given":"Joel G."},{"family":"Lamarre","given":"Greg P. A."},{"family":"Laurance","given":"William F."},{"fa</vt:lpwstr>
  </property>
  <property fmtid="{D5CDD505-2E9C-101B-9397-08002B2CF9AE}" pid="891" name="ZOTERO_BREF_zMTPxna9E3uV_16">
    <vt:lpwstr>mily":"Lavandero","given":"Blas"},{"family":"Leather","given":"Simon R."},{"family":"Lehmann","given":"Philipp"},{"family":"Le Lann","given":"Cécile"},{"family":"López-Uribe","given":"Margarita M."},{"family":"Ma","given":"Chun-Sen"},{"family":"Ma","given</vt:lpwstr>
  </property>
  <property fmtid="{D5CDD505-2E9C-101B-9397-08002B2CF9AE}" pid="892" name="ZOTERO_BREF_zMTPxna9E3uV_17">
    <vt:lpwstr>":"Gang"},{"family":"Moiroux","given":"Joffrey"},{"family":"Monticelli","given":"Lucie"},{"family":"Nice","given":"Chris"},{"family":"Ode","given":"Paul J."},{"family":"Pincebourde","given":"Sylvain"},{"family":"Ripple","given":"William J."},{"family":"Ro</vt:lpwstr>
  </property>
  <property fmtid="{D5CDD505-2E9C-101B-9397-08002B2CF9AE}" pid="893" name="ZOTERO_BREF_zMTPxna9E3uV_18">
    <vt:lpwstr>we","given":"Melissah"},{"family":"Samways","given":"Michael J."},{"family":"Sentis","given":"Arnaud"},{"family":"Shah","given":"Alisha A."},{"family":"Stork","given":"Nigel"},{"family":"Terblanche","given":"John S."},{"family":"Thakur","given":"Madhav P.</vt:lpwstr>
  </property>
  <property fmtid="{D5CDD505-2E9C-101B-9397-08002B2CF9AE}" pid="894" name="ZOTERO_BREF_zMTPxna9E3uV_19">
    <vt:lpwstr>"},{"family":"Thomas","given":"Matthew B."},{"family":"Tylianakis","given":"Jason M."},{"family":"Van Baaren","given":"Joan"},{"family":"Van de Pol","given":"Martijn"},{"family":"Van der Putten","given":"Wim H."},{"family":"Van Dyck","given":"Hans"},{"fam</vt:lpwstr>
  </property>
  <property fmtid="{D5CDD505-2E9C-101B-9397-08002B2CF9AE}" pid="895" name="ZOTERO_BREF_zMTPxna9E3uV_2">
    <vt:lpwstr>eIndex":0},"citationItems":[{"id":698,"uris":["http://zotero.org/users/9696131/items/2USFA9VG"],"itemData":{"id":698,"type":"article-journal","abstract":"Climate warming is considered to be among the most serious of anthropogenic stresses to the environme</vt:lpwstr>
  </property>
  <property fmtid="{D5CDD505-2E9C-101B-9397-08002B2CF9AE}" pid="896" name="ZOTERO_BREF_zMTPxna9E3uV_20">
    <vt:lpwstr>ily":"Verberk","given":"Wilco C. E. P."},{"family":"Wagner","given":"David L."},{"family":"Weisser","given":"Wolfgang W."},{"family":"Wetzel","given":"William C."},{"family":"Woods","given":"H. Arthur"},{"family":"Wyckhuys","given":"Kris A. G."},{"family"</vt:lpwstr>
  </property>
  <property fmtid="{D5CDD505-2E9C-101B-9397-08002B2CF9AE}" pid="897" name="ZOTERO_BREF_zMTPxna9E3uV_21">
    <vt:lpwstr>:"Chown","given":"Steven L."}],"issued":{"date-parts":[["2023"]]}}},{"id":601,"uris":["http://zotero.org/users/9696131/items/HIKFEA6M"],"itemData":{"id":601,"type":"article-journal","abstract":"ABSTRACT\n            Southern Africa, along with the Mediter</vt:lpwstr>
  </property>
  <property fmtid="{D5CDD505-2E9C-101B-9397-08002B2CF9AE}" pid="898" name="ZOTERO_BREF_zMTPxna9E3uV_22">
    <vt:lpwstr>ranean and eastern South America, is one of three major land regions projected to dry in the future. Confidence in the drying trend relies on a clear understanding of the regional climate and evaluation of the climate models used for projections. This pap</vt:lpwstr>
  </property>
  <property fmtid="{D5CDD505-2E9C-101B-9397-08002B2CF9AE}" pid="899" name="ZOTERO_BREF_zMTPxna9E3uV_23">
    <vt:lpwstr>er reviews our understanding of southern African climate and evaluates the performance of successive climate model generations. A key finding is improved confidence in projections of early summer drying. The drying results from a delayed seasonal cycle, w</vt:lpwstr>
  </property>
  <property fmtid="{D5CDD505-2E9C-101B-9397-08002B2CF9AE}" pid="900" name="ZOTERO_BREF_zMTPxna9E3uV_24">
    <vt:lpwstr>with regional features such as the Congo Air Boundary and heat lows increasing in frequency in the future. Future drying is matched by emerging observed trends indicating large temperature increases and drying in early summer, in addition to projections of</vt:lpwstr>
  </property>
  <property fmtid="{D5CDD505-2E9C-101B-9397-08002B2CF9AE}" pid="901" name="ZOTERO_BREF_zMTPxna9E3uV_25">
    <vt:lpwstr>increases in extreme rainfall, heatwaves, and dry spells. There is greater uncertainty in climate changes in the core rainy season (December to February), in part due to systematic climate model biases in this season, which have worsened through model ge</vt:lpwstr>
  </property>
  <property fmtid="{D5CDD505-2E9C-101B-9397-08002B2CF9AE}" pid="902" name="ZOTERO_BREF_zMTPxna9E3uV_26">
    <vt:lpwstr>generations. Model biases are compounded by a lack of in situ observations of key regional climate features, including heat lows, tropical lows, and mesoscale convective systems. The review recommends a focus on quantifying changes in circulation features a</vt:lpwstr>
  </property>
  <property fmtid="{D5CDD505-2E9C-101B-9397-08002B2CF9AE}" pid="903" name="ZOTERO_BREF_zMTPxna9E3uV_27">
    <vt:lpwstr>and rainfall systems, which are well known but lack comprehensive assessment of trends and future projections. The future of tropical cyclone risk is a priority, especially given the increase in the frequency of intense tropical cyclones in the Mozambique</vt:lpwstr>
  </property>
  <property fmtid="{D5CDD505-2E9C-101B-9397-08002B2CF9AE}" pid="904" name="ZOTERO_BREF_zMTPxna9E3uV_28">
    <vt:lpwstr>Channel over the last 40 years.\n            \n              This article is categorized under:\n              \n                \n                  Paleoclimates and Current Trends &gt; Modern Climate Change","container-title":"WIREs Climate Change","DOI":"</vt:lpwstr>
  </property>
  <property fmtid="{D5CDD505-2E9C-101B-9397-08002B2CF9AE}" pid="905" name="ZOTERO_BREF_zMTPxna9E3uV_29">
    <vt:lpwstr>10.1002/wcc.70025","ISSN":"1757-7780, 1757-7799","issue":"5","journalAbbreviation":"WIREs Climate Change","language":"en","page":"e70025","source":"DOI.org (Crossref)","title":"Southern African Climate Change: Processes, Models, and Projections","title-sh</vt:lpwstr>
  </property>
  <property fmtid="{D5CDD505-2E9C-101B-9397-08002B2CF9AE}" pid="906" name="ZOTERO_BREF_zMTPxna9E3uV_3">
    <vt:lpwstr>nt, because it not only has direct effects on biodiversity, but it also exacerbates the harmful effects of other human-mediated threats. The associated consequences are potentially severe, particularly in terms of threats to species preservation, as well</vt:lpwstr>
  </property>
  <property fmtid="{D5CDD505-2E9C-101B-9397-08002B2CF9AE}" pid="907" name="ZOTERO_BREF_zMTPxna9E3uV_30">
    <vt:lpwstr>ort":"Southern African Climate Change","volume":"16","author":[{"family":"Munday","given":"Callum"},{"family":"Washington","given":"Richard"},{"family":"Engelstaedter","given":"Sebastian"},{"family":"Zilli","given":"Marcia"},{"family":"Harbord","given":"S</vt:lpwstr>
  </property>
  <property fmtid="{D5CDD505-2E9C-101B-9397-08002B2CF9AE}" pid="908" name="ZOTERO_BREF_zMTPxna9E3uV_31">
    <vt:lpwstr>ophie"},{"family":"Knight","given":"Charles"},{"family":"Attwood","given":"Kitty"},{"family":"Hart","given":"Neil"}],"issued":{"date-parts":[["2025",9]]}}},{"id":672,"uris":["http://zotero.org/users/9696131/items/5BAWP9CV"],"itemData":{"id":672,"type":"ar</vt:lpwstr>
  </property>
  <property fmtid="{D5CDD505-2E9C-101B-9397-08002B2CF9AE}" pid="909" name="ZOTERO_BREF_zMTPxna9E3uV_32">
    <vt:lpwstr>ticle-journal","container-title":"Nature","DOI":"10.1038/s41586-025-09351-x","ISSN":"0028-0836, 1476-4687","issue":"8082","journalAbbreviation":"Nature","language":"en","page":"946-951","source":"DOI.org (Crossref)","title":"Stronger El Niños reduce tropi</vt:lpwstr>
  </property>
  <property fmtid="{D5CDD505-2E9C-101B-9397-08002B2CF9AE}" pid="910" name="ZOTERO_BREF_zMTPxna9E3uV_33">
    <vt:lpwstr>cal forest arthropod diversity and function","volume":"645","author":[{"family":"Sharp","given":"Adam C."},{"family":"Boyle","given":"Michael J. W."},{"family":"Bonebrake","given":"Timothy C."},{"family":"Guo","given":"Yirong"},{"family":"Kitching","given</vt:lpwstr>
  </property>
  <property fmtid="{D5CDD505-2E9C-101B-9397-08002B2CF9AE}" pid="911" name="ZOTERO_BREF_zMTPxna9E3uV_34">
    <vt:lpwstr>":"Roger L."},{"family":"Stork","given":"Nigel E."},{"family":"Zeng","given":"Xiaoyi"},{"family":"Ashton","given":"Louise A."}],"issued":{"date-parts":[["2025",9,25]]}}}],"schema":"https://github.com/citation-style-language/schema/raw/master/csl-citation.</vt:lpwstr>
  </property>
  <property fmtid="{D5CDD505-2E9C-101B-9397-08002B2CF9AE}" pid="912" name="ZOTERO_BREF_zMTPxna9E3uV_35">
    <vt:lpwstr>json"}</vt:lpwstr>
  </property>
  <property fmtid="{D5CDD505-2E9C-101B-9397-08002B2CF9AE}" pid="913" name="ZOTERO_BREF_zMTPxna9E3uV_4">
    <vt:lpwstr>as in the preservation of an array of ecosystem services provided by biodiversity. Among the most affected groups of animals are insects—central components of many ecosystems—for which climate change has pervasive effects from individuals to communities.</vt:lpwstr>
  </property>
  <property fmtid="{D5CDD505-2E9C-101B-9397-08002B2CF9AE}" pid="914" name="ZOTERO_BREF_zMTPxna9E3uV_5">
    <vt:lpwstr>In this contribution to the scientists' warning series, we summarize the effect of the gradual global surface temperature increase on insects, in terms of physiology, behavior, phenology, distribution, and species interactions, as well as the effect of in</vt:lpwstr>
  </property>
  <property fmtid="{D5CDD505-2E9C-101B-9397-08002B2CF9AE}" pid="915" name="ZOTERO_BREF_zMTPxna9E3uV_6">
    <vt:lpwstr>increased frequency and duration of extreme events such as hot and cold spells, fires, droughts, and floods on these parameters. We warn that, if no action is taken to better understand and reduce the action of climate change on insects, we will drastically</vt:lpwstr>
  </property>
  <property fmtid="{D5CDD505-2E9C-101B-9397-08002B2CF9AE}" pid="916" name="ZOTERO_BREF_zMTPxna9E3uV_7">
    <vt:lpwstr>reduce our ability to build a sustainable future based on healthy, functional ecosystems. We discuss perspectives on relevant ways to conserve insects in the face of climate change, and we offer several key recommendations on management approaches that c</vt:lpwstr>
  </property>
  <property fmtid="{D5CDD505-2E9C-101B-9397-08002B2CF9AE}" pid="917" name="ZOTERO_BREF_zMTPxna9E3uV_8">
    <vt:lpwstr>can be adopted, on policies that should be pursued, and on the involvement of the general public in the protection effort.","container-title":"Ecological Monographs","DOI":"10.1002/ecm.1553","ISSN":"1557-7015","issue":"1","language":"en","license":"© 2022</vt:lpwstr>
  </property>
  <property fmtid="{D5CDD505-2E9C-101B-9397-08002B2CF9AE}" pid="918" name="ZOTERO_BREF_zMTPxna9E3uV_9">
    <vt:lpwstr>The Authors. Ecological Monographs published by Wiley Periodicals LLC on behalf of The Ecological Society of America.","note":"_eprint: https://esajournals.onlinelibrary.wiley.com/doi/pdf/10.1002/ecm.1553","page":"e1553","source":"Wiley Online Library","t</vt:lpwstr>
  </property>
  <property fmtid="{D5CDD505-2E9C-101B-9397-08002B2CF9AE}" pid="919" name="ZOTERO_BREF_zVnjz1myrNoG_1">
    <vt:lpwstr>ZOTERO_ITEM CSL_CITATION {"citationID":"ZV819Y4r","properties":{"formattedCitation":"(Brooks {\\i{}et al.}, 2012; Cardoso {\\i{}et al.}, 2020)","plainCitation":"(Brooks et al., 2012; Cardoso et al., 2020)","noteIndex":0},"citationItems":[{"id":715,"uris":</vt:lpwstr>
  </property>
  <property fmtid="{D5CDD505-2E9C-101B-9397-08002B2CF9AE}" pid="920" name="ZOTERO_BREF_zVnjz1myrNoG_10">
    <vt:lpwstr>The stability of population trends in woodlands and hedgerows of species that are declining elsewhere puts these habitats at the fore-front of integrated landscape management aimed at preserving their ecosystem services.","container-title":"Journal of Ap</vt:lpwstr>
  </property>
  <property fmtid="{D5CDD505-2E9C-101B-9397-08002B2CF9AE}" pid="921" name="ZOTERO_BREF_zVnjz1myrNoG_11">
    <vt:lpwstr>plied Ecology","DOI":"10.1111/j.1365-2664.2012.02194.x","ISSN":"1365-2664","issue":"5","language":"en","license":"© 2012 The Authors. Journal of Applied Ecology © 2012 British Ecological Society","note":"_eprint: https://besjournals.onlinelibrary.wiley.co</vt:lpwstr>
  </property>
  <property fmtid="{D5CDD505-2E9C-101B-9397-08002B2CF9AE}" pid="922" name="ZOTERO_BREF_zVnjz1myrNoG_12">
    <vt:lpwstr>m/doi/pdf/10.1111/j.1365-2664.2012.02194.x","page":"1009-1019","source":"Wiley Online Library","title":"Large carabid beetle declines in a United Kingdom monitoring network increases evidence for a widespread loss in insect biodiversity","volume":"49","au</vt:lpwstr>
  </property>
  <property fmtid="{D5CDD505-2E9C-101B-9397-08002B2CF9AE}" pid="923" name="ZOTERO_BREF_zVnjz1myrNoG_13">
    <vt:lpwstr>thor":[{"family":"Brooks","given":"David R."},{"family":"Bater","given":"John E."},{"family":"Clark","given":"Suzanne J."},{"family":"Monteith","given":"Don T."},{"family":"Andrews","given":"Christopher"},{"family":"Corbett","given":"Stuart J."},{"family"</vt:lpwstr>
  </property>
  <property fmtid="{D5CDD505-2E9C-101B-9397-08002B2CF9AE}" pid="924" name="ZOTERO_BREF_zVnjz1myrNoG_14">
    <vt:lpwstr>:"Beaumont","given":"Deborah A."},{"family":"Chapman","given":"Jason W."}],"issued":{"date-parts":[["2012"]]}}},{"id":680,"uris":["http://zotero.org/users/9696131/items/HKR3D2F8"],"itemData":{"id":680,"type":"article-journal","abstract":"Here we build on</vt:lpwstr>
  </property>
  <property fmtid="{D5CDD505-2E9C-101B-9397-08002B2CF9AE}" pid="925" name="ZOTERO_BREF_zVnjz1myrNoG_15">
    <vt:lpwstr>the manifesto ‘World Scientists’ Warning to Humanity, issued by the Alliance of World Scientists. As a group of conservation biologists deeply concerned about the decline of insect populations, we here review what we know about the drivers of insect extinction</vt:lpwstr>
  </property>
  <property fmtid="{D5CDD505-2E9C-101B-9397-08002B2CF9AE}" pid="926" name="ZOTERO_BREF_zVnjz1myrNoG_16">
    <vt:lpwstr>actions, their consequences, and how extinctions can negatively impact humanity. We are causing insect extinctions by driving habitat loss, degradation, and fragmentation, use of polluting and harmful substances, the spread of invasive species, global climate</vt:lpwstr>
  </property>
  <property fmtid="{D5CDD505-2E9C-101B-9397-08002B2CF9AE}" pid="927" name="ZOTERO_BREF_zVnjz1myrNoG_17">
    <vt:lpwstr>ate change, direct overexploitation, and co-extinction of species dependent on other species. With insect extinctions, we lose much more than species. We lose abundance and biomass of insects, diversity across space and time with consequent homogenization</vt:lpwstr>
  </property>
  <property fmtid="{D5CDD505-2E9C-101B-9397-08002B2CF9AE}" pid="928" name="ZOTERO_BREF_zVnjz1myrNoG_18">
    <vt:lpwstr>, large parts of the tree of life, unique ecological functions and traits, and fundamental parts of extensive networks of biotic interactions. Such losses lead to the decline of key ecosystem services on which humanity depends. From pollination and decomposition</vt:lpwstr>
  </property>
  <property fmtid="{D5CDD505-2E9C-101B-9397-08002B2CF9AE}" pid="929" name="ZOTERO_BREF_zVnjz1myrNoG_19">
    <vt:lpwstr>position, to bring resources for new medicines, habitat quality indication and many others, insects provide essential and irreplaceable services. We appeal for urgent action to close key knowledge gaps and curb insect extinctions. An investment in research</vt:lpwstr>
  </property>
  <property fmtid="{D5CDD505-2E9C-101B-9397-08002B2CF9AE}" pid="930" name="ZOTERO_BREF_zVnjz1myrNoG_2">
    <vt:lpwstr>["http://zotero.org/users/9696131/items/YSV89EY3"],"itemData":{"id":715,"type":"article-journal","abstract":"Carabid beetles are important functional components of many terrestrial ecosystems. Here, we describe the first long-term, wide-scale and quantita</vt:lpwstr>
  </property>
  <property fmtid="{D5CDD505-2E9C-101B-9397-08002B2CF9AE}" pid="931" name="ZOTERO_BREF_zVnjz1myrNoG_20">
    <vt:lpwstr>programs that generate local, regional and global strategies that counter this trend is essential. Solutions are available and implementable, but urgent action is needed now to match our intentions.","container-title":"Biological Conservation","DOI":"10.</vt:lpwstr>
  </property>
  <property fmtid="{D5CDD505-2E9C-101B-9397-08002B2CF9AE}" pid="932" name="ZOTERO_BREF_zVnjz1myrNoG_21">
    <vt:lpwstr>1016/j.biocon.2020.108426","ISSN":"0006-3207","journalAbbreviation":"Biological Conservation","page":"108426","source":"ScienceDirect","title":"Scientists' warning to humanity on insect extinctions","volume":"242","author":[{"family":"Cardoso","given":"Pe</vt:lpwstr>
  </property>
  <property fmtid="{D5CDD505-2E9C-101B-9397-08002B2CF9AE}" pid="933" name="ZOTERO_BREF_zVnjz1myrNoG_22">
    <vt:lpwstr>dro"},{"family":"Barton","given":"Philip S."},{"family":"Birkhofer","given":"Klaus"},{"family":"Chichorro","given":"Filipe"},{"family":"Deacon","given":"Charl"},{"family":"Fartmann","given":"Thomas"},{"family":"Fukushima","given":"Caroline S."},{"family":</vt:lpwstr>
  </property>
  <property fmtid="{D5CDD505-2E9C-101B-9397-08002B2CF9AE}" pid="934" name="ZOTERO_BREF_zVnjz1myrNoG_23">
    <vt:lpwstr>"Gaigher","given":"René"},{"family":"Habel","given":"Jan C."},{"family":"Hallmann","given":"Caspar A."},{"family":"Hill","given":"Matthew J."},{"family":"Hochkirch","given":"Axel"},{"family":"Kwak","given":"Mackenzie L."},{"family":"Mammola","given":"Stef</vt:lpwstr>
  </property>
  <property fmtid="{D5CDD505-2E9C-101B-9397-08002B2CF9AE}" pid="935" name="ZOTERO_BREF_zVnjz1myrNoG_24">
    <vt:lpwstr>ano"},{"family":"Ari Noriega","given":"Jorge"},{"family":"Orfinger","given":"Alexander B."},{"family":"Pedraza","given":"Fernando"},{"family":"Pryke","given":"James S."},{"family":"Roque","given":"Fabio O."},{"family":"Settele","given":"Josef"},{"family":</vt:lpwstr>
  </property>
  <property fmtid="{D5CDD505-2E9C-101B-9397-08002B2CF9AE}" pid="936" name="ZOTERO_BREF_zVnjz1myrNoG_25">
    <vt:lpwstr>"Simaika","given":"John P."},{"family":"Stork","given":"Nigel E."},{"family":"Suhling","given":"Frank"},{"family":"Vorster","given":"Carlien"},{"family":"Samways","given":"Michael J."}],"issued":{"date-parts":[["2020",2,1]]}}}],"schema":"https://github.co</vt:lpwstr>
  </property>
  <property fmtid="{D5CDD505-2E9C-101B-9397-08002B2CF9AE}" pid="937" name="ZOTERO_BREF_zVnjz1myrNoG_26">
    <vt:lpwstr>m/citation-style-language/schema/raw/master/csl-citation.json"}</vt:lpwstr>
  </property>
  <property fmtid="{D5CDD505-2E9C-101B-9397-08002B2CF9AE}" pid="938" name="ZOTERO_BREF_zVnjz1myrNoG_3">
    <vt:lpwstr>tive assessment of temporal changes in UK carabid communities, to inform nationwide management aimed at their conservation. Multivariate and mixed models were used to assess temporal trends over a 15-year period, across eleven sites in the UK Environmental</vt:lpwstr>
  </property>
  <property fmtid="{D5CDD505-2E9C-101B-9397-08002B2CF9AE}" pid="939" name="ZOTERO_BREF_zVnjz1myrNoG_4">
    <vt:lpwstr>l Change Network. Sites covered pasture, field margins, chalk downland, woodland and hedgerows in the lowlands, moorland and pasture in the uplands, and grassland, heaths and bogs in montane locations. We found substantial overall declines in carabid bios</vt:lpwstr>
  </property>
  <property fmtid="{D5CDD505-2E9C-101B-9397-08002B2CF9AE}" pid="940" name="ZOTERO_BREF_zVnjz1myrNoG_5">
    <vt:lpwstr>diversity. Three-quarters of the species studied declined, half of which were estimated to be undergoing population reductions of &gt; 30%, when averaged over 10-year periods. Declines of this magnitude are recognized to be of conservation concern. They are c</vt:lpwstr>
  </property>
  <property fmtid="{D5CDD505-2E9C-101B-9397-08002B2CF9AE}" pid="941" name="ZOTERO_BREF_zVnjz1myrNoG_6">
    <vt:lpwstr>comparable to those reported for butterflies and moths and increase the evidence base showing that insects are undergoing serious and widespread biodiversity losses. Overall trends masked differences between regions and habitats. Carabid population decline</vt:lpwstr>
  </property>
  <property fmtid="{D5CDD505-2E9C-101B-9397-08002B2CF9AE}" pid="942" name="ZOTERO_BREF_zVnjz1myrNoG_7">
    <vt:lpwstr>s (10-year trend, averaged across species) were estimated to be 52% in montane sites, 31% in northern moorland sites and 28% in western pasture sites (with at least 80% of species declining in each case). Conversely, populations in our southern downland s</vt:lpwstr>
  </property>
  <property fmtid="{D5CDD505-2E9C-101B-9397-08002B2CF9AE}" pid="943" name="ZOTERO_BREF_zVnjz1myrNoG_8">
    <vt:lpwstr>out had 10-year increases of 48% on average. Overall, biodiversity was maintained in upland pastures, and populations were mostly stable in woodland and hedgerow sites. Synthesis and applications. Our results highlight the need to assess trends for carabid</vt:lpwstr>
  </property>
  <property fmtid="{D5CDD505-2E9C-101B-9397-08002B2CF9AE}" pid="944" name="ZOTERO_BREF_zVnjz1myrNoG_9">
    <vt:lpwstr>s, and probably other widespread and ubiquitous taxa, across regions and habitats to fully understand losses in biodiversity. Land management should be underpinned by a consideration of how wide-scale environmental drivers interact with habitat structure.</vt:lpwstr>
  </property>
  <property fmtid="{D5CDD505-2E9C-101B-9397-08002B2CF9AE}" pid="945" name="ZOTERO_BREF_zuSesSefNZ5R_1">
    <vt:lpwstr>ZOTERO_ITEM CSL_CITATION {"citationID":"wv5zVDpV","properties":{"formattedCitation":"(Zu {\\i{}et al.}, 2023)","plainCitation":"(Zu et al., 2023)","noteIndex":0},"citationItems":[{"id":693,"uris":["http://zotero.org/users/9696131/items/WWZ6AQRM"],"itemDat</vt:lpwstr>
  </property>
  <property fmtid="{D5CDD505-2E9C-101B-9397-08002B2CF9AE}" pid="946" name="ZOTERO_BREF_zuSesSefNZ5R_10">
    <vt:lpwstr>the simplistic assumption of isotherm tracking. This study fills an important geographic shortfall for our understanding of biodiversity redistribution under anthropogenic climate change.","container-title":"Global Ecology and Biogeography","DOI":"10.1111</vt:lpwstr>
  </property>
  <property fmtid="{D5CDD505-2E9C-101B-9397-08002B2CF9AE}" pid="947" name="ZOTERO_BREF_zuSesSefNZ5R_11">
    <vt:lpwstr>/geb.13692","ISSN":"1466-8238","issue":"7","language":"en","license":"© 2023 John Wiley &amp; Sons Ltd.","note":"_eprint: https://onlinelibrary.wiley.com/doi/pdf/10.1111/geb.13692","page":"1098-1112","source":"Wiley Online Library","title":"Elevational shift</vt:lpwstr>
  </property>
  <property fmtid="{D5CDD505-2E9C-101B-9397-08002B2CF9AE}" pid="948" name="ZOTERO_BREF_zuSesSefNZ5R_12">
    <vt:lpwstr>in seed plant distributions in China's mountains over the last 70 years","volume":"32","author":[{"family":"Zu","given":"Kuiling"},{"family":"Lenoir","given":"Jonathan"},{"family":"Fang","given":"Jingyun"},{"family":"Tang","given":"Zhiyao"},{"family":"She</vt:lpwstr>
  </property>
  <property fmtid="{D5CDD505-2E9C-101B-9397-08002B2CF9AE}" pid="949" name="ZOTERO_BREF_zuSesSefNZ5R_13">
    <vt:lpwstr>n","given":"Zehao"},{"family":"Ji","given":"Chengjun"},{"family":"Zheng","given":"Chengyang"},{"family":"Luo","given":"Ao"},{"family":"Song","given":"Wenqi"},{"family":"Zimmermann","given":"Niklaus E."},{"family":"Pellissier","given":"Loïc"},{"family":"Wa</vt:lpwstr>
  </property>
  <property fmtid="{D5CDD505-2E9C-101B-9397-08002B2CF9AE}" pid="950" name="ZOTERO_BREF_zuSesSefNZ5R_14">
    <vt:lpwstr>ng","given":"Zhiheng"}],"issued":{"date-parts":[["2023"]]}}}],"schema":"https://github.com/citation-style-language/schema/raw/master/csl-citation.json"}</vt:lpwstr>
  </property>
  <property fmtid="{D5CDD505-2E9C-101B-9397-08002B2CF9AE}" pid="951" name="ZOTERO_BREF_zuSesSefNZ5R_2">
    <vt:lpwstr>a":{"id":693,"type":"article-journal","abstract":"Aim Significant changes in species elevational ranges in mountains have been repeatedly documented, yet the direction, magnitude and drivers of these shifts remain controversial. Presently, there is still</vt:lpwstr>
  </property>
  <property fmtid="{D5CDD505-2E9C-101B-9397-08002B2CF9AE}" pid="952" name="ZOTERO_BREF_zuSesSefNZ5R_3">
    <vt:lpwstr>lacking evidence about the general nature of species elevational range shifts in eastern Eurasia in response to anthropogenic climate change. By using historical specimen records and recent field observations for 735 seed plant species across 29 China's m</vt:lpwstr>
  </property>
  <property fmtid="{D5CDD505-2E9C-101B-9397-08002B2CF9AE}" pid="953" name="ZOTERO_BREF_zuSesSefNZ5R_4">
    <vt:lpwstr>mountains, we assessed changes in species' elevational centroids and their drivers. Location: China. Time Period 1950–2018. Major Taxa Studied Seed plant species. Methods The elevation records of all sampled occurrences in each mountain during the two time</vt:lpwstr>
  </property>
  <property fmtid="{D5CDD505-2E9C-101B-9397-08002B2CF9AE}" pid="954" name="ZOTERO_BREF_zuSesSefNZ5R_5">
    <vt:lpwstr>periods were estimated, and the null models were developed to test the sampling bias. Ecological niche models (ENMs) were used to evaluate the relative importance of climate factors in constraining each species distribution. Generalized linear models (GLM</vt:lpwstr>
  </property>
  <property fmtid="{D5CDD505-2E9C-101B-9397-08002B2CF9AE}" pid="955" name="ZOTERO_BREF_zuSesSefNZ5R_6">
    <vt:lpwstr>s) to test the relationships between the centroid elevational range shifts of species and different divers. Results We found that 54% of the species shifted upward and 46% downhill. However, species' elevational shifts significantly differed among specie</vt:lpwstr>
  </property>
  <property fmtid="{D5CDD505-2E9C-101B-9397-08002B2CF9AE}" pid="956" name="ZOTERO_BREF_zuSesSefNZ5R_7">
    <vt:lpwstr>s and mountains. Herbaceous and lowland species moved upward faster than woody and high-elevation species. Species in temperate mountains and in mountains with taller elevational gradients moved upward, while species in subtropical mountains and in mountain</vt:lpwstr>
  </property>
  <property fmtid="{D5CDD505-2E9C-101B-9397-08002B2CF9AE}" pid="957" name="ZOTERO_BREF_zuSesSefNZ5R_8">
    <vt:lpwstr>ins with shorter elevational gradients moved downward. Precipitation changes experienced by species, species' climatic adaptations, several species' functional traits and mountain size all contributed to explain the magnitude of species' centroid elevation</vt:lpwstr>
  </property>
  <property fmtid="{D5CDD505-2E9C-101B-9397-08002B2CF9AE}" pid="958" name="ZOTERO_BREF_zuSesSefNZ5R_9">
    <vt:lpwstr>nal range shifts. Main Conclusions Our results highlight complex biodiversity redistribution of seed plants across Chinese mountains, not necessarily conforming to the trend of species upward shifts in elevation. Changes in precipitation regimes may blur</vt:lpwstr>
  </property>
  <property fmtid="{D5CDD505-2E9C-101B-9397-08002B2CF9AE}" pid="959" name="ZOTERO_PREF_1">
    <vt:lpwstr>&lt;data data-version="3" zotero-version="8.0.4"&gt;&lt;session id="sNb7RAng"/&gt;&lt;style id="http://www.zotero.org/styles/harvard-cite-them-right-no-et-al" locale="en-GB" hasBibliography="1" bibliographyStyleHasBeenSet="1"/&gt;&lt;prefs&gt;&lt;pref name="fieldType" value="Field"</vt:lpwstr>
  </property>
  <property fmtid="{D5CDD505-2E9C-101B-9397-08002B2CF9AE}" pid="960" name="ZOTERO_PREF_2">
    <vt:lpwstr>/&gt;&lt;/prefs&gt;&lt;/data&gt;</vt:lpwstr>
  </property>
</Properties>
</file>