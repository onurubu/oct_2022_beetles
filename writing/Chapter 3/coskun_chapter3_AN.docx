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04953" w:rsidRDefault="00000000">
      <w:pPr>
        <w:pStyle w:val="Title"/>
        <w:spacing w:line="360" w:lineRule="auto"/>
      </w:pPr>
      <w:r>
        <w:t>Chapter 3: General conclusions</w:t>
      </w:r>
    </w:p>
    <w:p w14:paraId="00000002" w14:textId="1D2DD4B6" w:rsidR="00304953" w:rsidRDefault="00000000">
      <w:pPr>
        <w:pBdr>
          <w:top w:val="nil"/>
          <w:left w:val="nil"/>
          <w:bottom w:val="nil"/>
          <w:right w:val="nil"/>
          <w:between w:val="nil"/>
        </w:pBdr>
        <w:spacing w:after="140" w:line="360" w:lineRule="auto"/>
        <w:rPr>
          <w:color w:val="000000"/>
        </w:rPr>
      </w:pPr>
      <w:r>
        <w:rPr>
          <w:color w:val="000000"/>
        </w:rPr>
        <w:t xml:space="preserve">The main aims for this study were to determine whether </w:t>
      </w:r>
      <w:del w:id="0" w:author="Abusisiwe Ndaba" w:date="2026-04-02T23:52:00Z" w16du:dateUtc="2026-04-02T21:52:00Z">
        <w:r w:rsidDel="009E37D6">
          <w:rPr>
            <w:color w:val="000000"/>
          </w:rPr>
          <w:delText xml:space="preserve">or not </w:delText>
        </w:r>
      </w:del>
      <w:r>
        <w:rPr>
          <w:color w:val="000000"/>
        </w:rPr>
        <w:t xml:space="preserve">the beetle assemblage in the Cederberg had changed over time when compared to a historical study </w:t>
      </w:r>
      <w:r>
        <w:t>(Botes, McGeoch and Chown, 2007)</w:t>
      </w:r>
      <w:r>
        <w:rPr>
          <w:color w:val="000000"/>
        </w:rPr>
        <w:t>. To achieve this</w:t>
      </w:r>
      <w:del w:id="1" w:author="Abusisiwe Ndaba [2]" w:date="2026-04-03T12:21:00Z" w16du:dateUtc="2026-04-03T10:21:00Z">
        <w:r w:rsidDel="0040115D">
          <w:rPr>
            <w:color w:val="000000"/>
          </w:rPr>
          <w:delText xml:space="preserve"> main</w:delText>
        </w:r>
      </w:del>
      <w:r>
        <w:rPr>
          <w:color w:val="000000"/>
        </w:rPr>
        <w:t xml:space="preserve"> aim, various environmental factors present in the area were measured over time, and the insect sampling that was conducted in the historical study was repeated with the exact same configuration and spatial set-up </w:t>
      </w:r>
      <w:r>
        <w:t xml:space="preserve">(Botes </w:t>
      </w:r>
      <w:r>
        <w:rPr>
          <w:i/>
          <w:iCs/>
        </w:rPr>
        <w:t>et al.</w:t>
      </w:r>
      <w:r>
        <w:t>, 2006)</w:t>
      </w:r>
      <w:r>
        <w:rPr>
          <w:color w:val="000000"/>
        </w:rPr>
        <w:t xml:space="preserve">. </w:t>
      </w:r>
      <w:del w:id="2" w:author="Abusisiwe Ndaba" w:date="2026-04-02T23:55:00Z" w16du:dateUtc="2026-04-02T21:55:00Z">
        <w:r w:rsidDel="009E37D6">
          <w:rPr>
            <w:color w:val="000000"/>
          </w:rPr>
          <w:delText>Through these steps</w:delText>
        </w:r>
      </w:del>
      <w:ins w:id="3" w:author="Abusisiwe Ndaba" w:date="2026-04-02T23:55:00Z" w16du:dateUtc="2026-04-02T21:55:00Z">
        <w:r w:rsidR="009E37D6">
          <w:rPr>
            <w:color w:val="000000"/>
            <w:lang w:val="en-US"/>
          </w:rPr>
          <w:t>From the results</w:t>
        </w:r>
      </w:ins>
      <w:r>
        <w:rPr>
          <w:color w:val="000000"/>
        </w:rPr>
        <w:t xml:space="preserve">, it was discovered that various environmental changes had occurred </w:t>
      </w:r>
      <w:del w:id="4" w:author="Abusisiwe Ndaba [2]" w:date="2026-04-03T12:23:00Z" w16du:dateUtc="2026-04-03T10:23:00Z">
        <w:r w:rsidDel="0040115D">
          <w:rPr>
            <w:color w:val="000000"/>
          </w:rPr>
          <w:delText>between the historical study and the current one</w:delText>
        </w:r>
      </w:del>
      <w:ins w:id="5" w:author="Abusisiwe Ndaba [2]" w:date="2026-04-03T12:23:00Z" w16du:dateUtc="2026-04-03T10:23:00Z">
        <w:r w:rsidR="0040115D">
          <w:rPr>
            <w:color w:val="000000"/>
            <w:lang w:val="en-US"/>
          </w:rPr>
          <w:t>over the two decades</w:t>
        </w:r>
      </w:ins>
      <w:r>
        <w:rPr>
          <w:color w:val="000000"/>
        </w:rPr>
        <w:t>. The composition of the ground cover present within this environment exhibited an</w:t>
      </w:r>
      <w:del w:id="6" w:author="Abusisiwe Ndaba" w:date="2026-04-02T23:56:00Z" w16du:dateUtc="2026-04-02T21:56:00Z">
        <w:r w:rsidDel="009E37D6">
          <w:rPr>
            <w:color w:val="000000"/>
          </w:rPr>
          <w:delText>d</w:delText>
        </w:r>
      </w:del>
      <w:r>
        <w:rPr>
          <w:color w:val="000000"/>
        </w:rPr>
        <w:t xml:space="preserve"> increase in the </w:t>
      </w:r>
      <w:commentRangeStart w:id="7"/>
      <w:r>
        <w:rPr>
          <w:color w:val="000000"/>
        </w:rPr>
        <w:t>vegetation cover</w:t>
      </w:r>
      <w:commentRangeEnd w:id="7"/>
      <w:r w:rsidR="009E37D6">
        <w:rPr>
          <w:rStyle w:val="CommentReference"/>
          <w:color w:val="000000"/>
          <w:sz w:val="24"/>
          <w:szCs w:val="24"/>
        </w:rPr>
        <w:commentReference w:id="7"/>
      </w:r>
      <w:r>
        <w:rPr>
          <w:color w:val="000000"/>
        </w:rPr>
        <w:t xml:space="preserve"> and plant litter present, and a decrease in bare ground and rocks. Both the ambient air temperatures and the ground-level soil temperatures were gradually increasing, and their seasonality and cycling between extremes w</w:t>
      </w:r>
      <w:del w:id="8" w:author="Abusisiwe Ndaba [2]" w:date="2026-04-03T12:24:00Z" w16du:dateUtc="2026-04-03T10:24:00Z">
        <w:r w:rsidDel="0040115D">
          <w:rPr>
            <w:color w:val="000000"/>
            <w:lang w:val="en-US"/>
          </w:rPr>
          <w:delText>as</w:delText>
        </w:r>
      </w:del>
      <w:ins w:id="9" w:author="Abusisiwe Ndaba [2]" w:date="2026-04-03T12:24:00Z" w16du:dateUtc="2026-04-03T10:24:00Z">
        <w:r w:rsidR="0040115D">
          <w:rPr>
            <w:color w:val="000000"/>
            <w:lang w:val="en-US"/>
          </w:rPr>
          <w:t>ere</w:t>
        </w:r>
      </w:ins>
      <w:r>
        <w:rPr>
          <w:color w:val="000000"/>
        </w:rPr>
        <w:t xml:space="preserve"> becoming more frequent and more intense. The effects of climatic phenomena such as the El Niño–Southern Oscillation (ENSO) interact</w:t>
      </w:r>
      <w:del w:id="10" w:author="Abusisiwe Ndaba [2]" w:date="2026-04-03T12:20:00Z" w16du:dateUtc="2026-04-03T10:20:00Z">
        <w:r w:rsidDel="0040115D">
          <w:rPr>
            <w:color w:val="000000"/>
          </w:rPr>
          <w:delText>s</w:delText>
        </w:r>
      </w:del>
      <w:r>
        <w:rPr>
          <w:color w:val="000000"/>
        </w:rPr>
        <w:t xml:space="preserve"> with these factors by intensifying hot periods and directly affecting the precipitation present within this environment. Increases in vegetation cover have been linked to rising temperatures and climate warming </w:t>
      </w:r>
      <w:r>
        <w:t xml:space="preserve">(Bao </w:t>
      </w:r>
      <w:r>
        <w:rPr>
          <w:i/>
          <w:iCs/>
        </w:rPr>
        <w:t>et al.</w:t>
      </w:r>
      <w:r>
        <w:t>, 2021)</w:t>
      </w:r>
      <w:r>
        <w:rPr>
          <w:color w:val="000000"/>
        </w:rPr>
        <w:t>.</w:t>
      </w:r>
    </w:p>
    <w:p w14:paraId="00000003" w14:textId="7F2585D2" w:rsidR="00304953" w:rsidRDefault="00000000">
      <w:pPr>
        <w:pBdr>
          <w:top w:val="nil"/>
          <w:left w:val="nil"/>
          <w:bottom w:val="nil"/>
          <w:right w:val="nil"/>
          <w:between w:val="nil"/>
        </w:pBdr>
        <w:spacing w:after="140" w:line="360" w:lineRule="auto"/>
        <w:rPr>
          <w:color w:val="000000"/>
        </w:rPr>
      </w:pPr>
      <w:del w:id="11" w:author="Abusisiwe Ndaba [2]" w:date="2026-04-03T12:27:00Z" w16du:dateUtc="2026-04-03T10:27:00Z">
        <w:r w:rsidDel="0040115D">
          <w:rPr>
            <w:color w:val="000000"/>
          </w:rPr>
          <w:delText>Regarding the beetle assemblage in the Cederberg, compared to the historical studies there were</w:delText>
        </w:r>
      </w:del>
      <w:ins w:id="12" w:author="Abusisiwe Ndaba [2]" w:date="2026-04-03T12:28:00Z" w16du:dateUtc="2026-04-03T10:28:00Z">
        <w:r w:rsidR="0040115D">
          <w:rPr>
            <w:color w:val="000000"/>
            <w:lang w:val="en-US"/>
          </w:rPr>
          <w:t>The recent sampling period showed a</w:t>
        </w:r>
      </w:ins>
      <w:r>
        <w:rPr>
          <w:color w:val="000000"/>
        </w:rPr>
        <w:t xml:space="preserve"> mass</w:t>
      </w:r>
      <w:ins w:id="13" w:author="Abusisiwe Ndaba [2]" w:date="2026-04-03T12:29:00Z" w16du:dateUtc="2026-04-03T10:29:00Z">
        <w:r w:rsidR="0040115D">
          <w:rPr>
            <w:color w:val="000000"/>
            <w:lang w:val="en-US"/>
          </w:rPr>
          <w:t>ive</w:t>
        </w:r>
      </w:ins>
      <w:r>
        <w:rPr>
          <w:color w:val="000000"/>
        </w:rPr>
        <w:t xml:space="preserve"> decline</w:t>
      </w:r>
      <w:del w:id="14" w:author="Abusisiwe Ndaba [2]" w:date="2026-04-03T12:29:00Z" w16du:dateUtc="2026-04-03T10:29:00Z">
        <w:r w:rsidDel="0040115D">
          <w:rPr>
            <w:color w:val="000000"/>
          </w:rPr>
          <w:delText>s</w:delText>
        </w:r>
      </w:del>
      <w:r>
        <w:rPr>
          <w:color w:val="000000"/>
        </w:rPr>
        <w:t xml:space="preserve"> in </w:t>
      </w:r>
      <w:ins w:id="15" w:author="Abusisiwe Ndaba [2]" w:date="2026-04-03T12:29:00Z" w16du:dateUtc="2026-04-03T10:29:00Z">
        <w:r w:rsidR="0040115D">
          <w:rPr>
            <w:color w:val="000000"/>
            <w:lang w:val="en-US"/>
          </w:rPr>
          <w:t xml:space="preserve">the </w:t>
        </w:r>
      </w:ins>
      <w:r>
        <w:rPr>
          <w:color w:val="000000"/>
        </w:rPr>
        <w:t xml:space="preserve">abundance </w:t>
      </w:r>
      <w:ins w:id="16" w:author="Abusisiwe Ndaba [2]" w:date="2026-04-03T12:28:00Z" w16du:dateUtc="2026-04-03T10:28:00Z">
        <w:r w:rsidR="0040115D">
          <w:rPr>
            <w:color w:val="000000"/>
            <w:lang w:val="en-US"/>
          </w:rPr>
          <w:t>of beetles</w:t>
        </w:r>
      </w:ins>
      <w:ins w:id="17" w:author="Abusisiwe Ndaba [2]" w:date="2026-04-03T12:29:00Z" w16du:dateUtc="2026-04-03T10:29:00Z">
        <w:r w:rsidR="0040115D">
          <w:rPr>
            <w:color w:val="000000"/>
            <w:lang w:val="en-US"/>
          </w:rPr>
          <w:t>,</w:t>
        </w:r>
      </w:ins>
      <w:ins w:id="18" w:author="Abusisiwe Ndaba [2]" w:date="2026-04-03T12:28:00Z" w16du:dateUtc="2026-04-03T10:28:00Z">
        <w:r w:rsidR="0040115D">
          <w:rPr>
            <w:color w:val="000000"/>
            <w:lang w:val="en-US"/>
          </w:rPr>
          <w:t xml:space="preserve"> </w:t>
        </w:r>
      </w:ins>
      <w:del w:id="19" w:author="Abusisiwe Ndaba [2]" w:date="2026-04-03T12:28:00Z" w16du:dateUtc="2026-04-03T10:28:00Z">
        <w:r w:rsidDel="0040115D">
          <w:rPr>
            <w:color w:val="000000"/>
          </w:rPr>
          <w:delText>though this was mostly due to a decline in abundance in on species (</w:delText>
        </w:r>
      </w:del>
      <w:ins w:id="20" w:author="Abusisiwe Ndaba [2]" w:date="2026-04-03T12:28:00Z" w16du:dateUtc="2026-04-03T10:28:00Z">
        <w:r w:rsidR="0040115D">
          <w:rPr>
            <w:color w:val="000000"/>
            <w:lang w:val="en-US"/>
          </w:rPr>
          <w:t xml:space="preserve">largely </w:t>
        </w:r>
      </w:ins>
      <w:ins w:id="21" w:author="Abusisiwe Ndaba [2]" w:date="2026-04-03T12:29:00Z" w16du:dateUtc="2026-04-03T10:29:00Z">
        <w:r w:rsidR="0040115D">
          <w:rPr>
            <w:color w:val="000000"/>
            <w:lang w:val="en-US"/>
          </w:rPr>
          <w:t xml:space="preserve">driven by a decline in </w:t>
        </w:r>
      </w:ins>
      <w:r>
        <w:rPr>
          <w:i/>
          <w:iCs/>
          <w:color w:val="000000"/>
        </w:rPr>
        <w:t>Zophosis gracilicornis</w:t>
      </w:r>
      <w:del w:id="22" w:author="Abusisiwe Ndaba [2]" w:date="2026-04-03T12:29:00Z" w16du:dateUtc="2026-04-03T10:29:00Z">
        <w:r w:rsidDel="0040115D">
          <w:rPr>
            <w:color w:val="000000"/>
          </w:rPr>
          <w:delText>)</w:delText>
        </w:r>
      </w:del>
      <w:r>
        <w:rPr>
          <w:color w:val="000000"/>
        </w:rPr>
        <w:t>. However</w:t>
      </w:r>
      <w:ins w:id="23" w:author="Abusisiwe Ndaba [2]" w:date="2026-04-03T12:29:00Z" w16du:dateUtc="2026-04-03T10:29:00Z">
        <w:r w:rsidR="0040115D">
          <w:rPr>
            <w:color w:val="000000"/>
            <w:lang w:val="en-US"/>
          </w:rPr>
          <w:t>,</w:t>
        </w:r>
      </w:ins>
      <w:r>
        <w:rPr>
          <w:color w:val="000000"/>
        </w:rPr>
        <w:t xml:space="preserve"> due to only three species being identified to species-level and only three families being considered, other taxa that fall outside of the scope of this study could also be declining</w:t>
      </w:r>
      <w:ins w:id="24" w:author="Abusisiwe Ndaba [2]" w:date="2026-04-03T12:30:00Z" w16du:dateUtc="2026-04-03T10:30:00Z">
        <w:r w:rsidR="007E523B">
          <w:rPr>
            <w:color w:val="000000"/>
            <w:lang w:val="en-US"/>
          </w:rPr>
          <w:t>.</w:t>
        </w:r>
      </w:ins>
      <w:del w:id="25" w:author="Abusisiwe Ndaba [2]" w:date="2026-04-03T12:30:00Z" w16du:dateUtc="2026-04-03T10:30:00Z">
        <w:r w:rsidDel="007E523B">
          <w:rPr>
            <w:color w:val="000000"/>
          </w:rPr>
          <w:delText>,</w:delText>
        </w:r>
      </w:del>
      <w:r>
        <w:rPr>
          <w:color w:val="000000"/>
        </w:rPr>
        <w:t xml:space="preserve"> </w:t>
      </w:r>
      <w:ins w:id="26" w:author="Abusisiwe Ndaba [2]" w:date="2026-04-03T12:30:00Z" w16du:dateUtc="2026-04-03T10:30:00Z">
        <w:r w:rsidR="007E523B">
          <w:rPr>
            <w:color w:val="000000"/>
            <w:lang w:val="en-US"/>
          </w:rPr>
          <w:t>T</w:t>
        </w:r>
      </w:ins>
      <w:del w:id="27" w:author="Abusisiwe Ndaba [2]" w:date="2026-04-03T12:30:00Z" w16du:dateUtc="2026-04-03T10:30:00Z">
        <w:r w:rsidDel="007E523B">
          <w:rPr>
            <w:color w:val="000000"/>
          </w:rPr>
          <w:delText>and t</w:delText>
        </w:r>
      </w:del>
      <w:r>
        <w:rPr>
          <w:color w:val="000000"/>
        </w:rPr>
        <w:t xml:space="preserve">he decline of the </w:t>
      </w:r>
      <w:r>
        <w:rPr>
          <w:i/>
          <w:iCs/>
          <w:color w:val="000000"/>
        </w:rPr>
        <w:t>Zophosis gracilicornis</w:t>
      </w:r>
      <w:r w:rsidRPr="007E523B">
        <w:rPr>
          <w:color w:val="000000"/>
          <w:rPrChange w:id="28" w:author="Abusisiwe Ndaba [2]" w:date="2026-04-03T12:31:00Z" w16du:dateUtc="2026-04-03T10:31:00Z">
            <w:rPr>
              <w:i/>
              <w:iCs/>
              <w:color w:val="000000"/>
            </w:rPr>
          </w:rPrChange>
        </w:rPr>
        <w:t xml:space="preserve"> </w:t>
      </w:r>
      <w:ins w:id="29" w:author="Abusisiwe Ndaba [2]" w:date="2026-04-03T12:31:00Z" w16du:dateUtc="2026-04-03T10:31:00Z">
        <w:r w:rsidR="007E523B">
          <w:rPr>
            <w:color w:val="000000"/>
            <w:lang w:val="en-US"/>
          </w:rPr>
          <w:t xml:space="preserve">as observed in this study </w:t>
        </w:r>
      </w:ins>
      <w:ins w:id="30" w:author="Abusisiwe Ndaba [2]" w:date="2026-04-03T12:33:00Z" w16du:dateUtc="2026-04-03T10:33:00Z">
        <w:r w:rsidR="007E523B">
          <w:rPr>
            <w:color w:val="000000"/>
            <w:lang w:val="en-US"/>
          </w:rPr>
          <w:t>may</w:t>
        </w:r>
      </w:ins>
      <w:del w:id="31" w:author="Abusisiwe Ndaba [2]" w:date="2026-04-03T12:33:00Z" w16du:dateUtc="2026-04-03T10:33:00Z">
        <w:r w:rsidDel="007E523B">
          <w:rPr>
            <w:color w:val="000000"/>
          </w:rPr>
          <w:delText>could be an</w:delText>
        </w:r>
      </w:del>
      <w:r>
        <w:rPr>
          <w:color w:val="000000"/>
        </w:rPr>
        <w:t xml:space="preserve"> indicat</w:t>
      </w:r>
      <w:ins w:id="32" w:author="Abusisiwe Ndaba [2]" w:date="2026-04-03T12:33:00Z" w16du:dateUtc="2026-04-03T10:33:00Z">
        <w:r w:rsidR="007E523B">
          <w:rPr>
            <w:color w:val="000000"/>
            <w:lang w:val="en-US"/>
          </w:rPr>
          <w:t>e</w:t>
        </w:r>
      </w:ins>
      <w:del w:id="33" w:author="Abusisiwe Ndaba [2]" w:date="2026-04-03T12:33:00Z" w16du:dateUtc="2026-04-03T10:33:00Z">
        <w:r w:rsidDel="007E523B">
          <w:rPr>
            <w:color w:val="000000"/>
          </w:rPr>
          <w:delText>or</w:delText>
        </w:r>
      </w:del>
      <w:r>
        <w:rPr>
          <w:color w:val="000000"/>
        </w:rPr>
        <w:t xml:space="preserve"> </w:t>
      </w:r>
      <w:ins w:id="34" w:author="Abusisiwe Ndaba [2]" w:date="2026-04-03T12:32:00Z" w16du:dateUtc="2026-04-03T10:32:00Z">
        <w:r w:rsidR="007E523B">
          <w:rPr>
            <w:color w:val="000000"/>
            <w:lang w:val="en-US"/>
          </w:rPr>
          <w:t xml:space="preserve">the need </w:t>
        </w:r>
      </w:ins>
      <w:r>
        <w:rPr>
          <w:color w:val="000000"/>
        </w:rPr>
        <w:t xml:space="preserve">to do further sampling in this area. For example, dung beetles (Scarabidae) have been shown to be particularly affected by insect decline in past studies, and sampling their populations in the Cederberg may reveal more declining populations </w:t>
      </w:r>
      <w:r>
        <w:t>(Sánchez-Bayo and Wyckhuys, 2019)</w:t>
      </w:r>
      <w:r>
        <w:rPr>
          <w:color w:val="000000"/>
        </w:rPr>
        <w:t xml:space="preserve">. </w:t>
      </w:r>
      <w:del w:id="35" w:author="Abusisiwe Ndaba [2]" w:date="2026-04-03T12:34:00Z" w16du:dateUtc="2026-04-03T10:34:00Z">
        <w:r w:rsidDel="007E523B">
          <w:rPr>
            <w:color w:val="000000"/>
          </w:rPr>
          <w:delText>The species from both</w:delText>
        </w:r>
      </w:del>
      <w:ins w:id="36" w:author="Abusisiwe Ndaba [2]" w:date="2026-04-03T12:34:00Z" w16du:dateUtc="2026-04-03T10:34:00Z">
        <w:r w:rsidR="007E523B">
          <w:rPr>
            <w:color w:val="000000"/>
            <w:lang w:val="en-US"/>
          </w:rPr>
          <w:t xml:space="preserve">Many </w:t>
        </w:r>
      </w:ins>
      <w:ins w:id="37" w:author="Abusisiwe Ndaba [2]" w:date="2026-04-03T12:35:00Z" w16du:dateUtc="2026-04-03T10:35:00Z">
        <w:r w:rsidR="007E523B">
          <w:rPr>
            <w:color w:val="000000"/>
            <w:lang w:val="en-US"/>
          </w:rPr>
          <w:t>species from</w:t>
        </w:r>
      </w:ins>
      <w:r>
        <w:rPr>
          <w:color w:val="000000"/>
        </w:rPr>
        <w:t xml:space="preserve"> the historical study </w:t>
      </w:r>
      <w:del w:id="38" w:author="Abusisiwe Ndaba [2]" w:date="2026-04-03T12:35:00Z" w16du:dateUtc="2026-04-03T10:35:00Z">
        <w:r w:rsidDel="007E523B">
          <w:rPr>
            <w:color w:val="000000"/>
          </w:rPr>
          <w:delText>and the current study not being</w:delText>
        </w:r>
      </w:del>
      <w:ins w:id="39" w:author="Abusisiwe Ndaba [2]" w:date="2026-04-03T12:35:00Z" w16du:dateUtc="2026-04-03T10:35:00Z">
        <w:r w:rsidR="007E523B">
          <w:rPr>
            <w:color w:val="000000"/>
            <w:lang w:val="en-US"/>
          </w:rPr>
          <w:t>were not</w:t>
        </w:r>
      </w:ins>
      <w:r>
        <w:rPr>
          <w:color w:val="000000"/>
        </w:rPr>
        <w:t xml:space="preserve"> identified to species level</w:t>
      </w:r>
      <w:ins w:id="40" w:author="Abusisiwe Ndaba [2]" w:date="2026-04-03T12:35:00Z" w16du:dateUtc="2026-04-03T10:35:00Z">
        <w:r w:rsidR="007E523B">
          <w:rPr>
            <w:color w:val="000000"/>
            <w:lang w:val="en-US"/>
          </w:rPr>
          <w:t xml:space="preserve"> </w:t>
        </w:r>
      </w:ins>
      <w:ins w:id="41" w:author="Abusisiwe Ndaba [2]" w:date="2026-04-03T12:36:00Z" w16du:dateUtc="2026-04-03T10:36:00Z">
        <w:r w:rsidR="007E523B">
          <w:rPr>
            <w:color w:val="000000"/>
            <w:lang w:val="en-US"/>
          </w:rPr>
          <w:t xml:space="preserve">and </w:t>
        </w:r>
      </w:ins>
      <w:ins w:id="42" w:author="Abusisiwe Ndaba [2]" w:date="2026-04-03T12:35:00Z" w16du:dateUtc="2026-04-03T10:35:00Z">
        <w:r w:rsidR="007E523B">
          <w:rPr>
            <w:color w:val="000000"/>
            <w:lang w:val="en-US"/>
          </w:rPr>
          <w:t>therefore,</w:t>
        </w:r>
      </w:ins>
      <w:r>
        <w:rPr>
          <w:color w:val="000000"/>
        </w:rPr>
        <w:t xml:space="preserve"> </w:t>
      </w:r>
      <w:del w:id="43" w:author="Abusisiwe Ndaba [2]" w:date="2026-04-03T12:37:00Z" w16du:dateUtc="2026-04-03T10:37:00Z">
        <w:r w:rsidDel="007E523B">
          <w:rPr>
            <w:color w:val="000000"/>
          </w:rPr>
          <w:delText xml:space="preserve">in order to match the sampled species together, meant that </w:delText>
        </w:r>
      </w:del>
      <w:r>
        <w:rPr>
          <w:color w:val="000000"/>
        </w:rPr>
        <w:t>measures of diversity between the two studies could not be directly compared. This limited the comparisons of these samples to just comparing abundances and</w:t>
      </w:r>
      <w:del w:id="44" w:author="Abusisiwe Ndaba [2]" w:date="2026-04-03T12:38:00Z" w16du:dateUtc="2026-04-03T10:38:00Z">
        <w:r w:rsidDel="007E523B">
          <w:rPr>
            <w:color w:val="000000"/>
          </w:rPr>
          <w:delText xml:space="preserve"> could</w:delText>
        </w:r>
      </w:del>
      <w:r>
        <w:rPr>
          <w:color w:val="000000"/>
        </w:rPr>
        <w:t xml:space="preserve"> not </w:t>
      </w:r>
      <w:commentRangeStart w:id="45"/>
      <w:r>
        <w:rPr>
          <w:color w:val="000000"/>
        </w:rPr>
        <w:t>discuss diversity over time</w:t>
      </w:r>
      <w:commentRangeEnd w:id="45"/>
      <w:r w:rsidR="007E523B">
        <w:rPr>
          <w:rStyle w:val="CommentReference"/>
          <w:color w:val="000000"/>
          <w:sz w:val="24"/>
          <w:szCs w:val="24"/>
        </w:rPr>
        <w:commentReference w:id="45"/>
      </w:r>
      <w:r>
        <w:rPr>
          <w:color w:val="000000"/>
        </w:rPr>
        <w:t xml:space="preserve">. Previous studies also discussing the population changes of Carabidae over time, reported that Carabidae did not reduce in abundance but did significantly decline in diversity. They also noted the importance of long-term studies identifying samples to species-level so that these sorts of comparisons of historical assemblages could be performed more readily </w:t>
      </w:r>
      <w:r>
        <w:t xml:space="preserve">(Homburg </w:t>
      </w:r>
      <w:r>
        <w:rPr>
          <w:i/>
          <w:iCs/>
        </w:rPr>
        <w:t>et al.</w:t>
      </w:r>
      <w:r>
        <w:t>, 2019)</w:t>
      </w:r>
      <w:r>
        <w:rPr>
          <w:color w:val="000000"/>
        </w:rPr>
        <w:t>.</w:t>
      </w:r>
    </w:p>
    <w:p w14:paraId="00000004" w14:textId="78C72A4D" w:rsidR="00304953" w:rsidRDefault="00000000">
      <w:pPr>
        <w:pBdr>
          <w:top w:val="nil"/>
          <w:left w:val="nil"/>
          <w:bottom w:val="nil"/>
          <w:right w:val="nil"/>
          <w:between w:val="nil"/>
        </w:pBdr>
        <w:spacing w:after="140" w:line="360" w:lineRule="auto"/>
        <w:rPr>
          <w:color w:val="000000"/>
        </w:rPr>
      </w:pPr>
      <w:r>
        <w:rPr>
          <w:color w:val="000000"/>
        </w:rPr>
        <w:t xml:space="preserve">A variety of environmental factors were compared to the beetle assemblage data to </w:t>
      </w:r>
      <w:del w:id="46" w:author="Abusisiwe Ndaba [2]" w:date="2026-04-03T12:40:00Z" w16du:dateUtc="2026-04-03T10:40:00Z">
        <w:r w:rsidDel="0089707B">
          <w:rPr>
            <w:color w:val="000000"/>
          </w:rPr>
          <w:delText xml:space="preserve">try and </w:delText>
        </w:r>
      </w:del>
      <w:r>
        <w:rPr>
          <w:color w:val="000000"/>
        </w:rPr>
        <w:t>determine the potential drivers of the calculated changes</w:t>
      </w:r>
      <w:ins w:id="47" w:author="Abusisiwe Ndaba [2]" w:date="2026-04-03T12:41:00Z" w16du:dateUtc="2026-04-03T10:41:00Z">
        <w:r w:rsidR="0089707B">
          <w:rPr>
            <w:color w:val="000000"/>
            <w:lang w:val="en-US"/>
          </w:rPr>
          <w:t>.</w:t>
        </w:r>
      </w:ins>
      <w:del w:id="48" w:author="Abusisiwe Ndaba [2]" w:date="2026-04-03T12:41:00Z" w16du:dateUtc="2026-04-03T10:41:00Z">
        <w:r w:rsidDel="0089707B">
          <w:rPr>
            <w:color w:val="000000"/>
          </w:rPr>
          <w:delText>,</w:delText>
        </w:r>
      </w:del>
      <w:r>
        <w:rPr>
          <w:color w:val="000000"/>
        </w:rPr>
        <w:t xml:space="preserve"> </w:t>
      </w:r>
      <w:ins w:id="49" w:author="Abusisiwe Ndaba [2]" w:date="2026-04-03T12:41:00Z" w16du:dateUtc="2026-04-03T10:41:00Z">
        <w:r w:rsidR="0089707B">
          <w:rPr>
            <w:color w:val="000000"/>
            <w:lang w:val="en-US"/>
          </w:rPr>
          <w:t>H</w:t>
        </w:r>
      </w:ins>
      <w:del w:id="50" w:author="Abusisiwe Ndaba [2]" w:date="2026-04-03T12:41:00Z" w16du:dateUtc="2026-04-03T10:41:00Z">
        <w:r w:rsidDel="0089707B">
          <w:rPr>
            <w:color w:val="000000"/>
          </w:rPr>
          <w:delText>h</w:delText>
        </w:r>
      </w:del>
      <w:r>
        <w:rPr>
          <w:color w:val="000000"/>
        </w:rPr>
        <w:t>owever</w:t>
      </w:r>
      <w:ins w:id="51" w:author="Abusisiwe Ndaba [2]" w:date="2026-04-03T12:41:00Z" w16du:dateUtc="2026-04-03T10:41:00Z">
        <w:r w:rsidR="0089707B">
          <w:rPr>
            <w:color w:val="000000"/>
            <w:lang w:val="en-US"/>
          </w:rPr>
          <w:t>,</w:t>
        </w:r>
      </w:ins>
      <w:r>
        <w:rPr>
          <w:color w:val="000000"/>
        </w:rPr>
        <w:t xml:space="preserve"> </w:t>
      </w:r>
      <w:ins w:id="52" w:author="Abusisiwe Ndaba [2]" w:date="2026-04-03T12:41:00Z" w16du:dateUtc="2026-04-03T10:41:00Z">
        <w:r w:rsidR="0089707B">
          <w:rPr>
            <w:color w:val="000000"/>
            <w:lang w:val="en-US"/>
          </w:rPr>
          <w:t>many</w:t>
        </w:r>
      </w:ins>
      <w:del w:id="53" w:author="Abusisiwe Ndaba [2]" w:date="2026-04-03T12:41:00Z" w16du:dateUtc="2026-04-03T10:41:00Z">
        <w:r w:rsidDel="0089707B">
          <w:rPr>
            <w:color w:val="000000"/>
          </w:rPr>
          <w:delText>a lot</w:delText>
        </w:r>
      </w:del>
      <w:r>
        <w:rPr>
          <w:color w:val="000000"/>
        </w:rPr>
        <w:t xml:space="preserve"> of the models </w:t>
      </w:r>
      <w:r>
        <w:rPr>
          <w:color w:val="000000"/>
        </w:rPr>
        <w:lastRenderedPageBreak/>
        <w:t xml:space="preserve">were limited in that there was a lot of unattributed variance present within the responses of the beetles. These gaps in explainable variance could be reduced by including environmental factors that were not recorded for this study but have been shown to have significant effects on beetle populations. Specifically, vegetation biomass, vegetation species diversity, and the specific species of vegetation present within the relevant sites, all could be incorporated into future analyses of this environment </w:t>
      </w:r>
      <w:r>
        <w:t xml:space="preserve">(Liu </w:t>
      </w:r>
      <w:r>
        <w:rPr>
          <w:i/>
          <w:iCs/>
        </w:rPr>
        <w:t>et al.</w:t>
      </w:r>
      <w:r>
        <w:t xml:space="preserve">, 2016; Gaona </w:t>
      </w:r>
      <w:r>
        <w:rPr>
          <w:i/>
          <w:iCs/>
        </w:rPr>
        <w:t>et al.</w:t>
      </w:r>
      <w:r>
        <w:t>, 2025)</w:t>
      </w:r>
      <w:r>
        <w:rPr>
          <w:color w:val="000000"/>
        </w:rPr>
        <w:t>. However</w:t>
      </w:r>
      <w:ins w:id="54" w:author="Abusisiwe Ndaba [2]" w:date="2026-04-03T12:44:00Z" w16du:dateUtc="2026-04-03T10:44:00Z">
        <w:r w:rsidR="0089707B">
          <w:rPr>
            <w:color w:val="000000"/>
            <w:lang w:val="en-US"/>
          </w:rPr>
          <w:t>,</w:t>
        </w:r>
      </w:ins>
      <w:r>
        <w:rPr>
          <w:color w:val="000000"/>
        </w:rPr>
        <w:t xml:space="preserve"> it is also probable that a lot of the variance in the beetle populations over time </w:t>
      </w:r>
      <w:ins w:id="55" w:author="Abusisiwe Ndaba [2]" w:date="2026-04-03T12:45:00Z" w16du:dateUtc="2026-04-03T10:45:00Z">
        <w:r w:rsidR="0089707B">
          <w:rPr>
            <w:color w:val="000000"/>
            <w:lang w:val="en-US"/>
          </w:rPr>
          <w:t>is</w:t>
        </w:r>
      </w:ins>
      <w:del w:id="56" w:author="Abusisiwe Ndaba [2]" w:date="2026-04-03T12:45:00Z" w16du:dateUtc="2026-04-03T10:45:00Z">
        <w:r w:rsidDel="0089707B">
          <w:rPr>
            <w:color w:val="000000"/>
          </w:rPr>
          <w:delText>could be</w:delText>
        </w:r>
      </w:del>
      <w:r>
        <w:rPr>
          <w:color w:val="000000"/>
        </w:rPr>
        <w:t xml:space="preserve"> due to factors that are </w:t>
      </w:r>
      <w:del w:id="57" w:author="Abusisiwe Ndaba [2]" w:date="2026-04-03T12:45:00Z" w16du:dateUtc="2026-04-03T10:45:00Z">
        <w:r w:rsidDel="0089707B">
          <w:rPr>
            <w:color w:val="000000"/>
          </w:rPr>
          <w:delText>not as easily</w:delText>
        </w:r>
      </w:del>
      <w:ins w:id="58" w:author="Abusisiwe Ndaba [2]" w:date="2026-04-03T12:45:00Z" w16du:dateUtc="2026-04-03T10:45:00Z">
        <w:r w:rsidR="0089707B">
          <w:rPr>
            <w:color w:val="000000"/>
            <w:lang w:val="en-US"/>
          </w:rPr>
          <w:t>difficult to</w:t>
        </w:r>
      </w:ins>
      <w:r>
        <w:rPr>
          <w:color w:val="000000"/>
        </w:rPr>
        <w:t xml:space="preserve"> measur</w:t>
      </w:r>
      <w:del w:id="59" w:author="Abusisiwe Ndaba [2]" w:date="2026-04-03T12:45:00Z" w16du:dateUtc="2026-04-03T10:45:00Z">
        <w:r w:rsidDel="0089707B">
          <w:rPr>
            <w:color w:val="000000"/>
          </w:rPr>
          <w:delText>abl</w:delText>
        </w:r>
      </w:del>
      <w:r>
        <w:rPr>
          <w:color w:val="000000"/>
        </w:rPr>
        <w:t xml:space="preserve">e and </w:t>
      </w:r>
      <w:del w:id="60" w:author="Abusisiwe Ndaba [2]" w:date="2026-04-03T12:46:00Z" w16du:dateUtc="2026-04-03T10:46:00Z">
        <w:r w:rsidDel="0089707B">
          <w:rPr>
            <w:color w:val="000000"/>
          </w:rPr>
          <w:delText>able to be extrapolated</w:delText>
        </w:r>
      </w:del>
      <w:ins w:id="61" w:author="Abusisiwe Ndaba [2]" w:date="2026-04-03T12:46:00Z" w16du:dateUtc="2026-04-03T10:46:00Z">
        <w:r w:rsidR="0089707B">
          <w:rPr>
            <w:color w:val="000000"/>
            <w:lang w:val="en-US"/>
          </w:rPr>
          <w:t>quantify</w:t>
        </w:r>
      </w:ins>
      <w:r>
        <w:rPr>
          <w:color w:val="000000"/>
        </w:rPr>
        <w:t xml:space="preserve">. While likely drivers of insect decline have been proposed and supported with evidence </w:t>
      </w:r>
      <w:r>
        <w:t xml:space="preserve">(Cardoso </w:t>
      </w:r>
      <w:r>
        <w:rPr>
          <w:i/>
          <w:iCs/>
        </w:rPr>
        <w:t>et al.</w:t>
      </w:r>
      <w:r>
        <w:t>, 2020)</w:t>
      </w:r>
      <w:r>
        <w:rPr>
          <w:color w:val="000000"/>
        </w:rPr>
        <w:t xml:space="preserve">, the importance of each of these drivers within the specific areas being considered in any one scenario </w:t>
      </w:r>
      <w:del w:id="62" w:author="Abusisiwe Ndaba [2]" w:date="2026-04-03T12:47:00Z" w16du:dateUtc="2026-04-03T10:47:00Z">
        <w:r w:rsidDel="0089707B">
          <w:rPr>
            <w:color w:val="000000"/>
            <w:lang w:val="en-US"/>
          </w:rPr>
          <w:delText>are</w:delText>
        </w:r>
      </w:del>
      <w:ins w:id="63" w:author="Abusisiwe Ndaba [2]" w:date="2026-04-03T12:47:00Z" w16du:dateUtc="2026-04-03T10:47:00Z">
        <w:r w:rsidR="0089707B">
          <w:rPr>
            <w:color w:val="000000"/>
            <w:lang w:val="en-US"/>
          </w:rPr>
          <w:t>is</w:t>
        </w:r>
      </w:ins>
      <w:r>
        <w:rPr>
          <w:color w:val="000000"/>
        </w:rPr>
        <w:t xml:space="preserve"> relatively unknown. </w:t>
      </w:r>
      <w:ins w:id="64" w:author="Abusisiwe Ndaba [2]" w:date="2026-04-03T12:47:00Z" w16du:dateUtc="2026-04-03T10:47:00Z">
        <w:r w:rsidR="0089707B">
          <w:rPr>
            <w:color w:val="000000"/>
            <w:lang w:val="en-US"/>
          </w:rPr>
          <w:t>F</w:t>
        </w:r>
      </w:ins>
      <w:del w:id="65" w:author="Abusisiwe Ndaba [2]" w:date="2026-04-03T12:47:00Z" w16du:dateUtc="2026-04-03T10:47:00Z">
        <w:r w:rsidDel="0089707B">
          <w:rPr>
            <w:color w:val="000000"/>
          </w:rPr>
          <w:delText>In order f</w:delText>
        </w:r>
      </w:del>
      <w:r>
        <w:rPr>
          <w:color w:val="000000"/>
        </w:rPr>
        <w:t xml:space="preserve">or conservation strategies and efforts to be implemented in order to minimise the biodiversity lost, experimental studies are necessary in addition to observational studies </w:t>
      </w:r>
      <w:r>
        <w:t xml:space="preserve">(Weisser </w:t>
      </w:r>
      <w:r>
        <w:rPr>
          <w:i/>
          <w:iCs/>
        </w:rPr>
        <w:t>et al.</w:t>
      </w:r>
      <w:r>
        <w:t>, 2023)</w:t>
      </w:r>
      <w:r>
        <w:rPr>
          <w:color w:val="000000"/>
        </w:rPr>
        <w:t xml:space="preserve">. Other significant factors </w:t>
      </w:r>
      <w:ins w:id="66" w:author="Abusisiwe Ndaba [2]" w:date="2026-04-03T12:48:00Z" w16du:dateUtc="2026-04-03T10:48:00Z">
        <w:r w:rsidR="0089707B">
          <w:rPr>
            <w:color w:val="000000"/>
            <w:lang w:val="en-US"/>
          </w:rPr>
          <w:t xml:space="preserve">that </w:t>
        </w:r>
      </w:ins>
      <w:r>
        <w:rPr>
          <w:color w:val="000000"/>
        </w:rPr>
        <w:t>should be considered are the specific ecological traits that the different species exhibit. Beetles that exhibit differing feeding ecologies and trophic levels also have differing levels of peak abundance with regard</w:t>
      </w:r>
      <w:del w:id="67" w:author="Abusisiwe Ndaba [2]" w:date="2026-04-03T12:48:00Z" w16du:dateUtc="2026-04-03T10:48:00Z">
        <w:r w:rsidDel="0089707B">
          <w:rPr>
            <w:color w:val="000000"/>
          </w:rPr>
          <w:delText>s</w:delText>
        </w:r>
      </w:del>
      <w:r>
        <w:rPr>
          <w:color w:val="000000"/>
        </w:rPr>
        <w:t xml:space="preserve"> to seasonality </w:t>
      </w:r>
      <w:r>
        <w:t>(Grimbacher and Stork, 2009)</w:t>
      </w:r>
      <w:r>
        <w:rPr>
          <w:color w:val="000000"/>
        </w:rPr>
        <w:t xml:space="preserve">. Factors such as larval ecology, reproduction, hibernation, and seasonal peak activity periods all depend on a number of direct climatic environmental variables, as well as potential chemical triggers and signals from surrounding vegetation </w:t>
      </w:r>
      <w:r>
        <w:t>(Nishida, 2014)</w:t>
      </w:r>
      <w:r>
        <w:rPr>
          <w:color w:val="000000"/>
        </w:rPr>
        <w:t>.</w:t>
      </w:r>
    </w:p>
    <w:p w14:paraId="00000005" w14:textId="6AECEE64" w:rsidR="00304953" w:rsidRDefault="00000000">
      <w:pPr>
        <w:pBdr>
          <w:top w:val="nil"/>
          <w:left w:val="nil"/>
          <w:bottom w:val="nil"/>
          <w:right w:val="nil"/>
          <w:between w:val="nil"/>
        </w:pBdr>
        <w:spacing w:after="140" w:line="360" w:lineRule="auto"/>
        <w:rPr>
          <w:color w:val="000000"/>
        </w:rPr>
      </w:pPr>
      <w:del w:id="68" w:author="Abusisiwe Ndaba [2]" w:date="2026-04-03T12:49:00Z" w16du:dateUtc="2026-04-03T10:49:00Z">
        <w:r w:rsidDel="0089707B">
          <w:rPr>
            <w:color w:val="000000"/>
          </w:rPr>
          <w:delText>In order for the</w:delText>
        </w:r>
      </w:del>
      <w:ins w:id="69" w:author="Abusisiwe Ndaba [2]" w:date="2026-04-03T12:50:00Z" w16du:dateUtc="2026-04-03T10:50:00Z">
        <w:r w:rsidR="0089707B">
          <w:rPr>
            <w:color w:val="000000"/>
            <w:lang w:val="en-US"/>
          </w:rPr>
          <w:t>To determine the</w:t>
        </w:r>
      </w:ins>
      <w:r>
        <w:rPr>
          <w:color w:val="000000"/>
        </w:rPr>
        <w:t xml:space="preserve"> status of beetle decline in the Cederberg </w:t>
      </w:r>
      <w:del w:id="70" w:author="Abusisiwe Ndaba [2]" w:date="2026-04-03T12:50:00Z" w16du:dateUtc="2026-04-03T10:50:00Z">
        <w:r w:rsidDel="0089707B">
          <w:rPr>
            <w:color w:val="000000"/>
          </w:rPr>
          <w:delText xml:space="preserve">to be determined </w:delText>
        </w:r>
      </w:del>
      <w:r>
        <w:rPr>
          <w:color w:val="000000"/>
        </w:rPr>
        <w:t>conclusively and for a variety of different species, further studies</w:t>
      </w:r>
      <w:ins w:id="71" w:author="Abusisiwe Ndaba [2]" w:date="2026-04-03T12:50:00Z" w16du:dateUtc="2026-04-03T10:50:00Z">
        <w:r w:rsidR="00754D07">
          <w:rPr>
            <w:color w:val="000000"/>
            <w:lang w:val="en-US"/>
          </w:rPr>
          <w:t xml:space="preserve"> are</w:t>
        </w:r>
      </w:ins>
      <w:r>
        <w:rPr>
          <w:color w:val="000000"/>
        </w:rPr>
        <w:t xml:space="preserve"> need</w:t>
      </w:r>
      <w:del w:id="72" w:author="Abusisiwe Ndaba [2]" w:date="2026-04-03T12:50:00Z" w16du:dateUtc="2026-04-03T10:50:00Z">
        <w:r w:rsidDel="00754D07">
          <w:rPr>
            <w:color w:val="000000"/>
          </w:rPr>
          <w:delText xml:space="preserve"> </w:delText>
        </w:r>
      </w:del>
      <w:ins w:id="73" w:author="Abusisiwe Ndaba [2]" w:date="2026-04-03T12:50:00Z" w16du:dateUtc="2026-04-03T10:50:00Z">
        <w:r w:rsidR="00754D07">
          <w:rPr>
            <w:color w:val="000000"/>
            <w:lang w:val="en-US"/>
          </w:rPr>
          <w:t>ed</w:t>
        </w:r>
      </w:ins>
      <w:del w:id="74" w:author="Abusisiwe Ndaba [2]" w:date="2026-04-03T12:50:00Z" w16du:dateUtc="2026-04-03T10:50:00Z">
        <w:r w:rsidDel="00754D07">
          <w:rPr>
            <w:color w:val="000000"/>
          </w:rPr>
          <w:delText>to be performed</w:delText>
        </w:r>
      </w:del>
      <w:r>
        <w:rPr>
          <w:color w:val="000000"/>
        </w:rPr>
        <w:t xml:space="preserve">. In the case that </w:t>
      </w:r>
      <w:commentRangeStart w:id="75"/>
      <w:r>
        <w:rPr>
          <w:color w:val="000000"/>
        </w:rPr>
        <w:t>they are</w:t>
      </w:r>
      <w:commentRangeEnd w:id="75"/>
      <w:r w:rsidR="00754D07">
        <w:rPr>
          <w:rStyle w:val="CommentReference"/>
          <w:color w:val="000000"/>
          <w:sz w:val="24"/>
          <w:szCs w:val="24"/>
        </w:rPr>
        <w:commentReference w:id="75"/>
      </w:r>
      <w:r>
        <w:rPr>
          <w:color w:val="000000"/>
        </w:rPr>
        <w:t xml:space="preserve">, including and identifying other beetle families and also making an effort to examine and describe the specific biological, ecological, and behavioural traits of the most abundant and most intensely changing species need to be described. The lack of knowledge regarding any specific vegetation interactions in the current iteration of this study seems to be the factor limiting potential conclusions the most. The initially proposed hypothesis that insects would have an upslope altitudinal range shift as temperatures increased </w:t>
      </w:r>
      <w:r>
        <w:t xml:space="preserve">(Wilson </w:t>
      </w:r>
      <w:r>
        <w:rPr>
          <w:i/>
          <w:iCs/>
        </w:rPr>
        <w:t>et al.</w:t>
      </w:r>
      <w:r>
        <w:t xml:space="preserve">, 2010; Menéndez </w:t>
      </w:r>
      <w:r>
        <w:rPr>
          <w:i/>
          <w:iCs/>
        </w:rPr>
        <w:t>et al.</w:t>
      </w:r>
      <w:r>
        <w:t>, 2014)</w:t>
      </w:r>
      <w:r>
        <w:rPr>
          <w:color w:val="000000"/>
        </w:rPr>
        <w:t xml:space="preserve"> was not met</w:t>
      </w:r>
      <w:ins w:id="76" w:author="Abusisiwe Ndaba [2]" w:date="2026-04-03T12:58:00Z" w16du:dateUtc="2026-04-03T10:58:00Z">
        <w:r w:rsidR="00754D07">
          <w:rPr>
            <w:color w:val="000000"/>
            <w:lang w:val="en-US"/>
          </w:rPr>
          <w:t xml:space="preserve"> in this study</w:t>
        </w:r>
      </w:ins>
      <w:r>
        <w:rPr>
          <w:color w:val="000000"/>
        </w:rPr>
        <w:t xml:space="preserve">. Most likely explanations for this have previously been indicated to be a specific vegetation interaction and being more affected by the distribution of their host-plants due to the benefits these plants provide them </w:t>
      </w:r>
      <w:r>
        <w:t>(Hodkinson, 2005; McCain and Garfinkel, 2021)</w:t>
      </w:r>
      <w:r>
        <w:rPr>
          <w:color w:val="000000"/>
        </w:rPr>
        <w:t>.</w:t>
      </w:r>
      <w:r>
        <w:br w:type="page"/>
      </w:r>
    </w:p>
    <w:p w14:paraId="00000006" w14:textId="77777777" w:rsidR="00304953" w:rsidRDefault="00000000">
      <w:pPr>
        <w:pBdr>
          <w:top w:val="nil"/>
          <w:left w:val="nil"/>
          <w:bottom w:val="nil"/>
          <w:right w:val="nil"/>
          <w:between w:val="nil"/>
        </w:pBdr>
        <w:spacing w:after="240" w:line="360" w:lineRule="auto"/>
      </w:pPr>
      <w:r>
        <w:lastRenderedPageBreak/>
        <w:t xml:space="preserve">Bao, Z., Zhang, J., Wang, G., Guan, T., Jin, J., Liu, Y., Li, M. and Ma, T. (2021) ‘The sensitivity of vegetation cover to climate change in multiple climatic zones using machine learning algorithms’, </w:t>
      </w:r>
      <w:r>
        <w:rPr>
          <w:i/>
          <w:iCs/>
        </w:rPr>
        <w:t>Ecological Indicators</w:t>
      </w:r>
      <w:r>
        <w:t xml:space="preserve">, 124, p. 107443. DOI: https://doi.org/10.1016/j.ecolind.2021.107443. </w:t>
      </w:r>
    </w:p>
    <w:p w14:paraId="00000007" w14:textId="77777777" w:rsidR="00304953" w:rsidRDefault="00000000">
      <w:pPr>
        <w:pBdr>
          <w:top w:val="nil"/>
          <w:left w:val="nil"/>
          <w:bottom w:val="nil"/>
          <w:right w:val="nil"/>
          <w:between w:val="nil"/>
        </w:pBdr>
        <w:spacing w:after="240" w:line="360" w:lineRule="auto"/>
      </w:pPr>
      <w:r>
        <w:t xml:space="preserve">Botes, A., McGeoch, M.A. and Chown, S.L. (2007) ‘Ground-dwelling beetle assemblages in the northern Cape Floristic Region: Patterns, correlates and implications’, </w:t>
      </w:r>
      <w:r>
        <w:rPr>
          <w:i/>
          <w:iCs/>
        </w:rPr>
        <w:t>Austral Ecology</w:t>
      </w:r>
      <w:r>
        <w:t xml:space="preserve">, 32(2), pp. 210–224. DOI: https://doi.org/10.1111/j.1442-9993.2007.01681.x. </w:t>
      </w:r>
    </w:p>
    <w:p w14:paraId="00000008" w14:textId="77777777" w:rsidR="00304953" w:rsidRDefault="00000000">
      <w:pPr>
        <w:pBdr>
          <w:top w:val="nil"/>
          <w:left w:val="nil"/>
          <w:bottom w:val="nil"/>
          <w:right w:val="nil"/>
          <w:between w:val="nil"/>
        </w:pBdr>
        <w:spacing w:after="240" w:line="360" w:lineRule="auto"/>
      </w:pPr>
      <w:r>
        <w:t xml:space="preserve">Botes, A., McGeoch, M.A., Robertson, H.G., Niekerk, A., Davids, H.P. and Chown, S.L. (2006) ‘Ants, altitude and change in the northern Cape Floristic Region’, </w:t>
      </w:r>
      <w:r>
        <w:rPr>
          <w:i/>
          <w:iCs/>
        </w:rPr>
        <w:t>Journal of Biogeography</w:t>
      </w:r>
      <w:r>
        <w:t xml:space="preserve">, 33(1), pp. 71–90. DOI: https://doi.org/10.1111/j.1365-2699.2005.01336.x. </w:t>
      </w:r>
    </w:p>
    <w:p w14:paraId="00000009" w14:textId="77777777" w:rsidR="00304953" w:rsidRDefault="00000000">
      <w:pPr>
        <w:pBdr>
          <w:top w:val="nil"/>
          <w:left w:val="nil"/>
          <w:bottom w:val="nil"/>
          <w:right w:val="nil"/>
          <w:between w:val="nil"/>
        </w:pBdr>
        <w:spacing w:after="240" w:line="360" w:lineRule="auto"/>
      </w:pPr>
      <w:r>
        <w:t xml:space="preserve">Cardoso, P., Barton, P.S., Birkhofer, K., Chichorro, F., Deacon, C., Fartmann, T., Fukushima, C.S., Gaigher, R., Habel, J.C., Hallmann, C.A., Hill, M.J., Hochkirch, A., Kwak, M.L., Mammola, S., Ari Noriega, J., Orfinger, A.B., Pedraza, F., Pryke, J.S., Roque, F.O., Settele, J., Simaika, J.P., Stork, N.E., Suhling, F., Vorster, C. and Samways, M.J. (2020) ‘Scientists’ warning to humanity on insect extinctions’, </w:t>
      </w:r>
      <w:r>
        <w:rPr>
          <w:i/>
          <w:iCs/>
        </w:rPr>
        <w:t>Biological Conservation</w:t>
      </w:r>
      <w:r>
        <w:t xml:space="preserve">, 242, p. 108426. DOI: https://doi.org/10.1016/j.biocon.2020.108426. </w:t>
      </w:r>
    </w:p>
    <w:p w14:paraId="0000000A" w14:textId="77777777" w:rsidR="00304953" w:rsidRDefault="00000000">
      <w:pPr>
        <w:pBdr>
          <w:top w:val="nil"/>
          <w:left w:val="nil"/>
          <w:bottom w:val="nil"/>
          <w:right w:val="nil"/>
          <w:between w:val="nil"/>
        </w:pBdr>
        <w:spacing w:after="240" w:line="360" w:lineRule="auto"/>
      </w:pPr>
      <w:r>
        <w:t xml:space="preserve">Gaona, F.P., Delabye, S., Potocký, P., Govorov, V., Čuda, J., Foxcroft, L.C., Garlacz, R., Hejda, M., MacFadyen, S., Pyrcz, T., Pyšková, K., Sedláček, O., Storch, D., Pyšek, P. and Tropek, R. (2025) ‘Climate-Driven Vegetation Characteristics Shape Phytophagous and Carnivorous Insect Diversity in South African Savannahs’, </w:t>
      </w:r>
      <w:r>
        <w:rPr>
          <w:i/>
          <w:iCs/>
        </w:rPr>
        <w:t>Journal of Biogeography</w:t>
      </w:r>
      <w:r>
        <w:t xml:space="preserve">, 52(4), p. e15076. DOI: https://doi.org/10.1111/jbi.15076. </w:t>
      </w:r>
    </w:p>
    <w:p w14:paraId="0000000B" w14:textId="77777777" w:rsidR="00304953" w:rsidRDefault="00000000">
      <w:pPr>
        <w:pBdr>
          <w:top w:val="nil"/>
          <w:left w:val="nil"/>
          <w:bottom w:val="nil"/>
          <w:right w:val="nil"/>
          <w:between w:val="nil"/>
        </w:pBdr>
        <w:spacing w:after="240" w:line="360" w:lineRule="auto"/>
      </w:pPr>
      <w:r>
        <w:t xml:space="preserve">Grimbacher, P.S. and Stork, N.E. (2009) ‘Seasonality of a Diverse Beetle Assemblage Inhabiting Lowland Tropical Rain Forest in Australia’, </w:t>
      </w:r>
      <w:r>
        <w:rPr>
          <w:i/>
          <w:iCs/>
        </w:rPr>
        <w:t>Biotropica</w:t>
      </w:r>
      <w:r>
        <w:t xml:space="preserve">, 41(3), pp. 328–337. DOI: https://doi.org/10.1111/j.1744-7429.2008.00477.x. </w:t>
      </w:r>
    </w:p>
    <w:p w14:paraId="0000000C" w14:textId="77777777" w:rsidR="00304953" w:rsidRDefault="00000000">
      <w:pPr>
        <w:pBdr>
          <w:top w:val="nil"/>
          <w:left w:val="nil"/>
          <w:bottom w:val="nil"/>
          <w:right w:val="nil"/>
          <w:between w:val="nil"/>
        </w:pBdr>
        <w:spacing w:after="240" w:line="360" w:lineRule="auto"/>
      </w:pPr>
      <w:r>
        <w:t xml:space="preserve">Hodkinson, I.D. (2005) ‘Terrestrial insects along elevation gradients: species and community responses to altitude’, </w:t>
      </w:r>
      <w:r>
        <w:rPr>
          <w:i/>
          <w:iCs/>
        </w:rPr>
        <w:t>Biological Reviews</w:t>
      </w:r>
      <w:r>
        <w:t xml:space="preserve">, 80(3), pp. 489–513. DOI: https://doi.org/10.1017/S1464793105006767. </w:t>
      </w:r>
    </w:p>
    <w:p w14:paraId="0000000D" w14:textId="77777777" w:rsidR="00304953" w:rsidRDefault="00000000">
      <w:pPr>
        <w:pBdr>
          <w:top w:val="nil"/>
          <w:left w:val="nil"/>
          <w:bottom w:val="nil"/>
          <w:right w:val="nil"/>
          <w:between w:val="nil"/>
        </w:pBdr>
        <w:spacing w:after="240" w:line="360" w:lineRule="auto"/>
      </w:pPr>
      <w:r>
        <w:t xml:space="preserve">Homburg, K., Drees, C., Boutaud, E., Nolte, D., Schuett, W., Zumstein, P., von Ruschkowski, E. and Assmann, T. (2019) ‘Where have all the beetles gone? Long-term study reveals carabid species decline in a nature reserve in Northern Germany’, </w:t>
      </w:r>
      <w:r>
        <w:rPr>
          <w:i/>
          <w:iCs/>
        </w:rPr>
        <w:t>Insect Conservation and Diversity</w:t>
      </w:r>
      <w:r>
        <w:t xml:space="preserve">, 12(4), pp. 268–277. DOI: https://doi.org/10.1111/icad.12348. </w:t>
      </w:r>
    </w:p>
    <w:p w14:paraId="0000000E" w14:textId="77777777" w:rsidR="00304953" w:rsidRDefault="00000000">
      <w:pPr>
        <w:pBdr>
          <w:top w:val="nil"/>
          <w:left w:val="nil"/>
          <w:bottom w:val="nil"/>
          <w:right w:val="nil"/>
          <w:between w:val="nil"/>
        </w:pBdr>
        <w:spacing w:after="240" w:line="360" w:lineRule="auto"/>
      </w:pPr>
      <w:r>
        <w:lastRenderedPageBreak/>
        <w:t xml:space="preserve">Liu, J.-L., Li, F.-R., Sun, T.-S., Ma, L.-F., Liu, L.-L. and Yang, K. (2016) ‘Interactive effects of vegetation and soil determine the composition and diversity of carabid and tenebrionid functional groups in an arid ecosystem’, </w:t>
      </w:r>
      <w:r>
        <w:rPr>
          <w:i/>
          <w:iCs/>
        </w:rPr>
        <w:t>Journal of Arid Environments</w:t>
      </w:r>
      <w:r>
        <w:t xml:space="preserve">, 128, pp. 80–90. DOI: https://doi.org/10.1016/j.jaridenv.2016.01.009. </w:t>
      </w:r>
    </w:p>
    <w:p w14:paraId="0000000F" w14:textId="77777777" w:rsidR="00304953" w:rsidRDefault="00000000">
      <w:pPr>
        <w:pBdr>
          <w:top w:val="nil"/>
          <w:left w:val="nil"/>
          <w:bottom w:val="nil"/>
          <w:right w:val="nil"/>
          <w:between w:val="nil"/>
        </w:pBdr>
        <w:spacing w:after="240" w:line="360" w:lineRule="auto"/>
      </w:pPr>
      <w:r>
        <w:t xml:space="preserve">McCain, C.M. and Garfinkel, C.F. (2021) ‘Climate change and elevational range shifts in insects’, </w:t>
      </w:r>
      <w:r>
        <w:rPr>
          <w:i/>
          <w:iCs/>
        </w:rPr>
        <w:t>Current Opinion in Insect Science</w:t>
      </w:r>
      <w:r>
        <w:t xml:space="preserve">, 47, pp. 111–118. DOI: https://doi.org/10.1016/j.cois.2021.06.003. </w:t>
      </w:r>
    </w:p>
    <w:p w14:paraId="00000010" w14:textId="77777777" w:rsidR="00304953" w:rsidRDefault="00000000">
      <w:pPr>
        <w:pBdr>
          <w:top w:val="nil"/>
          <w:left w:val="nil"/>
          <w:bottom w:val="nil"/>
          <w:right w:val="nil"/>
          <w:between w:val="nil"/>
        </w:pBdr>
        <w:spacing w:after="240" w:line="360" w:lineRule="auto"/>
      </w:pPr>
      <w:r>
        <w:t xml:space="preserve">Menéndez, R., González-Megías, A., Jay-Robert, P. and Marquéz-Ferrando, R. (2014) ‘Climate change and elevational range shifts: evidence from dung beetles in two European mountain ranges’, </w:t>
      </w:r>
      <w:r>
        <w:rPr>
          <w:i/>
          <w:iCs/>
        </w:rPr>
        <w:t>Global Ecology and Biogeography</w:t>
      </w:r>
      <w:r>
        <w:t xml:space="preserve">, 23(6), pp. 646–657. DOI: https://doi.org/10.1111/geb.12142. </w:t>
      </w:r>
    </w:p>
    <w:p w14:paraId="00000011" w14:textId="77777777" w:rsidR="00304953" w:rsidRDefault="00000000">
      <w:pPr>
        <w:pBdr>
          <w:top w:val="nil"/>
          <w:left w:val="nil"/>
          <w:bottom w:val="nil"/>
          <w:right w:val="nil"/>
          <w:between w:val="nil"/>
        </w:pBdr>
        <w:spacing w:after="240" w:line="360" w:lineRule="auto"/>
      </w:pPr>
      <w:r>
        <w:t xml:space="preserve">Nishida, R. (2014) ‘Chemical ecology of insect–plant interactions: ecological significance of plant secondary metabolites’, </w:t>
      </w:r>
      <w:r>
        <w:rPr>
          <w:i/>
          <w:iCs/>
        </w:rPr>
        <w:t>Bioscience, Biotechnology, and Biochemistry</w:t>
      </w:r>
      <w:r>
        <w:t xml:space="preserve">, 78(1), pp. 1–13. DOI: https://doi.org/10.1080/09168451.2014.877836. </w:t>
      </w:r>
    </w:p>
    <w:p w14:paraId="00000012" w14:textId="77777777" w:rsidR="00304953" w:rsidRDefault="00000000">
      <w:pPr>
        <w:pBdr>
          <w:top w:val="nil"/>
          <w:left w:val="nil"/>
          <w:bottom w:val="nil"/>
          <w:right w:val="nil"/>
          <w:between w:val="nil"/>
        </w:pBdr>
        <w:spacing w:after="240" w:line="360" w:lineRule="auto"/>
      </w:pPr>
      <w:r>
        <w:t xml:space="preserve">Sánchez-Bayo, F. and Wyckhuys, K.A.G. (2019) ‘Worldwide decline of the entomofauna: A review of its drivers’, </w:t>
      </w:r>
      <w:r>
        <w:rPr>
          <w:i/>
          <w:iCs/>
        </w:rPr>
        <w:t>Biological Conservation</w:t>
      </w:r>
      <w:r>
        <w:t xml:space="preserve">, 232, pp. 8–27. DOI: https://doi.org/10.1016/j.biocon.2019.01.020. </w:t>
      </w:r>
    </w:p>
    <w:p w14:paraId="00000013" w14:textId="77777777" w:rsidR="00304953" w:rsidRDefault="00000000">
      <w:pPr>
        <w:pBdr>
          <w:top w:val="nil"/>
          <w:left w:val="nil"/>
          <w:bottom w:val="nil"/>
          <w:right w:val="nil"/>
          <w:between w:val="nil"/>
        </w:pBdr>
        <w:spacing w:after="240" w:line="360" w:lineRule="auto"/>
      </w:pPr>
      <w:r>
        <w:t xml:space="preserve">Weisser, W., Blüthgen, N., Staab, M., Achury, R. and Müller, J. (2023) ‘Experiments are needed to quantify the main causes of insect decline’, </w:t>
      </w:r>
      <w:r>
        <w:rPr>
          <w:i/>
          <w:iCs/>
        </w:rPr>
        <w:t>Biology Letters</w:t>
      </w:r>
      <w:r>
        <w:t xml:space="preserve">, 19(2), p. 20220500. DOI: https://doi.org/10.1098/rsbl.2022.0500. </w:t>
      </w:r>
    </w:p>
    <w:p w14:paraId="00000014" w14:textId="77777777" w:rsidR="00304953" w:rsidRDefault="00000000">
      <w:pPr>
        <w:pBdr>
          <w:top w:val="nil"/>
          <w:left w:val="nil"/>
          <w:bottom w:val="nil"/>
          <w:right w:val="nil"/>
          <w:between w:val="nil"/>
        </w:pBdr>
        <w:spacing w:after="240" w:line="360" w:lineRule="auto"/>
      </w:pPr>
      <w:r>
        <w:t xml:space="preserve">Wilson, A.M., Latimer, A.M., Silander, J.A., Gelfand, A.E. and De Klerk, H. (2010) ‘A Hierarchical Bayesian model of wildfire in a Mediterranean biodiversity hotspot: Implications of weather variability and global circulation’, </w:t>
      </w:r>
      <w:r>
        <w:rPr>
          <w:i/>
          <w:iCs/>
        </w:rPr>
        <w:t>Ecological Modelling</w:t>
      </w:r>
      <w:r>
        <w:t xml:space="preserve">, 221(1), pp. 106–112. DOI: https://doi.org/10.1016/j.ecolmodel.2009.09.016. </w:t>
      </w:r>
    </w:p>
    <w:p w14:paraId="00000015" w14:textId="77777777" w:rsidR="00304953" w:rsidRDefault="00304953">
      <w:pPr>
        <w:pBdr>
          <w:top w:val="nil"/>
          <w:left w:val="nil"/>
          <w:bottom w:val="nil"/>
          <w:right w:val="nil"/>
          <w:between w:val="nil"/>
        </w:pBdr>
        <w:spacing w:after="240" w:line="360" w:lineRule="auto"/>
        <w:rPr>
          <w:color w:val="000000"/>
        </w:rPr>
      </w:pPr>
    </w:p>
    <w:sectPr w:rsidR="00304953">
      <w:pgSz w:w="11906" w:h="16838"/>
      <w:pgMar w:top="1134" w:right="1134" w:bottom="1134" w:left="1134" w:header="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Abusisiwe Ndaba" w:date="2026-04-02T23:58:00Z" w:initials="AN">
    <w:p w14:paraId="7CE0C74D" w14:textId="77777777" w:rsidR="009E37D6" w:rsidRDefault="009E37D6" w:rsidP="009E37D6">
      <w:pPr>
        <w:jc w:val="left"/>
      </w:pPr>
      <w:r>
        <w:rPr>
          <w:rStyle w:val="CommentReference"/>
        </w:rPr>
        <w:annotationRef/>
      </w:r>
      <w:r>
        <w:rPr>
          <w:sz w:val="20"/>
          <w:szCs w:val="20"/>
        </w:rPr>
        <w:t>does this refer to live vegetation?</w:t>
      </w:r>
    </w:p>
  </w:comment>
  <w:comment w:id="45" w:author="Abusisiwe Ndaba [2]" w:date="2026-04-03T12:39:00Z" w:initials="AN">
    <w:p w14:paraId="17A5F722" w14:textId="77777777" w:rsidR="007E523B" w:rsidRDefault="007E523B" w:rsidP="007E523B">
      <w:pPr>
        <w:jc w:val="left"/>
      </w:pPr>
      <w:r>
        <w:rPr>
          <w:rStyle w:val="CommentReference"/>
        </w:rPr>
        <w:annotationRef/>
      </w:r>
      <w:r>
        <w:rPr>
          <w:sz w:val="20"/>
          <w:szCs w:val="20"/>
        </w:rPr>
        <w:t>species richness over time?</w:t>
      </w:r>
    </w:p>
  </w:comment>
  <w:comment w:id="75" w:author="Abusisiwe Ndaba [2]" w:date="2026-04-03T12:57:00Z" w:initials="AN">
    <w:p w14:paraId="53FFF744" w14:textId="77777777" w:rsidR="00754D07" w:rsidRDefault="00754D07" w:rsidP="00754D07">
      <w:pPr>
        <w:jc w:val="left"/>
      </w:pPr>
      <w:r>
        <w:rPr>
          <w:rStyle w:val="CommentReference"/>
        </w:rPr>
        <w:annotationRef/>
      </w:r>
      <w:r>
        <w:rPr>
          <w:sz w:val="20"/>
          <w:szCs w:val="20"/>
        </w:rPr>
        <w:t>beetles are declining?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E0C74D" w15:done="0"/>
  <w15:commentEx w15:paraId="17A5F722" w15:done="0"/>
  <w15:commentEx w15:paraId="53FFF7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69FFD6" w16cex:dateUtc="2026-04-02T21:58:00Z"/>
  <w16cex:commentExtensible w16cex:durableId="5E97DDB7" w16cex:dateUtc="2026-04-03T10:39:00Z"/>
  <w16cex:commentExtensible w16cex:durableId="15228E46" w16cex:dateUtc="2026-04-03T10: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E0C74D" w16cid:durableId="7E69FFD6"/>
  <w16cid:commentId w16cid:paraId="17A5F722" w16cid:durableId="5E97DDB7"/>
  <w16cid:commentId w16cid:paraId="53FFF744" w16cid:durableId="15228E4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548C08DD-DA44-A94D-922E-7783691CD9C0}"/>
    <w:embedBold r:id="rId2" w:fontKey="{A702D7AB-2237-CD48-939B-72248D20268B}"/>
    <w:embedItalic r:id="rId3" w:fontKey="{D9E51B25-C13A-8044-9599-9CA4432175C6}"/>
  </w:font>
  <w:font w:name="Times New Roman">
    <w:panose1 w:val="02020603050405020304"/>
    <w:charset w:val="00"/>
    <w:family w:val="roman"/>
    <w:pitch w:val="variable"/>
    <w:sig w:usb0="E0002EFF" w:usb1="C000785B" w:usb2="00000009" w:usb3="00000000" w:csb0="000001FF" w:csb1="00000000"/>
    <w:embedRegular r:id="rId4" w:fontKey="{58926924-8348-3C44-B61E-6291E4A1D55C}"/>
    <w:embedBold r:id="rId5" w:fontKey="{4FD99FB3-05EB-684A-835C-681A20AAE276}"/>
  </w:font>
  <w:font w:name="Calibri">
    <w:panose1 w:val="020F0502020204030204"/>
    <w:charset w:val="00"/>
    <w:family w:val="swiss"/>
    <w:pitch w:val="variable"/>
    <w:sig w:usb0="E4002EFF" w:usb1="C000247B" w:usb2="00000009" w:usb3="00000000" w:csb0="000001FF" w:csb1="00000000"/>
    <w:embedRegular r:id="rId6" w:fontKey="{1E056ED2-CA64-D74A-8984-2D78CBBDF3B5}"/>
  </w:font>
  <w:font w:name="Cambria">
    <w:panose1 w:val="02040503050406030204"/>
    <w:charset w:val="00"/>
    <w:family w:val="roman"/>
    <w:pitch w:val="variable"/>
    <w:sig w:usb0="E00002FF" w:usb1="400004FF" w:usb2="00000000" w:usb3="00000000" w:csb0="0000019F" w:csb1="00000000"/>
    <w:embedRegular r:id="rId7" w:fontKey="{970C3B49-24DC-024D-94A3-B3351732E7F4}"/>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usisiwe Ndaba">
    <w15:presenceInfo w15:providerId="AD" w15:userId="S::NDBABU001@myuct.ac.za::ee9d63ff-9485-4239-ad94-bd8a841ee72c"/>
  </w15:person>
  <w15:person w15:author="Abusisiwe Ndaba [2]">
    <w15:presenceInfo w15:providerId="AD" w15:userId="S::ndbabu001@myuct.ac.za::ee9d63ff-9485-4239-ad94-bd8a841ee7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TrueTypeFonts/>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953"/>
    <w:rsid w:val="00304953"/>
    <w:rsid w:val="0040115D"/>
    <w:rsid w:val="00754D07"/>
    <w:rsid w:val="007E523B"/>
    <w:rsid w:val="00840B30"/>
    <w:rsid w:val="0089707B"/>
    <w:rsid w:val="009E37D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8B52598"/>
  <w15:docId w15:val="{F52F4302-3EEE-CE40-BFEC-56DECF68B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eastAsia="en-GB"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20"/>
      <w:outlineLvl w:val="0"/>
    </w:pPr>
    <w:rPr>
      <w:b/>
      <w:bCs/>
      <w:sz w:val="26"/>
      <w:szCs w:val="26"/>
    </w:rPr>
  </w:style>
  <w:style w:type="paragraph" w:styleId="Heading2">
    <w:name w:val="heading 2"/>
    <w:basedOn w:val="Normal"/>
    <w:next w:val="Normal"/>
    <w:uiPriority w:val="9"/>
    <w:semiHidden/>
    <w:unhideWhenUsed/>
    <w:qFormat/>
    <w:pPr>
      <w:keepNext/>
      <w:spacing w:before="200" w:after="120"/>
      <w:outlineLvl w:val="1"/>
    </w:pPr>
    <w:rPr>
      <w:b/>
      <w:bCs/>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spacing w:before="240" w:after="120"/>
    </w:pPr>
    <w:rPr>
      <w:b/>
      <w:bCs/>
      <w:sz w:val="28"/>
      <w:szCs w:val="28"/>
    </w:rPr>
  </w:style>
  <w:style w:type="paragraph" w:styleId="Subtitle">
    <w:name w:val="Subtitle"/>
    <w:basedOn w:val="Normal"/>
    <w:next w:val="Normal"/>
    <w:uiPriority w:val="11"/>
    <w:qFormat/>
    <w:pPr>
      <w:keepNext/>
      <w:spacing w:before="60" w:after="120"/>
    </w:pPr>
    <w:rPr>
      <w:sz w:val="26"/>
      <w:szCs w:val="26"/>
    </w:rPr>
  </w:style>
  <w:style w:type="paragraph" w:styleId="Revision">
    <w:name w:val="Revision"/>
    <w:hidden/>
    <w:uiPriority w:val="99"/>
    <w:semiHidden/>
    <w:rsid w:val="009E37D6"/>
    <w:pPr>
      <w:jc w:val="left"/>
    </w:pPr>
  </w:style>
  <w:style w:type="character" w:styleId="CommentReference">
    <w:name w:val="annotation reference"/>
    <w:basedOn w:val="DefaultParagraphFont"/>
    <w:uiPriority w:val="99"/>
    <w:semiHidden/>
    <w:unhideWhenUsed/>
    <w:rsid w:val="009E37D6"/>
    <w:rPr>
      <w:sz w:val="16"/>
      <w:szCs w:val="16"/>
    </w:rPr>
  </w:style>
  <w:style w:type="paragraph" w:styleId="CommentText">
    <w:name w:val="annotation text"/>
    <w:basedOn w:val="Normal"/>
    <w:link w:val="CommentTextChar"/>
    <w:uiPriority w:val="99"/>
    <w:semiHidden/>
    <w:unhideWhenUsed/>
    <w:rsid w:val="009E37D6"/>
    <w:rPr>
      <w:sz w:val="20"/>
      <w:szCs w:val="20"/>
    </w:rPr>
  </w:style>
  <w:style w:type="character" w:customStyle="1" w:styleId="CommentTextChar">
    <w:name w:val="Comment Text Char"/>
    <w:basedOn w:val="DefaultParagraphFont"/>
    <w:link w:val="CommentText"/>
    <w:uiPriority w:val="99"/>
    <w:semiHidden/>
    <w:rsid w:val="009E37D6"/>
    <w:rPr>
      <w:sz w:val="20"/>
      <w:szCs w:val="20"/>
    </w:rPr>
  </w:style>
  <w:style w:type="paragraph" w:styleId="CommentSubject">
    <w:name w:val="annotation subject"/>
    <w:basedOn w:val="CommentText"/>
    <w:next w:val="CommentText"/>
    <w:link w:val="CommentSubjectChar"/>
    <w:uiPriority w:val="99"/>
    <w:semiHidden/>
    <w:unhideWhenUsed/>
    <w:rsid w:val="009E37D6"/>
    <w:rPr>
      <w:b/>
      <w:bCs/>
    </w:rPr>
  </w:style>
  <w:style w:type="character" w:customStyle="1" w:styleId="CommentSubjectChar">
    <w:name w:val="Comment Subject Char"/>
    <w:basedOn w:val="CommentTextChar"/>
    <w:link w:val="CommentSubject"/>
    <w:uiPriority w:val="99"/>
    <w:semiHidden/>
    <w:rsid w:val="009E37D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1460</Words>
  <Characters>8867</Characters>
  <Application>Microsoft Office Word</Application>
  <DocSecurity>0</DocSecurity>
  <Lines>124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Abusisiwe Ndaba</cp:lastModifiedBy>
  <cp:revision>2</cp:revision>
  <dcterms:created xsi:type="dcterms:W3CDTF">2026-04-03T10:59:00Z</dcterms:created>
  <dcterms:modified xsi:type="dcterms:W3CDTF">2026-04-03T10:59:00Z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id="s6XSTCps"/&gt;&lt;style id="http://www.zotero.org/styles/harvard-cite-them-right-no-et-al" hasBibliography="1" bibliographyStyleHasBeenSet="0"/&gt;&lt;prefs&gt;&lt;pref name="fieldType" value="ReferenceMark"/&gt;&lt;/pr</vt:lpwstr>
  </property>
  <property fmtid="{D5CDD505-2E9C-101B-9397-08002B2CF9AE}" pid="3" name="ZOTERO_PREF_2">
    <vt:lpwstr>efs&gt;&lt;/data&gt;</vt:lpwstr>
  </property>
</Properties>
</file>